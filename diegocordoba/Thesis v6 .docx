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4E3F" w14:textId="77777777" w:rsidR="00A7071E" w:rsidRDefault="00000000">
      <w:pPr>
        <w:pStyle w:val="TOCHeading"/>
        <w:rPr>
          <w:ins w:id="67" w:author="DIEGO CORDOBA URRUTIA" w:date="2026-06-07T04:36:00Z" w16du:dateUtc="2026-06-07T10:36:00Z"/>
        </w:rPr>
      </w:pPr>
      <w:ins w:id="68" w:author="DIEGO CORDOBA URRUTIA" w:date="2026-06-07T04:36:00Z" w16du:dateUtc="2026-06-07T10:36:00Z">
        <w:r>
          <w:t>Table of Contents</w:t>
        </w:r>
      </w:ins>
    </w:p>
    <w:p w14:paraId="37A0B3C2" w14:textId="77777777" w:rsidR="007E5E69" w:rsidRDefault="00000000">
      <w:pPr>
        <w:pStyle w:val="TOC1"/>
        <w:tabs>
          <w:tab w:val="right" w:leader="dot" w:pos="9350"/>
        </w:tabs>
        <w:rPr>
          <w:ins w:id="69" w:author="DIEGO CORDOBA URRUTIA" w:date="2026-06-07T04:36:00Z" w16du:dateUtc="2026-06-07T10:36:00Z"/>
          <w:noProof/>
        </w:rPr>
      </w:pPr>
      <w:ins w:id="70" w:author="DIEGO CORDOBA URRUTIA" w:date="2026-06-07T04:36:00Z" w16du:dateUtc="2026-06-07T10:36:00Z">
        <w:r>
          <w:fldChar w:fldCharType="begin"/>
        </w:r>
        <w:r>
          <w:instrText>TOC \o "1-3" \h \z \u</w:instrText>
        </w:r>
        <w:r>
          <w:fldChar w:fldCharType="separate"/>
        </w:r>
        <w:r w:rsidR="007E5E69">
          <w:fldChar w:fldCharType="begin"/>
        </w:r>
        <w:r w:rsidR="007E5E69">
          <w:instrText>HYPERLINK \l "_Toc231042635"</w:instrText>
        </w:r>
        <w:r w:rsidR="007E5E69">
          <w:fldChar w:fldCharType="separate"/>
        </w:r>
        <w:r w:rsidR="007E5E69" w:rsidRPr="00EF2754">
          <w:rPr>
            <w:rStyle w:val="Hyperlink"/>
            <w:noProof/>
          </w:rPr>
          <w:t>Resumen Ejecutivo</w:t>
        </w:r>
        <w:r w:rsidR="007E5E69">
          <w:rPr>
            <w:noProof/>
            <w:webHidden/>
          </w:rPr>
          <w:tab/>
        </w:r>
        <w:r w:rsidR="007E5E69">
          <w:rPr>
            <w:noProof/>
            <w:webHidden/>
          </w:rPr>
          <w:fldChar w:fldCharType="begin"/>
        </w:r>
        <w:r w:rsidR="007E5E69">
          <w:rPr>
            <w:noProof/>
            <w:webHidden/>
          </w:rPr>
          <w:instrText xml:space="preserve"> PAGEREF _Toc231042635 \h </w:instrText>
        </w:r>
        <w:r w:rsidR="007E5E69">
          <w:rPr>
            <w:noProof/>
            <w:webHidden/>
          </w:rPr>
        </w:r>
        <w:r w:rsidR="007E5E69">
          <w:rPr>
            <w:noProof/>
            <w:webHidden/>
          </w:rPr>
          <w:fldChar w:fldCharType="separate"/>
        </w:r>
        <w:r w:rsidR="007E5E69">
          <w:rPr>
            <w:noProof/>
            <w:webHidden/>
          </w:rPr>
          <w:t>5</w:t>
        </w:r>
        <w:r w:rsidR="007E5E69">
          <w:rPr>
            <w:noProof/>
            <w:webHidden/>
          </w:rPr>
          <w:fldChar w:fldCharType="end"/>
        </w:r>
        <w:r w:rsidR="007E5E69">
          <w:fldChar w:fldCharType="end"/>
        </w:r>
      </w:ins>
    </w:p>
    <w:p w14:paraId="2B1CF065" w14:textId="77777777" w:rsidR="007E5E69" w:rsidRDefault="007E5E69">
      <w:pPr>
        <w:pStyle w:val="TOC1"/>
        <w:tabs>
          <w:tab w:val="right" w:leader="dot" w:pos="9350"/>
        </w:tabs>
        <w:rPr>
          <w:ins w:id="71" w:author="DIEGO CORDOBA URRUTIA" w:date="2026-06-07T04:36:00Z" w16du:dateUtc="2026-06-07T10:36:00Z"/>
          <w:noProof/>
        </w:rPr>
      </w:pPr>
      <w:ins w:id="72" w:author="DIEGO CORDOBA URRUTIA" w:date="2026-06-07T04:36:00Z" w16du:dateUtc="2026-06-07T10:36:00Z">
        <w:r>
          <w:fldChar w:fldCharType="begin"/>
        </w:r>
        <w:r>
          <w:instrText>HYPERLINK \l "_Toc231042636"</w:instrText>
        </w:r>
        <w:r>
          <w:fldChar w:fldCharType="separate"/>
        </w:r>
        <w:r w:rsidRPr="00EF2754">
          <w:rPr>
            <w:rStyle w:val="Hyperlink"/>
            <w:noProof/>
          </w:rPr>
          <w:t>Introducción General</w:t>
        </w:r>
        <w:r>
          <w:rPr>
            <w:noProof/>
            <w:webHidden/>
          </w:rPr>
          <w:tab/>
        </w:r>
        <w:r>
          <w:rPr>
            <w:noProof/>
            <w:webHidden/>
          </w:rPr>
          <w:fldChar w:fldCharType="begin"/>
        </w:r>
        <w:r>
          <w:rPr>
            <w:noProof/>
            <w:webHidden/>
          </w:rPr>
          <w:instrText xml:space="preserve"> PAGEREF _Toc231042636 \h </w:instrText>
        </w:r>
        <w:r>
          <w:rPr>
            <w:noProof/>
            <w:webHidden/>
          </w:rPr>
        </w:r>
        <w:r>
          <w:rPr>
            <w:noProof/>
            <w:webHidden/>
          </w:rPr>
          <w:fldChar w:fldCharType="separate"/>
        </w:r>
        <w:r>
          <w:rPr>
            <w:noProof/>
            <w:webHidden/>
          </w:rPr>
          <w:t>6</w:t>
        </w:r>
        <w:r>
          <w:rPr>
            <w:noProof/>
            <w:webHidden/>
          </w:rPr>
          <w:fldChar w:fldCharType="end"/>
        </w:r>
        <w:r>
          <w:fldChar w:fldCharType="end"/>
        </w:r>
      </w:ins>
    </w:p>
    <w:p w14:paraId="103F2125" w14:textId="77777777" w:rsidR="007E5E69" w:rsidRDefault="007E5E69">
      <w:pPr>
        <w:pStyle w:val="TOC2"/>
        <w:tabs>
          <w:tab w:val="right" w:leader="dot" w:pos="9350"/>
        </w:tabs>
        <w:rPr>
          <w:ins w:id="73" w:author="DIEGO CORDOBA URRUTIA" w:date="2026-06-07T04:36:00Z" w16du:dateUtc="2026-06-07T10:36:00Z"/>
          <w:noProof/>
        </w:rPr>
      </w:pPr>
      <w:ins w:id="74" w:author="DIEGO CORDOBA URRUTIA" w:date="2026-06-07T04:36:00Z" w16du:dateUtc="2026-06-07T10:36:00Z">
        <w:r>
          <w:fldChar w:fldCharType="begin"/>
        </w:r>
        <w:r>
          <w:instrText>HYPERLINK \l "_Toc231042637"</w:instrText>
        </w:r>
        <w:r>
          <w:fldChar w:fldCharType="separate"/>
        </w:r>
        <w:r w:rsidRPr="00EF2754">
          <w:rPr>
            <w:rStyle w:val="Hyperlink"/>
            <w:noProof/>
          </w:rPr>
          <w:t>I.1 El Problema Central</w:t>
        </w:r>
        <w:r>
          <w:rPr>
            <w:noProof/>
            <w:webHidden/>
          </w:rPr>
          <w:tab/>
        </w:r>
        <w:r>
          <w:rPr>
            <w:noProof/>
            <w:webHidden/>
          </w:rPr>
          <w:fldChar w:fldCharType="begin"/>
        </w:r>
        <w:r>
          <w:rPr>
            <w:noProof/>
            <w:webHidden/>
          </w:rPr>
          <w:instrText xml:space="preserve"> PAGEREF _Toc231042637 \h </w:instrText>
        </w:r>
        <w:r>
          <w:rPr>
            <w:noProof/>
            <w:webHidden/>
          </w:rPr>
        </w:r>
        <w:r>
          <w:rPr>
            <w:noProof/>
            <w:webHidden/>
          </w:rPr>
          <w:fldChar w:fldCharType="separate"/>
        </w:r>
        <w:r>
          <w:rPr>
            <w:noProof/>
            <w:webHidden/>
          </w:rPr>
          <w:t>6</w:t>
        </w:r>
        <w:r>
          <w:rPr>
            <w:noProof/>
            <w:webHidden/>
          </w:rPr>
          <w:fldChar w:fldCharType="end"/>
        </w:r>
        <w:r>
          <w:fldChar w:fldCharType="end"/>
        </w:r>
      </w:ins>
    </w:p>
    <w:p w14:paraId="60E742BC" w14:textId="77777777" w:rsidR="007E5E69" w:rsidRDefault="007E5E69">
      <w:pPr>
        <w:pStyle w:val="TOC2"/>
        <w:tabs>
          <w:tab w:val="right" w:leader="dot" w:pos="9350"/>
        </w:tabs>
        <w:rPr>
          <w:ins w:id="75" w:author="DIEGO CORDOBA URRUTIA" w:date="2026-06-07T04:36:00Z" w16du:dateUtc="2026-06-07T10:36:00Z"/>
          <w:noProof/>
        </w:rPr>
      </w:pPr>
      <w:ins w:id="76" w:author="DIEGO CORDOBA URRUTIA" w:date="2026-06-07T04:36:00Z" w16du:dateUtc="2026-06-07T10:36:00Z">
        <w:r>
          <w:fldChar w:fldCharType="begin"/>
        </w:r>
        <w:r>
          <w:instrText>HYPERLINK \l "_Toc231042638"</w:instrText>
        </w:r>
        <w:r>
          <w:fldChar w:fldCharType="separate"/>
        </w:r>
        <w:r w:rsidRPr="00EF2754">
          <w:rPr>
            <w:rStyle w:val="Hyperlink"/>
            <w:noProof/>
          </w:rPr>
          <w:t>I.2 La Brecha en la Literatura</w:t>
        </w:r>
        <w:r>
          <w:rPr>
            <w:noProof/>
            <w:webHidden/>
          </w:rPr>
          <w:tab/>
        </w:r>
        <w:r>
          <w:rPr>
            <w:noProof/>
            <w:webHidden/>
          </w:rPr>
          <w:fldChar w:fldCharType="begin"/>
        </w:r>
        <w:r>
          <w:rPr>
            <w:noProof/>
            <w:webHidden/>
          </w:rPr>
          <w:instrText xml:space="preserve"> PAGEREF _Toc231042638 \h </w:instrText>
        </w:r>
        <w:r>
          <w:rPr>
            <w:noProof/>
            <w:webHidden/>
          </w:rPr>
        </w:r>
        <w:r>
          <w:rPr>
            <w:noProof/>
            <w:webHidden/>
          </w:rPr>
          <w:fldChar w:fldCharType="separate"/>
        </w:r>
        <w:r>
          <w:rPr>
            <w:noProof/>
            <w:webHidden/>
          </w:rPr>
          <w:t>7</w:t>
        </w:r>
        <w:r>
          <w:rPr>
            <w:noProof/>
            <w:webHidden/>
          </w:rPr>
          <w:fldChar w:fldCharType="end"/>
        </w:r>
        <w:r>
          <w:fldChar w:fldCharType="end"/>
        </w:r>
      </w:ins>
    </w:p>
    <w:p w14:paraId="22F80C47" w14:textId="77777777" w:rsidR="007E5E69" w:rsidRDefault="007E5E69">
      <w:pPr>
        <w:pStyle w:val="TOC2"/>
        <w:tabs>
          <w:tab w:val="right" w:leader="dot" w:pos="9350"/>
        </w:tabs>
        <w:rPr>
          <w:ins w:id="77" w:author="DIEGO CORDOBA URRUTIA" w:date="2026-06-07T04:36:00Z" w16du:dateUtc="2026-06-07T10:36:00Z"/>
          <w:noProof/>
        </w:rPr>
      </w:pPr>
      <w:ins w:id="78" w:author="DIEGO CORDOBA URRUTIA" w:date="2026-06-07T04:36:00Z" w16du:dateUtc="2026-06-07T10:36:00Z">
        <w:r>
          <w:fldChar w:fldCharType="begin"/>
        </w:r>
        <w:r>
          <w:instrText>HYPERLINK \l "_Toc231042639"</w:instrText>
        </w:r>
        <w:r>
          <w:fldChar w:fldCharType="separate"/>
        </w:r>
        <w:r w:rsidRPr="00EF2754">
          <w:rPr>
            <w:rStyle w:val="Hyperlink"/>
            <w:noProof/>
          </w:rPr>
          <w:t>I.3 PRIMEnergeia-Sovereign como Laboratorio</w:t>
        </w:r>
        <w:r>
          <w:rPr>
            <w:noProof/>
            <w:webHidden/>
          </w:rPr>
          <w:tab/>
        </w:r>
        <w:r>
          <w:rPr>
            <w:noProof/>
            <w:webHidden/>
          </w:rPr>
          <w:fldChar w:fldCharType="begin"/>
        </w:r>
        <w:r>
          <w:rPr>
            <w:noProof/>
            <w:webHidden/>
          </w:rPr>
          <w:instrText xml:space="preserve"> PAGEREF _Toc231042639 \h </w:instrText>
        </w:r>
        <w:r>
          <w:rPr>
            <w:noProof/>
            <w:webHidden/>
          </w:rPr>
        </w:r>
        <w:r>
          <w:rPr>
            <w:noProof/>
            <w:webHidden/>
          </w:rPr>
          <w:fldChar w:fldCharType="separate"/>
        </w:r>
        <w:r>
          <w:rPr>
            <w:noProof/>
            <w:webHidden/>
          </w:rPr>
          <w:t>7</w:t>
        </w:r>
        <w:r>
          <w:rPr>
            <w:noProof/>
            <w:webHidden/>
          </w:rPr>
          <w:fldChar w:fldCharType="end"/>
        </w:r>
        <w:r>
          <w:fldChar w:fldCharType="end"/>
        </w:r>
      </w:ins>
    </w:p>
    <w:p w14:paraId="20FBBB70" w14:textId="77777777" w:rsidR="007E5E69" w:rsidRDefault="007E5E69">
      <w:pPr>
        <w:pStyle w:val="TOC2"/>
        <w:tabs>
          <w:tab w:val="right" w:leader="dot" w:pos="9350"/>
        </w:tabs>
        <w:rPr>
          <w:ins w:id="79" w:author="DIEGO CORDOBA URRUTIA" w:date="2026-06-07T04:36:00Z" w16du:dateUtc="2026-06-07T10:36:00Z"/>
          <w:noProof/>
        </w:rPr>
      </w:pPr>
      <w:ins w:id="80" w:author="DIEGO CORDOBA URRUTIA" w:date="2026-06-07T04:36:00Z" w16du:dateUtc="2026-06-07T10:36:00Z">
        <w:r>
          <w:fldChar w:fldCharType="begin"/>
        </w:r>
        <w:r>
          <w:instrText>HYPERLINK \l "_Toc231042640"</w:instrText>
        </w:r>
        <w:r>
          <w:fldChar w:fldCharType="separate"/>
        </w:r>
        <w:r w:rsidRPr="00EF2754">
          <w:rPr>
            <w:rStyle w:val="Hyperlink"/>
            <w:noProof/>
          </w:rPr>
          <w:t>I.4 Estructura de la Tesis</w:t>
        </w:r>
        <w:r>
          <w:rPr>
            <w:noProof/>
            <w:webHidden/>
          </w:rPr>
          <w:tab/>
        </w:r>
        <w:r>
          <w:rPr>
            <w:noProof/>
            <w:webHidden/>
          </w:rPr>
          <w:fldChar w:fldCharType="begin"/>
        </w:r>
        <w:r>
          <w:rPr>
            <w:noProof/>
            <w:webHidden/>
          </w:rPr>
          <w:instrText xml:space="preserve"> PAGEREF _Toc231042640 \h </w:instrText>
        </w:r>
        <w:r>
          <w:rPr>
            <w:noProof/>
            <w:webHidden/>
          </w:rPr>
        </w:r>
        <w:r>
          <w:rPr>
            <w:noProof/>
            <w:webHidden/>
          </w:rPr>
          <w:fldChar w:fldCharType="separate"/>
        </w:r>
        <w:r>
          <w:rPr>
            <w:noProof/>
            <w:webHidden/>
          </w:rPr>
          <w:t>8</w:t>
        </w:r>
        <w:r>
          <w:rPr>
            <w:noProof/>
            <w:webHidden/>
          </w:rPr>
          <w:fldChar w:fldCharType="end"/>
        </w:r>
        <w:r>
          <w:fldChar w:fldCharType="end"/>
        </w:r>
      </w:ins>
    </w:p>
    <w:p w14:paraId="745281A4" w14:textId="77777777" w:rsidR="007E5E69" w:rsidRDefault="007E5E69">
      <w:pPr>
        <w:pStyle w:val="TOC2"/>
        <w:tabs>
          <w:tab w:val="right" w:leader="dot" w:pos="9350"/>
        </w:tabs>
        <w:rPr>
          <w:ins w:id="81" w:author="DIEGO CORDOBA URRUTIA" w:date="2026-06-07T04:36:00Z" w16du:dateUtc="2026-06-07T10:36:00Z"/>
          <w:noProof/>
        </w:rPr>
      </w:pPr>
      <w:ins w:id="82" w:author="DIEGO CORDOBA URRUTIA" w:date="2026-06-07T04:36:00Z" w16du:dateUtc="2026-06-07T10:36:00Z">
        <w:r>
          <w:fldChar w:fldCharType="begin"/>
        </w:r>
        <w:r>
          <w:instrText>HYPERLINK \l "_Toc231042641"</w:instrText>
        </w:r>
        <w:r>
          <w:fldChar w:fldCharType="separate"/>
        </w:r>
        <w:r w:rsidRPr="00EF2754">
          <w:rPr>
            <w:rStyle w:val="Hyperlink"/>
            <w:noProof/>
          </w:rPr>
          <w:t>I.5 Fundamento Institucional: Economía Política de la Transición Energética</w:t>
        </w:r>
        <w:r>
          <w:rPr>
            <w:noProof/>
            <w:webHidden/>
          </w:rPr>
          <w:tab/>
        </w:r>
        <w:r>
          <w:rPr>
            <w:noProof/>
            <w:webHidden/>
          </w:rPr>
          <w:fldChar w:fldCharType="begin"/>
        </w:r>
        <w:r>
          <w:rPr>
            <w:noProof/>
            <w:webHidden/>
          </w:rPr>
          <w:instrText xml:space="preserve"> PAGEREF _Toc231042641 \h </w:instrText>
        </w:r>
        <w:r>
          <w:rPr>
            <w:noProof/>
            <w:webHidden/>
          </w:rPr>
        </w:r>
        <w:r>
          <w:rPr>
            <w:noProof/>
            <w:webHidden/>
          </w:rPr>
          <w:fldChar w:fldCharType="separate"/>
        </w:r>
        <w:r>
          <w:rPr>
            <w:noProof/>
            <w:webHidden/>
          </w:rPr>
          <w:t>8</w:t>
        </w:r>
        <w:r>
          <w:rPr>
            <w:noProof/>
            <w:webHidden/>
          </w:rPr>
          <w:fldChar w:fldCharType="end"/>
        </w:r>
        <w:r>
          <w:fldChar w:fldCharType="end"/>
        </w:r>
      </w:ins>
    </w:p>
    <w:p w14:paraId="1C445522" w14:textId="77777777" w:rsidR="007E5E69" w:rsidRDefault="007E5E69">
      <w:pPr>
        <w:pStyle w:val="TOC3"/>
        <w:tabs>
          <w:tab w:val="right" w:leader="dot" w:pos="9350"/>
        </w:tabs>
        <w:rPr>
          <w:ins w:id="83" w:author="DIEGO CORDOBA URRUTIA" w:date="2026-06-07T04:36:00Z" w16du:dateUtc="2026-06-07T10:36:00Z"/>
          <w:noProof/>
        </w:rPr>
      </w:pPr>
      <w:ins w:id="84" w:author="DIEGO CORDOBA URRUTIA" w:date="2026-06-07T04:36:00Z" w16du:dateUtc="2026-06-07T10:36:00Z">
        <w:r>
          <w:fldChar w:fldCharType="begin"/>
        </w:r>
        <w:r>
          <w:instrText>HYPERLINK \l "_Toc231042642"</w:instrText>
        </w:r>
        <w:r>
          <w:fldChar w:fldCharType="separate"/>
        </w:r>
        <w:r w:rsidRPr="00EF2754">
          <w:rPr>
            <w:rStyle w:val="Hyperlink"/>
            <w:noProof/>
          </w:rPr>
          <w:t>I.5.1 Instituciones Extractivas versus Inclusivas en Mercados de Energía</w:t>
        </w:r>
        <w:r>
          <w:rPr>
            <w:noProof/>
            <w:webHidden/>
          </w:rPr>
          <w:tab/>
        </w:r>
        <w:r>
          <w:rPr>
            <w:noProof/>
            <w:webHidden/>
          </w:rPr>
          <w:fldChar w:fldCharType="begin"/>
        </w:r>
        <w:r>
          <w:rPr>
            <w:noProof/>
            <w:webHidden/>
          </w:rPr>
          <w:instrText xml:space="preserve"> PAGEREF _Toc231042642 \h </w:instrText>
        </w:r>
        <w:r>
          <w:rPr>
            <w:noProof/>
            <w:webHidden/>
          </w:rPr>
        </w:r>
        <w:r>
          <w:rPr>
            <w:noProof/>
            <w:webHidden/>
          </w:rPr>
          <w:fldChar w:fldCharType="separate"/>
        </w:r>
        <w:r>
          <w:rPr>
            <w:noProof/>
            <w:webHidden/>
          </w:rPr>
          <w:t>8</w:t>
        </w:r>
        <w:r>
          <w:rPr>
            <w:noProof/>
            <w:webHidden/>
          </w:rPr>
          <w:fldChar w:fldCharType="end"/>
        </w:r>
        <w:r>
          <w:fldChar w:fldCharType="end"/>
        </w:r>
      </w:ins>
    </w:p>
    <w:p w14:paraId="0482CA0E" w14:textId="77777777" w:rsidR="007E5E69" w:rsidRDefault="007E5E69">
      <w:pPr>
        <w:pStyle w:val="TOC3"/>
        <w:tabs>
          <w:tab w:val="right" w:leader="dot" w:pos="9350"/>
        </w:tabs>
        <w:rPr>
          <w:ins w:id="85" w:author="DIEGO CORDOBA URRUTIA" w:date="2026-06-07T04:36:00Z" w16du:dateUtc="2026-06-07T10:36:00Z"/>
          <w:noProof/>
        </w:rPr>
      </w:pPr>
      <w:ins w:id="86" w:author="DIEGO CORDOBA URRUTIA" w:date="2026-06-07T04:36:00Z" w16du:dateUtc="2026-06-07T10:36:00Z">
        <w:r>
          <w:fldChar w:fldCharType="begin"/>
        </w:r>
        <w:r>
          <w:instrText>HYPERLINK \l "_Toc231042643"</w:instrText>
        </w:r>
        <w:r>
          <w:fldChar w:fldCharType="separate"/>
        </w:r>
        <w:r w:rsidRPr="00EF2754">
          <w:rPr>
            <w:rStyle w:val="Hyperlink"/>
            <w:noProof/>
          </w:rPr>
          <w:t>I.5.2 La Paradoja del Recurso y la Trampa Regulatoria</w:t>
        </w:r>
        <w:r>
          <w:rPr>
            <w:noProof/>
            <w:webHidden/>
          </w:rPr>
          <w:tab/>
        </w:r>
        <w:r>
          <w:rPr>
            <w:noProof/>
            <w:webHidden/>
          </w:rPr>
          <w:fldChar w:fldCharType="begin"/>
        </w:r>
        <w:r>
          <w:rPr>
            <w:noProof/>
            <w:webHidden/>
          </w:rPr>
          <w:instrText xml:space="preserve"> PAGEREF _Toc231042643 \h </w:instrText>
        </w:r>
        <w:r>
          <w:rPr>
            <w:noProof/>
            <w:webHidden/>
          </w:rPr>
        </w:r>
        <w:r>
          <w:rPr>
            <w:noProof/>
            <w:webHidden/>
          </w:rPr>
          <w:fldChar w:fldCharType="separate"/>
        </w:r>
        <w:r>
          <w:rPr>
            <w:noProof/>
            <w:webHidden/>
          </w:rPr>
          <w:t>9</w:t>
        </w:r>
        <w:r>
          <w:rPr>
            <w:noProof/>
            <w:webHidden/>
          </w:rPr>
          <w:fldChar w:fldCharType="end"/>
        </w:r>
        <w:r>
          <w:fldChar w:fldCharType="end"/>
        </w:r>
      </w:ins>
    </w:p>
    <w:p w14:paraId="288E2041" w14:textId="77777777" w:rsidR="007E5E69" w:rsidRDefault="007E5E69">
      <w:pPr>
        <w:pStyle w:val="TOC3"/>
        <w:tabs>
          <w:tab w:val="right" w:leader="dot" w:pos="9350"/>
        </w:tabs>
        <w:rPr>
          <w:ins w:id="87" w:author="DIEGO CORDOBA URRUTIA" w:date="2026-06-07T04:36:00Z" w16du:dateUtc="2026-06-07T10:36:00Z"/>
          <w:noProof/>
        </w:rPr>
      </w:pPr>
      <w:ins w:id="88" w:author="DIEGO CORDOBA URRUTIA" w:date="2026-06-07T04:36:00Z" w16du:dateUtc="2026-06-07T10:36:00Z">
        <w:r>
          <w:fldChar w:fldCharType="begin"/>
        </w:r>
        <w:r>
          <w:instrText>HYPERLINK \l "_Toc231042644"</w:instrText>
        </w:r>
        <w:r>
          <w:fldChar w:fldCharType="separate"/>
        </w:r>
        <w:r w:rsidRPr="00EF2754">
          <w:rPr>
            <w:rStyle w:val="Hyperlink"/>
            <w:noProof/>
          </w:rPr>
          <w:t>I.5.3 Implicación para la Estrategia de Implementación de PRIMEnergeia</w:t>
        </w:r>
        <w:r>
          <w:rPr>
            <w:noProof/>
            <w:webHidden/>
          </w:rPr>
          <w:tab/>
        </w:r>
        <w:r>
          <w:rPr>
            <w:noProof/>
            <w:webHidden/>
          </w:rPr>
          <w:fldChar w:fldCharType="begin"/>
        </w:r>
        <w:r>
          <w:rPr>
            <w:noProof/>
            <w:webHidden/>
          </w:rPr>
          <w:instrText xml:space="preserve"> PAGEREF _Toc231042644 \h </w:instrText>
        </w:r>
        <w:r>
          <w:rPr>
            <w:noProof/>
            <w:webHidden/>
          </w:rPr>
        </w:r>
        <w:r>
          <w:rPr>
            <w:noProof/>
            <w:webHidden/>
          </w:rPr>
          <w:fldChar w:fldCharType="separate"/>
        </w:r>
        <w:r>
          <w:rPr>
            <w:noProof/>
            <w:webHidden/>
          </w:rPr>
          <w:t>10</w:t>
        </w:r>
        <w:r>
          <w:rPr>
            <w:noProof/>
            <w:webHidden/>
          </w:rPr>
          <w:fldChar w:fldCharType="end"/>
        </w:r>
        <w:r>
          <w:fldChar w:fldCharType="end"/>
        </w:r>
      </w:ins>
    </w:p>
    <w:p w14:paraId="6F7814AF" w14:textId="77777777" w:rsidR="007E5E69" w:rsidRDefault="007E5E69">
      <w:pPr>
        <w:pStyle w:val="TOC2"/>
        <w:tabs>
          <w:tab w:val="right" w:leader="dot" w:pos="9350"/>
        </w:tabs>
        <w:rPr>
          <w:ins w:id="89" w:author="DIEGO CORDOBA URRUTIA" w:date="2026-06-07T04:36:00Z" w16du:dateUtc="2026-06-07T10:36:00Z"/>
          <w:noProof/>
        </w:rPr>
      </w:pPr>
      <w:ins w:id="90" w:author="DIEGO CORDOBA URRUTIA" w:date="2026-06-07T04:36:00Z" w16du:dateUtc="2026-06-07T10:36:00Z">
        <w:r>
          <w:fldChar w:fldCharType="begin"/>
        </w:r>
        <w:r>
          <w:instrText>HYPERLINK \l "_Toc231042645"</w:instrText>
        </w:r>
        <w:r>
          <w:fldChar w:fldCharType="separate"/>
        </w:r>
        <w:r w:rsidRPr="00EF2754">
          <w:rPr>
            <w:rStyle w:val="Hyperlink"/>
            <w:noProof/>
          </w:rPr>
          <w:t>I.6 El Problema Formal: Definición Precisa del Objeto de Estudio</w:t>
        </w:r>
        <w:r>
          <w:rPr>
            <w:noProof/>
            <w:webHidden/>
          </w:rPr>
          <w:tab/>
        </w:r>
        <w:r>
          <w:rPr>
            <w:noProof/>
            <w:webHidden/>
          </w:rPr>
          <w:fldChar w:fldCharType="begin"/>
        </w:r>
        <w:r>
          <w:rPr>
            <w:noProof/>
            <w:webHidden/>
          </w:rPr>
          <w:instrText xml:space="preserve"> PAGEREF _Toc231042645 \h </w:instrText>
        </w:r>
        <w:r>
          <w:rPr>
            <w:noProof/>
            <w:webHidden/>
          </w:rPr>
        </w:r>
        <w:r>
          <w:rPr>
            <w:noProof/>
            <w:webHidden/>
          </w:rPr>
          <w:fldChar w:fldCharType="separate"/>
        </w:r>
        <w:r>
          <w:rPr>
            <w:noProof/>
            <w:webHidden/>
          </w:rPr>
          <w:t>10</w:t>
        </w:r>
        <w:r>
          <w:rPr>
            <w:noProof/>
            <w:webHidden/>
          </w:rPr>
          <w:fldChar w:fldCharType="end"/>
        </w:r>
        <w:r>
          <w:fldChar w:fldCharType="end"/>
        </w:r>
      </w:ins>
    </w:p>
    <w:p w14:paraId="6CBE6AD1" w14:textId="77777777" w:rsidR="007E5E69" w:rsidRDefault="007E5E69">
      <w:pPr>
        <w:pStyle w:val="TOC1"/>
        <w:tabs>
          <w:tab w:val="right" w:leader="dot" w:pos="9350"/>
        </w:tabs>
        <w:rPr>
          <w:ins w:id="91" w:author="DIEGO CORDOBA URRUTIA" w:date="2026-06-07T04:36:00Z" w16du:dateUtc="2026-06-07T10:36:00Z"/>
          <w:noProof/>
        </w:rPr>
      </w:pPr>
      <w:ins w:id="92" w:author="DIEGO CORDOBA URRUTIA" w:date="2026-06-07T04:36:00Z" w16du:dateUtc="2026-06-07T10:36:00Z">
        <w:r>
          <w:fldChar w:fldCharType="begin"/>
        </w:r>
        <w:r>
          <w:instrText>HYPERLINK \l "_Toc231042646"</w:instrText>
        </w:r>
        <w:r>
          <w:fldChar w:fldCharType="separate"/>
        </w:r>
        <w:r w:rsidRPr="00EF2754">
          <w:rPr>
            <w:rStyle w:val="Hyperlink"/>
            <w:noProof/>
          </w:rPr>
          <w:t>Capítulo 1 Marco Teórico Unificado — La Dualidad HJB y Black-Scholes</w:t>
        </w:r>
        <w:r>
          <w:rPr>
            <w:noProof/>
            <w:webHidden/>
          </w:rPr>
          <w:tab/>
        </w:r>
        <w:r>
          <w:rPr>
            <w:noProof/>
            <w:webHidden/>
          </w:rPr>
          <w:fldChar w:fldCharType="begin"/>
        </w:r>
        <w:r>
          <w:rPr>
            <w:noProof/>
            <w:webHidden/>
          </w:rPr>
          <w:instrText xml:space="preserve"> PAGEREF _Toc231042646 \h </w:instrText>
        </w:r>
        <w:r>
          <w:rPr>
            <w:noProof/>
            <w:webHidden/>
          </w:rPr>
        </w:r>
        <w:r>
          <w:rPr>
            <w:noProof/>
            <w:webHidden/>
          </w:rPr>
          <w:fldChar w:fldCharType="separate"/>
        </w:r>
        <w:r>
          <w:rPr>
            <w:noProof/>
            <w:webHidden/>
          </w:rPr>
          <w:t>11</w:t>
        </w:r>
        <w:r>
          <w:rPr>
            <w:noProof/>
            <w:webHidden/>
          </w:rPr>
          <w:fldChar w:fldCharType="end"/>
        </w:r>
        <w:r>
          <w:fldChar w:fldCharType="end"/>
        </w:r>
      </w:ins>
    </w:p>
    <w:p w14:paraId="6014CDAF" w14:textId="77777777" w:rsidR="007E5E69" w:rsidRDefault="007E5E69">
      <w:pPr>
        <w:pStyle w:val="TOC2"/>
        <w:tabs>
          <w:tab w:val="right" w:leader="dot" w:pos="9350"/>
        </w:tabs>
        <w:rPr>
          <w:ins w:id="93" w:author="DIEGO CORDOBA URRUTIA" w:date="2026-06-07T04:36:00Z" w16du:dateUtc="2026-06-07T10:36:00Z"/>
          <w:noProof/>
        </w:rPr>
      </w:pPr>
      <w:ins w:id="94" w:author="DIEGO CORDOBA URRUTIA" w:date="2026-06-07T04:36:00Z" w16du:dateUtc="2026-06-07T10:36:00Z">
        <w:r>
          <w:fldChar w:fldCharType="begin"/>
        </w:r>
        <w:r>
          <w:instrText>HYPERLINK \l "_Toc231042647"</w:instrText>
        </w:r>
        <w:r>
          <w:fldChar w:fldCharType="separate"/>
        </w:r>
        <w:r w:rsidRPr="00EF2754">
          <w:rPr>
            <w:rStyle w:val="Hyperlink"/>
            <w:noProof/>
          </w:rPr>
          <w:t>1.1 Introducción</w:t>
        </w:r>
        <w:r>
          <w:rPr>
            <w:noProof/>
            <w:webHidden/>
          </w:rPr>
          <w:tab/>
        </w:r>
        <w:r>
          <w:rPr>
            <w:noProof/>
            <w:webHidden/>
          </w:rPr>
          <w:fldChar w:fldCharType="begin"/>
        </w:r>
        <w:r>
          <w:rPr>
            <w:noProof/>
            <w:webHidden/>
          </w:rPr>
          <w:instrText xml:space="preserve"> PAGEREF _Toc231042647 \h </w:instrText>
        </w:r>
        <w:r>
          <w:rPr>
            <w:noProof/>
            <w:webHidden/>
          </w:rPr>
        </w:r>
        <w:r>
          <w:rPr>
            <w:noProof/>
            <w:webHidden/>
          </w:rPr>
          <w:fldChar w:fldCharType="separate"/>
        </w:r>
        <w:r>
          <w:rPr>
            <w:noProof/>
            <w:webHidden/>
          </w:rPr>
          <w:t>11</w:t>
        </w:r>
        <w:r>
          <w:rPr>
            <w:noProof/>
            <w:webHidden/>
          </w:rPr>
          <w:fldChar w:fldCharType="end"/>
        </w:r>
        <w:r>
          <w:fldChar w:fldCharType="end"/>
        </w:r>
      </w:ins>
    </w:p>
    <w:p w14:paraId="192392DC" w14:textId="77777777" w:rsidR="007E5E69" w:rsidRDefault="007E5E69">
      <w:pPr>
        <w:pStyle w:val="TOC2"/>
        <w:tabs>
          <w:tab w:val="right" w:leader="dot" w:pos="9350"/>
        </w:tabs>
        <w:rPr>
          <w:ins w:id="95" w:author="DIEGO CORDOBA URRUTIA" w:date="2026-06-07T04:36:00Z" w16du:dateUtc="2026-06-07T10:36:00Z"/>
          <w:noProof/>
        </w:rPr>
      </w:pPr>
      <w:ins w:id="96" w:author="DIEGO CORDOBA URRUTIA" w:date="2026-06-07T04:36:00Z" w16du:dateUtc="2026-06-07T10:36:00Z">
        <w:r>
          <w:fldChar w:fldCharType="begin"/>
        </w:r>
        <w:r>
          <w:instrText>HYPERLINK \l "_Toc231042648"</w:instrText>
        </w:r>
        <w:r>
          <w:fldChar w:fldCharType="separate"/>
        </w:r>
        <w:r w:rsidRPr="00EF2754">
          <w:rPr>
            <w:rStyle w:val="Hyperlink"/>
            <w:noProof/>
          </w:rPr>
          <w:t>1.2 El Sistema Físico y la Ecuación de Oscilación</w:t>
        </w:r>
        <w:r>
          <w:rPr>
            <w:noProof/>
            <w:webHidden/>
          </w:rPr>
          <w:tab/>
        </w:r>
        <w:r>
          <w:rPr>
            <w:noProof/>
            <w:webHidden/>
          </w:rPr>
          <w:fldChar w:fldCharType="begin"/>
        </w:r>
        <w:r>
          <w:rPr>
            <w:noProof/>
            <w:webHidden/>
          </w:rPr>
          <w:instrText xml:space="preserve"> PAGEREF _Toc231042648 \h </w:instrText>
        </w:r>
        <w:r>
          <w:rPr>
            <w:noProof/>
            <w:webHidden/>
          </w:rPr>
        </w:r>
        <w:r>
          <w:rPr>
            <w:noProof/>
            <w:webHidden/>
          </w:rPr>
          <w:fldChar w:fldCharType="separate"/>
        </w:r>
        <w:r>
          <w:rPr>
            <w:noProof/>
            <w:webHidden/>
          </w:rPr>
          <w:t>11</w:t>
        </w:r>
        <w:r>
          <w:rPr>
            <w:noProof/>
            <w:webHidden/>
          </w:rPr>
          <w:fldChar w:fldCharType="end"/>
        </w:r>
        <w:r>
          <w:fldChar w:fldCharType="end"/>
        </w:r>
      </w:ins>
    </w:p>
    <w:p w14:paraId="04C5C510" w14:textId="77777777" w:rsidR="007E5E69" w:rsidRDefault="007E5E69">
      <w:pPr>
        <w:pStyle w:val="TOC3"/>
        <w:tabs>
          <w:tab w:val="right" w:leader="dot" w:pos="9350"/>
        </w:tabs>
        <w:rPr>
          <w:ins w:id="97" w:author="DIEGO CORDOBA URRUTIA" w:date="2026-06-07T04:36:00Z" w16du:dateUtc="2026-06-07T10:36:00Z"/>
          <w:noProof/>
        </w:rPr>
      </w:pPr>
      <w:ins w:id="98" w:author="DIEGO CORDOBA URRUTIA" w:date="2026-06-07T04:36:00Z" w16du:dateUtc="2026-06-07T10:36:00Z">
        <w:r>
          <w:fldChar w:fldCharType="begin"/>
        </w:r>
        <w:r>
          <w:instrText>HYPERLINK \l "_Toc231042649"</w:instrText>
        </w:r>
        <w:r>
          <w:fldChar w:fldCharType="separate"/>
        </w:r>
        <w:r w:rsidRPr="00EF2754">
          <w:rPr>
            <w:rStyle w:val="Hyperlink"/>
            <w:noProof/>
          </w:rPr>
          <w:t>1.2.1 Dinámica de Frecuencia</w:t>
        </w:r>
        <w:r>
          <w:rPr>
            <w:noProof/>
            <w:webHidden/>
          </w:rPr>
          <w:tab/>
        </w:r>
        <w:r>
          <w:rPr>
            <w:noProof/>
            <w:webHidden/>
          </w:rPr>
          <w:fldChar w:fldCharType="begin"/>
        </w:r>
        <w:r>
          <w:rPr>
            <w:noProof/>
            <w:webHidden/>
          </w:rPr>
          <w:instrText xml:space="preserve"> PAGEREF _Toc231042649 \h </w:instrText>
        </w:r>
        <w:r>
          <w:rPr>
            <w:noProof/>
            <w:webHidden/>
          </w:rPr>
        </w:r>
        <w:r>
          <w:rPr>
            <w:noProof/>
            <w:webHidden/>
          </w:rPr>
          <w:fldChar w:fldCharType="separate"/>
        </w:r>
        <w:r>
          <w:rPr>
            <w:noProof/>
            <w:webHidden/>
          </w:rPr>
          <w:t>11</w:t>
        </w:r>
        <w:r>
          <w:rPr>
            <w:noProof/>
            <w:webHidden/>
          </w:rPr>
          <w:fldChar w:fldCharType="end"/>
        </w:r>
        <w:r>
          <w:fldChar w:fldCharType="end"/>
        </w:r>
      </w:ins>
    </w:p>
    <w:p w14:paraId="3225A0B3" w14:textId="77777777" w:rsidR="007E5E69" w:rsidRDefault="007E5E69">
      <w:pPr>
        <w:pStyle w:val="TOC3"/>
        <w:tabs>
          <w:tab w:val="right" w:leader="dot" w:pos="9350"/>
        </w:tabs>
        <w:rPr>
          <w:ins w:id="99" w:author="DIEGO CORDOBA URRUTIA" w:date="2026-06-07T04:36:00Z" w16du:dateUtc="2026-06-07T10:36:00Z"/>
          <w:noProof/>
        </w:rPr>
      </w:pPr>
      <w:ins w:id="100" w:author="DIEGO CORDOBA URRUTIA" w:date="2026-06-07T04:36:00Z" w16du:dateUtc="2026-06-07T10:36:00Z">
        <w:r>
          <w:fldChar w:fldCharType="begin"/>
        </w:r>
        <w:r>
          <w:instrText>HYPERLINK \l "_Toc231042650"</w:instrText>
        </w:r>
        <w:r>
          <w:fldChar w:fldCharType="separate"/>
        </w:r>
        <w:r w:rsidRPr="00EF2754">
          <w:rPr>
            <w:rStyle w:val="Hyperlink"/>
            <w:noProof/>
          </w:rPr>
          <w:t>1.2.2 El Problema de Control Óptimo</w:t>
        </w:r>
        <w:r>
          <w:rPr>
            <w:noProof/>
            <w:webHidden/>
          </w:rPr>
          <w:tab/>
        </w:r>
        <w:r>
          <w:rPr>
            <w:noProof/>
            <w:webHidden/>
          </w:rPr>
          <w:fldChar w:fldCharType="begin"/>
        </w:r>
        <w:r>
          <w:rPr>
            <w:noProof/>
            <w:webHidden/>
          </w:rPr>
          <w:instrText xml:space="preserve"> PAGEREF _Toc231042650 \h </w:instrText>
        </w:r>
        <w:r>
          <w:rPr>
            <w:noProof/>
            <w:webHidden/>
          </w:rPr>
        </w:r>
        <w:r>
          <w:rPr>
            <w:noProof/>
            <w:webHidden/>
          </w:rPr>
          <w:fldChar w:fldCharType="separate"/>
        </w:r>
        <w:r>
          <w:rPr>
            <w:noProof/>
            <w:webHidden/>
          </w:rPr>
          <w:t>11</w:t>
        </w:r>
        <w:r>
          <w:rPr>
            <w:noProof/>
            <w:webHidden/>
          </w:rPr>
          <w:fldChar w:fldCharType="end"/>
        </w:r>
        <w:r>
          <w:fldChar w:fldCharType="end"/>
        </w:r>
      </w:ins>
    </w:p>
    <w:p w14:paraId="6892BB1B" w14:textId="77777777" w:rsidR="007E5E69" w:rsidRDefault="007E5E69">
      <w:pPr>
        <w:pStyle w:val="TOC2"/>
        <w:tabs>
          <w:tab w:val="right" w:leader="dot" w:pos="9350"/>
        </w:tabs>
        <w:rPr>
          <w:ins w:id="101" w:author="DIEGO CORDOBA URRUTIA" w:date="2026-06-07T04:36:00Z" w16du:dateUtc="2026-06-07T10:36:00Z"/>
          <w:noProof/>
        </w:rPr>
      </w:pPr>
      <w:ins w:id="102" w:author="DIEGO CORDOBA URRUTIA" w:date="2026-06-07T04:36:00Z" w16du:dateUtc="2026-06-07T10:36:00Z">
        <w:r>
          <w:fldChar w:fldCharType="begin"/>
        </w:r>
        <w:r>
          <w:instrText>HYPERLINK \l "_Toc231042651"</w:instrText>
        </w:r>
        <w:r>
          <w:fldChar w:fldCharType="separate"/>
        </w:r>
        <w:r w:rsidRPr="00EF2754">
          <w:rPr>
            <w:rStyle w:val="Hyperlink"/>
            <w:noProof/>
          </w:rPr>
          <w:t>1.3 La Ecuación HJB Estocástica</w:t>
        </w:r>
        <w:r>
          <w:rPr>
            <w:noProof/>
            <w:webHidden/>
          </w:rPr>
          <w:tab/>
        </w:r>
        <w:r>
          <w:rPr>
            <w:noProof/>
            <w:webHidden/>
          </w:rPr>
          <w:fldChar w:fldCharType="begin"/>
        </w:r>
        <w:r>
          <w:rPr>
            <w:noProof/>
            <w:webHidden/>
          </w:rPr>
          <w:instrText xml:space="preserve"> PAGEREF _Toc231042651 \h </w:instrText>
        </w:r>
        <w:r>
          <w:rPr>
            <w:noProof/>
            <w:webHidden/>
          </w:rPr>
        </w:r>
        <w:r>
          <w:rPr>
            <w:noProof/>
            <w:webHidden/>
          </w:rPr>
          <w:fldChar w:fldCharType="separate"/>
        </w:r>
        <w:r>
          <w:rPr>
            <w:noProof/>
            <w:webHidden/>
          </w:rPr>
          <w:t>12</w:t>
        </w:r>
        <w:r>
          <w:rPr>
            <w:noProof/>
            <w:webHidden/>
          </w:rPr>
          <w:fldChar w:fldCharType="end"/>
        </w:r>
        <w:r>
          <w:fldChar w:fldCharType="end"/>
        </w:r>
      </w:ins>
    </w:p>
    <w:p w14:paraId="6020F0F8" w14:textId="77777777" w:rsidR="007E5E69" w:rsidRDefault="007E5E69">
      <w:pPr>
        <w:pStyle w:val="TOC2"/>
        <w:tabs>
          <w:tab w:val="right" w:leader="dot" w:pos="9350"/>
        </w:tabs>
        <w:rPr>
          <w:ins w:id="103" w:author="DIEGO CORDOBA URRUTIA" w:date="2026-06-07T04:36:00Z" w16du:dateUtc="2026-06-07T10:36:00Z"/>
          <w:noProof/>
        </w:rPr>
      </w:pPr>
      <w:ins w:id="104" w:author="DIEGO CORDOBA URRUTIA" w:date="2026-06-07T04:36:00Z" w16du:dateUtc="2026-06-07T10:36:00Z">
        <w:r>
          <w:fldChar w:fldCharType="begin"/>
        </w:r>
        <w:r>
          <w:instrText>HYPERLINK \l "_Toc231042652"</w:instrText>
        </w:r>
        <w:r>
          <w:fldChar w:fldCharType="separate"/>
        </w:r>
        <w:r w:rsidRPr="00EF2754">
          <w:rPr>
            <w:rStyle w:val="Hyperlink"/>
            <w:noProof/>
          </w:rPr>
          <w:t>1.4 La EDP de Black-Scholes-Merton</w:t>
        </w:r>
        <w:r>
          <w:rPr>
            <w:noProof/>
            <w:webHidden/>
          </w:rPr>
          <w:tab/>
        </w:r>
        <w:r>
          <w:rPr>
            <w:noProof/>
            <w:webHidden/>
          </w:rPr>
          <w:fldChar w:fldCharType="begin"/>
        </w:r>
        <w:r>
          <w:rPr>
            <w:noProof/>
            <w:webHidden/>
          </w:rPr>
          <w:instrText xml:space="preserve"> PAGEREF _Toc231042652 \h </w:instrText>
        </w:r>
        <w:r>
          <w:rPr>
            <w:noProof/>
            <w:webHidden/>
          </w:rPr>
        </w:r>
        <w:r>
          <w:rPr>
            <w:noProof/>
            <w:webHidden/>
          </w:rPr>
          <w:fldChar w:fldCharType="separate"/>
        </w:r>
        <w:r>
          <w:rPr>
            <w:noProof/>
            <w:webHidden/>
          </w:rPr>
          <w:t>12</w:t>
        </w:r>
        <w:r>
          <w:rPr>
            <w:noProof/>
            <w:webHidden/>
          </w:rPr>
          <w:fldChar w:fldCharType="end"/>
        </w:r>
        <w:r>
          <w:fldChar w:fldCharType="end"/>
        </w:r>
      </w:ins>
    </w:p>
    <w:p w14:paraId="6AC94517" w14:textId="77777777" w:rsidR="007E5E69" w:rsidRDefault="007E5E69">
      <w:pPr>
        <w:pStyle w:val="TOC2"/>
        <w:tabs>
          <w:tab w:val="right" w:leader="dot" w:pos="9350"/>
        </w:tabs>
        <w:rPr>
          <w:ins w:id="105" w:author="DIEGO CORDOBA URRUTIA" w:date="2026-06-07T04:36:00Z" w16du:dateUtc="2026-06-07T10:36:00Z"/>
          <w:noProof/>
        </w:rPr>
      </w:pPr>
      <w:ins w:id="106" w:author="DIEGO CORDOBA URRUTIA" w:date="2026-06-07T04:36:00Z" w16du:dateUtc="2026-06-07T10:36:00Z">
        <w:r>
          <w:fldChar w:fldCharType="begin"/>
        </w:r>
        <w:r>
          <w:instrText>HYPERLINK \l "_Toc231042653"</w:instrText>
        </w:r>
        <w:r>
          <w:fldChar w:fldCharType="separate"/>
        </w:r>
        <w:r w:rsidRPr="00EF2754">
          <w:rPr>
            <w:rStyle w:val="Hyperlink"/>
            <w:noProof/>
          </w:rPr>
          <w:t>1.5 Demostración de la Dualidad via Feynman-Kac</w:t>
        </w:r>
        <w:r>
          <w:rPr>
            <w:noProof/>
            <w:webHidden/>
          </w:rPr>
          <w:tab/>
        </w:r>
        <w:r>
          <w:rPr>
            <w:noProof/>
            <w:webHidden/>
          </w:rPr>
          <w:fldChar w:fldCharType="begin"/>
        </w:r>
        <w:r>
          <w:rPr>
            <w:noProof/>
            <w:webHidden/>
          </w:rPr>
          <w:instrText xml:space="preserve"> PAGEREF _Toc231042653 \h </w:instrText>
        </w:r>
        <w:r>
          <w:rPr>
            <w:noProof/>
            <w:webHidden/>
          </w:rPr>
        </w:r>
        <w:r>
          <w:rPr>
            <w:noProof/>
            <w:webHidden/>
          </w:rPr>
          <w:fldChar w:fldCharType="separate"/>
        </w:r>
        <w:r>
          <w:rPr>
            <w:noProof/>
            <w:webHidden/>
          </w:rPr>
          <w:t>12</w:t>
        </w:r>
        <w:r>
          <w:rPr>
            <w:noProof/>
            <w:webHidden/>
          </w:rPr>
          <w:fldChar w:fldCharType="end"/>
        </w:r>
        <w:r>
          <w:fldChar w:fldCharType="end"/>
        </w:r>
      </w:ins>
    </w:p>
    <w:p w14:paraId="466C6BE1" w14:textId="77777777" w:rsidR="007E5E69" w:rsidRDefault="007E5E69">
      <w:pPr>
        <w:pStyle w:val="TOC3"/>
        <w:tabs>
          <w:tab w:val="right" w:leader="dot" w:pos="9350"/>
        </w:tabs>
        <w:rPr>
          <w:ins w:id="107" w:author="DIEGO CORDOBA URRUTIA" w:date="2026-06-07T04:36:00Z" w16du:dateUtc="2026-06-07T10:36:00Z"/>
          <w:noProof/>
        </w:rPr>
      </w:pPr>
      <w:ins w:id="108" w:author="DIEGO CORDOBA URRUTIA" w:date="2026-06-07T04:36:00Z" w16du:dateUtc="2026-06-07T10:36:00Z">
        <w:r>
          <w:fldChar w:fldCharType="begin"/>
        </w:r>
        <w:r>
          <w:instrText>HYPERLINK \l "_Toc231042654"</w:instrText>
        </w:r>
        <w:r>
          <w:fldChar w:fldCharType="separate"/>
        </w:r>
        <w:r w:rsidRPr="00EF2754">
          <w:rPr>
            <w:rStyle w:val="Hyperlink"/>
            <w:noProof/>
          </w:rPr>
          <w:t>1.5.1 El Teorema de Feynman-Kac</w:t>
        </w:r>
        <w:r>
          <w:rPr>
            <w:noProof/>
            <w:webHidden/>
          </w:rPr>
          <w:tab/>
        </w:r>
        <w:r>
          <w:rPr>
            <w:noProof/>
            <w:webHidden/>
          </w:rPr>
          <w:fldChar w:fldCharType="begin"/>
        </w:r>
        <w:r>
          <w:rPr>
            <w:noProof/>
            <w:webHidden/>
          </w:rPr>
          <w:instrText xml:space="preserve"> PAGEREF _Toc231042654 \h </w:instrText>
        </w:r>
        <w:r>
          <w:rPr>
            <w:noProof/>
            <w:webHidden/>
          </w:rPr>
        </w:r>
        <w:r>
          <w:rPr>
            <w:noProof/>
            <w:webHidden/>
          </w:rPr>
          <w:fldChar w:fldCharType="separate"/>
        </w:r>
        <w:r>
          <w:rPr>
            <w:noProof/>
            <w:webHidden/>
          </w:rPr>
          <w:t>12</w:t>
        </w:r>
        <w:r>
          <w:rPr>
            <w:noProof/>
            <w:webHidden/>
          </w:rPr>
          <w:fldChar w:fldCharType="end"/>
        </w:r>
        <w:r>
          <w:fldChar w:fldCharType="end"/>
        </w:r>
      </w:ins>
    </w:p>
    <w:p w14:paraId="48737F90" w14:textId="77777777" w:rsidR="007E5E69" w:rsidRDefault="007E5E69">
      <w:pPr>
        <w:pStyle w:val="TOC3"/>
        <w:tabs>
          <w:tab w:val="right" w:leader="dot" w:pos="9350"/>
        </w:tabs>
        <w:rPr>
          <w:ins w:id="109" w:author="DIEGO CORDOBA URRUTIA" w:date="2026-06-07T04:36:00Z" w16du:dateUtc="2026-06-07T10:36:00Z"/>
          <w:noProof/>
        </w:rPr>
      </w:pPr>
      <w:ins w:id="110" w:author="DIEGO CORDOBA URRUTIA" w:date="2026-06-07T04:36:00Z" w16du:dateUtc="2026-06-07T10:36:00Z">
        <w:r>
          <w:fldChar w:fldCharType="begin"/>
        </w:r>
        <w:r>
          <w:instrText>HYPERLINK \l "_Toc231042655"</w:instrText>
        </w:r>
        <w:r>
          <w:fldChar w:fldCharType="separate"/>
        </w:r>
        <w:r w:rsidRPr="00EF2754">
          <w:rPr>
            <w:rStyle w:val="Hyperlink"/>
            <w:noProof/>
          </w:rPr>
          <w:t>1.5.2 La Dualidad: Proposición Formal</w:t>
        </w:r>
        <w:r>
          <w:rPr>
            <w:noProof/>
            <w:webHidden/>
          </w:rPr>
          <w:tab/>
        </w:r>
        <w:r>
          <w:rPr>
            <w:noProof/>
            <w:webHidden/>
          </w:rPr>
          <w:fldChar w:fldCharType="begin"/>
        </w:r>
        <w:r>
          <w:rPr>
            <w:noProof/>
            <w:webHidden/>
          </w:rPr>
          <w:instrText xml:space="preserve"> PAGEREF _Toc231042655 \h </w:instrText>
        </w:r>
        <w:r>
          <w:rPr>
            <w:noProof/>
            <w:webHidden/>
          </w:rPr>
        </w:r>
        <w:r>
          <w:rPr>
            <w:noProof/>
            <w:webHidden/>
          </w:rPr>
          <w:fldChar w:fldCharType="separate"/>
        </w:r>
        <w:r>
          <w:rPr>
            <w:noProof/>
            <w:webHidden/>
          </w:rPr>
          <w:t>12</w:t>
        </w:r>
        <w:r>
          <w:rPr>
            <w:noProof/>
            <w:webHidden/>
          </w:rPr>
          <w:fldChar w:fldCharType="end"/>
        </w:r>
        <w:r>
          <w:fldChar w:fldCharType="end"/>
        </w:r>
      </w:ins>
    </w:p>
    <w:p w14:paraId="11F19593" w14:textId="77777777" w:rsidR="007E5E69" w:rsidRDefault="007E5E69">
      <w:pPr>
        <w:pStyle w:val="TOC3"/>
        <w:tabs>
          <w:tab w:val="right" w:leader="dot" w:pos="9350"/>
        </w:tabs>
        <w:rPr>
          <w:ins w:id="111" w:author="DIEGO CORDOBA URRUTIA" w:date="2026-06-07T04:36:00Z" w16du:dateUtc="2026-06-07T10:36:00Z"/>
          <w:noProof/>
        </w:rPr>
      </w:pPr>
      <w:ins w:id="112" w:author="DIEGO CORDOBA URRUTIA" w:date="2026-06-07T04:36:00Z" w16du:dateUtc="2026-06-07T10:36:00Z">
        <w:r>
          <w:fldChar w:fldCharType="begin"/>
        </w:r>
        <w:r>
          <w:instrText>HYPERLINK \l "_Toc231042656"</w:instrText>
        </w:r>
        <w:r>
          <w:fldChar w:fldCharType="separate"/>
        </w:r>
        <w:r w:rsidRPr="00EF2754">
          <w:rPr>
            <w:rStyle w:val="Hyperlink"/>
            <w:noProof/>
          </w:rPr>
          <w:t>1.5.3 El Caso con Restricciones: La Prima de Control Óptimo</w:t>
        </w:r>
        <w:r>
          <w:rPr>
            <w:noProof/>
            <w:webHidden/>
          </w:rPr>
          <w:tab/>
        </w:r>
        <w:r>
          <w:rPr>
            <w:noProof/>
            <w:webHidden/>
          </w:rPr>
          <w:fldChar w:fldCharType="begin"/>
        </w:r>
        <w:r>
          <w:rPr>
            <w:noProof/>
            <w:webHidden/>
          </w:rPr>
          <w:instrText xml:space="preserve"> PAGEREF _Toc231042656 \h </w:instrText>
        </w:r>
        <w:r>
          <w:rPr>
            <w:noProof/>
            <w:webHidden/>
          </w:rPr>
        </w:r>
        <w:r>
          <w:rPr>
            <w:noProof/>
            <w:webHidden/>
          </w:rPr>
          <w:fldChar w:fldCharType="separate"/>
        </w:r>
        <w:r>
          <w:rPr>
            <w:noProof/>
            <w:webHidden/>
          </w:rPr>
          <w:t>13</w:t>
        </w:r>
        <w:r>
          <w:rPr>
            <w:noProof/>
            <w:webHidden/>
          </w:rPr>
          <w:fldChar w:fldCharType="end"/>
        </w:r>
        <w:r>
          <w:fldChar w:fldCharType="end"/>
        </w:r>
      </w:ins>
    </w:p>
    <w:p w14:paraId="7C03EF35" w14:textId="77777777" w:rsidR="007E5E69" w:rsidRDefault="007E5E69">
      <w:pPr>
        <w:pStyle w:val="TOC2"/>
        <w:tabs>
          <w:tab w:val="right" w:leader="dot" w:pos="9350"/>
        </w:tabs>
        <w:rPr>
          <w:ins w:id="113" w:author="DIEGO CORDOBA URRUTIA" w:date="2026-06-07T04:36:00Z" w16du:dateUtc="2026-06-07T10:36:00Z"/>
          <w:noProof/>
        </w:rPr>
      </w:pPr>
      <w:ins w:id="114" w:author="DIEGO CORDOBA URRUTIA" w:date="2026-06-07T04:36:00Z" w16du:dateUtc="2026-06-07T10:36:00Z">
        <w:r>
          <w:fldChar w:fldCharType="begin"/>
        </w:r>
        <w:r>
          <w:instrText>HYPERLINK \l "_Toc231042657"</w:instrText>
        </w:r>
        <w:r>
          <w:fldChar w:fldCharType="separate"/>
        </w:r>
        <w:r w:rsidRPr="00EF2754">
          <w:rPr>
            <w:rStyle w:val="Hyperlink"/>
            <w:noProof/>
          </w:rPr>
          <w:t>1.6 El Proceso OU de Frecuencia</w:t>
        </w:r>
        <w:r>
          <w:rPr>
            <w:noProof/>
            <w:webHidden/>
          </w:rPr>
          <w:tab/>
        </w:r>
        <w:r>
          <w:rPr>
            <w:noProof/>
            <w:webHidden/>
          </w:rPr>
          <w:fldChar w:fldCharType="begin"/>
        </w:r>
        <w:r>
          <w:rPr>
            <w:noProof/>
            <w:webHidden/>
          </w:rPr>
          <w:instrText xml:space="preserve"> PAGEREF _Toc231042657 \h </w:instrText>
        </w:r>
        <w:r>
          <w:rPr>
            <w:noProof/>
            <w:webHidden/>
          </w:rPr>
        </w:r>
        <w:r>
          <w:rPr>
            <w:noProof/>
            <w:webHidden/>
          </w:rPr>
          <w:fldChar w:fldCharType="separate"/>
        </w:r>
        <w:r>
          <w:rPr>
            <w:noProof/>
            <w:webHidden/>
          </w:rPr>
          <w:t>13</w:t>
        </w:r>
        <w:r>
          <w:rPr>
            <w:noProof/>
            <w:webHidden/>
          </w:rPr>
          <w:fldChar w:fldCharType="end"/>
        </w:r>
        <w:r>
          <w:fldChar w:fldCharType="end"/>
        </w:r>
      </w:ins>
    </w:p>
    <w:p w14:paraId="3DFCB70B" w14:textId="77777777" w:rsidR="007E5E69" w:rsidRDefault="007E5E69">
      <w:pPr>
        <w:pStyle w:val="TOC2"/>
        <w:tabs>
          <w:tab w:val="right" w:leader="dot" w:pos="9350"/>
        </w:tabs>
        <w:rPr>
          <w:ins w:id="115" w:author="DIEGO CORDOBA URRUTIA" w:date="2026-06-07T04:36:00Z" w16du:dateUtc="2026-06-07T10:36:00Z"/>
          <w:noProof/>
        </w:rPr>
      </w:pPr>
      <w:ins w:id="116" w:author="DIEGO CORDOBA URRUTIA" w:date="2026-06-07T04:36:00Z" w16du:dateUtc="2026-06-07T10:36:00Z">
        <w:r>
          <w:fldChar w:fldCharType="begin"/>
        </w:r>
        <w:r>
          <w:instrText>HYPERLINK \l "_Toc231042658"</w:instrText>
        </w:r>
        <w:r>
          <w:fldChar w:fldCharType="separate"/>
        </w:r>
        <w:r w:rsidRPr="00EF2754">
          <w:rPr>
            <w:rStyle w:val="Hyperlink"/>
            <w:noProof/>
          </w:rPr>
          <w:t>1.7 El Proceso OU Vectorial — Red Multizonal con 67% de Expansión Eólica</w:t>
        </w:r>
        <w:r>
          <w:rPr>
            <w:noProof/>
            <w:webHidden/>
          </w:rPr>
          <w:tab/>
        </w:r>
        <w:r>
          <w:rPr>
            <w:noProof/>
            <w:webHidden/>
          </w:rPr>
          <w:fldChar w:fldCharType="begin"/>
        </w:r>
        <w:r>
          <w:rPr>
            <w:noProof/>
            <w:webHidden/>
          </w:rPr>
          <w:instrText xml:space="preserve"> PAGEREF _Toc231042658 \h </w:instrText>
        </w:r>
        <w:r>
          <w:rPr>
            <w:noProof/>
            <w:webHidden/>
          </w:rPr>
        </w:r>
        <w:r>
          <w:rPr>
            <w:noProof/>
            <w:webHidden/>
          </w:rPr>
          <w:fldChar w:fldCharType="separate"/>
        </w:r>
        <w:r>
          <w:rPr>
            <w:noProof/>
            <w:webHidden/>
          </w:rPr>
          <w:t>14</w:t>
        </w:r>
        <w:r>
          <w:rPr>
            <w:noProof/>
            <w:webHidden/>
          </w:rPr>
          <w:fldChar w:fldCharType="end"/>
        </w:r>
        <w:r>
          <w:fldChar w:fldCharType="end"/>
        </w:r>
      </w:ins>
    </w:p>
    <w:p w14:paraId="23070554" w14:textId="77777777" w:rsidR="007E5E69" w:rsidRDefault="007E5E69">
      <w:pPr>
        <w:pStyle w:val="TOC3"/>
        <w:tabs>
          <w:tab w:val="right" w:leader="dot" w:pos="9350"/>
        </w:tabs>
        <w:rPr>
          <w:ins w:id="117" w:author="DIEGO CORDOBA URRUTIA" w:date="2026-06-07T04:36:00Z" w16du:dateUtc="2026-06-07T10:36:00Z"/>
          <w:noProof/>
        </w:rPr>
      </w:pPr>
      <w:ins w:id="118" w:author="DIEGO CORDOBA URRUTIA" w:date="2026-06-07T04:36:00Z" w16du:dateUtc="2026-06-07T10:36:00Z">
        <w:r>
          <w:fldChar w:fldCharType="begin"/>
        </w:r>
        <w:r>
          <w:instrText>HYPERLINK \l "_Toc231042659"</w:instrText>
        </w:r>
        <w:r>
          <w:fldChar w:fldCharType="separate"/>
        </w:r>
        <w:r w:rsidRPr="00EF2754">
          <w:rPr>
            <w:rStyle w:val="Hyperlink"/>
            <w:noProof/>
          </w:rPr>
          <w:t>1.7.1 Motivación: El Efecto del Viento del Norte</w:t>
        </w:r>
        <w:r>
          <w:rPr>
            <w:noProof/>
            <w:webHidden/>
          </w:rPr>
          <w:tab/>
        </w:r>
        <w:r>
          <w:rPr>
            <w:noProof/>
            <w:webHidden/>
          </w:rPr>
          <w:fldChar w:fldCharType="begin"/>
        </w:r>
        <w:r>
          <w:rPr>
            <w:noProof/>
            <w:webHidden/>
          </w:rPr>
          <w:instrText xml:space="preserve"> PAGEREF _Toc231042659 \h </w:instrText>
        </w:r>
        <w:r>
          <w:rPr>
            <w:noProof/>
            <w:webHidden/>
          </w:rPr>
        </w:r>
        <w:r>
          <w:rPr>
            <w:noProof/>
            <w:webHidden/>
          </w:rPr>
          <w:fldChar w:fldCharType="separate"/>
        </w:r>
        <w:r>
          <w:rPr>
            <w:noProof/>
            <w:webHidden/>
          </w:rPr>
          <w:t>14</w:t>
        </w:r>
        <w:r>
          <w:rPr>
            <w:noProof/>
            <w:webHidden/>
          </w:rPr>
          <w:fldChar w:fldCharType="end"/>
        </w:r>
        <w:r>
          <w:fldChar w:fldCharType="end"/>
        </w:r>
      </w:ins>
    </w:p>
    <w:p w14:paraId="5F64234F" w14:textId="77777777" w:rsidR="007E5E69" w:rsidRDefault="007E5E69">
      <w:pPr>
        <w:pStyle w:val="TOC3"/>
        <w:tabs>
          <w:tab w:val="right" w:leader="dot" w:pos="9350"/>
        </w:tabs>
        <w:rPr>
          <w:ins w:id="119" w:author="DIEGO CORDOBA URRUTIA" w:date="2026-06-07T04:36:00Z" w16du:dateUtc="2026-06-07T10:36:00Z"/>
          <w:noProof/>
        </w:rPr>
      </w:pPr>
      <w:ins w:id="120" w:author="DIEGO CORDOBA URRUTIA" w:date="2026-06-07T04:36:00Z" w16du:dateUtc="2026-06-07T10:36:00Z">
        <w:r>
          <w:fldChar w:fldCharType="begin"/>
        </w:r>
        <w:r>
          <w:instrText>HYPERLINK \l "_Toc231042660"</w:instrText>
        </w:r>
        <w:r>
          <w:fldChar w:fldCharType="separate"/>
        </w:r>
        <w:r w:rsidRPr="00EF2754">
          <w:rPr>
            <w:rStyle w:val="Hyperlink"/>
            <w:noProof/>
          </w:rPr>
          <w:t>1.7.2 Formulación del Proceso OU Vectorial</w:t>
        </w:r>
        <w:r>
          <w:rPr>
            <w:noProof/>
            <w:webHidden/>
          </w:rPr>
          <w:tab/>
        </w:r>
        <w:r>
          <w:rPr>
            <w:noProof/>
            <w:webHidden/>
          </w:rPr>
          <w:fldChar w:fldCharType="begin"/>
        </w:r>
        <w:r>
          <w:rPr>
            <w:noProof/>
            <w:webHidden/>
          </w:rPr>
          <w:instrText xml:space="preserve"> PAGEREF _Toc231042660 \h </w:instrText>
        </w:r>
        <w:r>
          <w:rPr>
            <w:noProof/>
            <w:webHidden/>
          </w:rPr>
        </w:r>
        <w:r>
          <w:rPr>
            <w:noProof/>
            <w:webHidden/>
          </w:rPr>
          <w:fldChar w:fldCharType="separate"/>
        </w:r>
        <w:r>
          <w:rPr>
            <w:noProof/>
            <w:webHidden/>
          </w:rPr>
          <w:t>14</w:t>
        </w:r>
        <w:r>
          <w:rPr>
            <w:noProof/>
            <w:webHidden/>
          </w:rPr>
          <w:fldChar w:fldCharType="end"/>
        </w:r>
        <w:r>
          <w:fldChar w:fldCharType="end"/>
        </w:r>
      </w:ins>
    </w:p>
    <w:p w14:paraId="1FAB6598" w14:textId="77777777" w:rsidR="007E5E69" w:rsidRDefault="007E5E69">
      <w:pPr>
        <w:pStyle w:val="TOC3"/>
        <w:tabs>
          <w:tab w:val="right" w:leader="dot" w:pos="9350"/>
        </w:tabs>
        <w:rPr>
          <w:ins w:id="121" w:author="DIEGO CORDOBA URRUTIA" w:date="2026-06-07T04:36:00Z" w16du:dateUtc="2026-06-07T10:36:00Z"/>
          <w:noProof/>
        </w:rPr>
      </w:pPr>
      <w:ins w:id="122" w:author="DIEGO CORDOBA URRUTIA" w:date="2026-06-07T04:36:00Z" w16du:dateUtc="2026-06-07T10:36:00Z">
        <w:r>
          <w:fldChar w:fldCharType="begin"/>
        </w:r>
        <w:r>
          <w:instrText>HYPERLINK \l "_Toc231042661"</w:instrText>
        </w:r>
        <w:r>
          <w:fldChar w:fldCharType="separate"/>
        </w:r>
        <w:r w:rsidRPr="00EF2754">
          <w:rPr>
            <w:rStyle w:val="Hyperlink"/>
            <w:noProof/>
          </w:rPr>
          <w:t>1.7.3 La HJB Multizonal</w:t>
        </w:r>
        <w:r>
          <w:rPr>
            <w:noProof/>
            <w:webHidden/>
          </w:rPr>
          <w:tab/>
        </w:r>
        <w:r>
          <w:rPr>
            <w:noProof/>
            <w:webHidden/>
          </w:rPr>
          <w:fldChar w:fldCharType="begin"/>
        </w:r>
        <w:r>
          <w:rPr>
            <w:noProof/>
            <w:webHidden/>
          </w:rPr>
          <w:instrText xml:space="preserve"> PAGEREF _Toc231042661 \h </w:instrText>
        </w:r>
        <w:r>
          <w:rPr>
            <w:noProof/>
            <w:webHidden/>
          </w:rPr>
        </w:r>
        <w:r>
          <w:rPr>
            <w:noProof/>
            <w:webHidden/>
          </w:rPr>
          <w:fldChar w:fldCharType="separate"/>
        </w:r>
        <w:r>
          <w:rPr>
            <w:noProof/>
            <w:webHidden/>
          </w:rPr>
          <w:t>15</w:t>
        </w:r>
        <w:r>
          <w:rPr>
            <w:noProof/>
            <w:webHidden/>
          </w:rPr>
          <w:fldChar w:fldCharType="end"/>
        </w:r>
        <w:r>
          <w:fldChar w:fldCharType="end"/>
        </w:r>
      </w:ins>
    </w:p>
    <w:p w14:paraId="0D652E2C" w14:textId="77777777" w:rsidR="007E5E69" w:rsidRDefault="007E5E69">
      <w:pPr>
        <w:pStyle w:val="TOC2"/>
        <w:tabs>
          <w:tab w:val="right" w:leader="dot" w:pos="9350"/>
        </w:tabs>
        <w:rPr>
          <w:ins w:id="123" w:author="DIEGO CORDOBA URRUTIA" w:date="2026-06-07T04:36:00Z" w16du:dateUtc="2026-06-07T10:36:00Z"/>
          <w:noProof/>
        </w:rPr>
      </w:pPr>
      <w:ins w:id="124" w:author="DIEGO CORDOBA URRUTIA" w:date="2026-06-07T04:36:00Z" w16du:dateUtc="2026-06-07T10:36:00Z">
        <w:r>
          <w:fldChar w:fldCharType="begin"/>
        </w:r>
        <w:r>
          <w:instrText>HYPERLINK \l "_Toc231042662"</w:instrText>
        </w:r>
        <w:r>
          <w:fldChar w:fldCharType="separate"/>
        </w:r>
        <w:r w:rsidRPr="00EF2754">
          <w:rPr>
            <w:rStyle w:val="Hyperlink"/>
            <w:noProof/>
          </w:rPr>
          <w:t>1.8 Extensión al Juego de Campo Medio (MFG): N Proveedores en Equilibrio</w:t>
        </w:r>
        <w:r>
          <w:rPr>
            <w:noProof/>
            <w:webHidden/>
          </w:rPr>
          <w:tab/>
        </w:r>
        <w:r>
          <w:rPr>
            <w:noProof/>
            <w:webHidden/>
          </w:rPr>
          <w:fldChar w:fldCharType="begin"/>
        </w:r>
        <w:r>
          <w:rPr>
            <w:noProof/>
            <w:webHidden/>
          </w:rPr>
          <w:instrText xml:space="preserve"> PAGEREF _Toc231042662 \h </w:instrText>
        </w:r>
        <w:r>
          <w:rPr>
            <w:noProof/>
            <w:webHidden/>
          </w:rPr>
        </w:r>
        <w:r>
          <w:rPr>
            <w:noProof/>
            <w:webHidden/>
          </w:rPr>
          <w:fldChar w:fldCharType="separate"/>
        </w:r>
        <w:r>
          <w:rPr>
            <w:noProof/>
            <w:webHidden/>
          </w:rPr>
          <w:t>16</w:t>
        </w:r>
        <w:r>
          <w:rPr>
            <w:noProof/>
            <w:webHidden/>
          </w:rPr>
          <w:fldChar w:fldCharType="end"/>
        </w:r>
        <w:r>
          <w:fldChar w:fldCharType="end"/>
        </w:r>
      </w:ins>
    </w:p>
    <w:p w14:paraId="7DA8F911" w14:textId="77777777" w:rsidR="007E5E69" w:rsidRDefault="007E5E69">
      <w:pPr>
        <w:pStyle w:val="TOC3"/>
        <w:tabs>
          <w:tab w:val="right" w:leader="dot" w:pos="9350"/>
        </w:tabs>
        <w:rPr>
          <w:ins w:id="125" w:author="DIEGO CORDOBA URRUTIA" w:date="2026-06-07T04:36:00Z" w16du:dateUtc="2026-06-07T10:36:00Z"/>
          <w:noProof/>
        </w:rPr>
      </w:pPr>
      <w:ins w:id="126" w:author="DIEGO CORDOBA URRUTIA" w:date="2026-06-07T04:36:00Z" w16du:dateUtc="2026-06-07T10:36:00Z">
        <w:r>
          <w:fldChar w:fldCharType="begin"/>
        </w:r>
        <w:r>
          <w:instrText>HYPERLINK \l "_Toc231042663"</w:instrText>
        </w:r>
        <w:r>
          <w:fldChar w:fldCharType="separate"/>
        </w:r>
        <w:r w:rsidRPr="00EF2754">
          <w:rPr>
            <w:rStyle w:val="Hyperlink"/>
            <w:noProof/>
          </w:rPr>
          <w:t>1.8.1 Motivación y Conexión con la Frontera Académica (Zariphopoulou-Souganidis, 2026)</w:t>
        </w:r>
        <w:r>
          <w:rPr>
            <w:noProof/>
            <w:webHidden/>
          </w:rPr>
          <w:tab/>
        </w:r>
        <w:r>
          <w:rPr>
            <w:noProof/>
            <w:webHidden/>
          </w:rPr>
          <w:fldChar w:fldCharType="begin"/>
        </w:r>
        <w:r>
          <w:rPr>
            <w:noProof/>
            <w:webHidden/>
          </w:rPr>
          <w:instrText xml:space="preserve"> PAGEREF _Toc231042663 \h </w:instrText>
        </w:r>
        <w:r>
          <w:rPr>
            <w:noProof/>
            <w:webHidden/>
          </w:rPr>
        </w:r>
        <w:r>
          <w:rPr>
            <w:noProof/>
            <w:webHidden/>
          </w:rPr>
          <w:fldChar w:fldCharType="separate"/>
        </w:r>
        <w:r>
          <w:rPr>
            <w:noProof/>
            <w:webHidden/>
          </w:rPr>
          <w:t>16</w:t>
        </w:r>
        <w:r>
          <w:rPr>
            <w:noProof/>
            <w:webHidden/>
          </w:rPr>
          <w:fldChar w:fldCharType="end"/>
        </w:r>
        <w:r>
          <w:fldChar w:fldCharType="end"/>
        </w:r>
      </w:ins>
    </w:p>
    <w:p w14:paraId="5667EC06" w14:textId="77777777" w:rsidR="007E5E69" w:rsidRDefault="007E5E69">
      <w:pPr>
        <w:pStyle w:val="TOC3"/>
        <w:tabs>
          <w:tab w:val="right" w:leader="dot" w:pos="9350"/>
        </w:tabs>
        <w:rPr>
          <w:ins w:id="127" w:author="DIEGO CORDOBA URRUTIA" w:date="2026-06-07T04:36:00Z" w16du:dateUtc="2026-06-07T10:36:00Z"/>
          <w:noProof/>
        </w:rPr>
      </w:pPr>
      <w:ins w:id="128" w:author="DIEGO CORDOBA URRUTIA" w:date="2026-06-07T04:36:00Z" w16du:dateUtc="2026-06-07T10:36:00Z">
        <w:r>
          <w:fldChar w:fldCharType="begin"/>
        </w:r>
        <w:r>
          <w:instrText>HYPERLINK \l "_Toc231042664"</w:instrText>
        </w:r>
        <w:r>
          <w:fldChar w:fldCharType="separate"/>
        </w:r>
        <w:r w:rsidRPr="00EF2754">
          <w:rPr>
            <w:rStyle w:val="Hyperlink"/>
            <w:noProof/>
          </w:rPr>
          <w:t>1.8.2 El Sistema MFG para el Mercado de Regulación</w:t>
        </w:r>
        <w:r>
          <w:rPr>
            <w:noProof/>
            <w:webHidden/>
          </w:rPr>
          <w:tab/>
        </w:r>
        <w:r>
          <w:rPr>
            <w:noProof/>
            <w:webHidden/>
          </w:rPr>
          <w:fldChar w:fldCharType="begin"/>
        </w:r>
        <w:r>
          <w:rPr>
            <w:noProof/>
            <w:webHidden/>
          </w:rPr>
          <w:instrText xml:space="preserve"> PAGEREF _Toc231042664 \h </w:instrText>
        </w:r>
        <w:r>
          <w:rPr>
            <w:noProof/>
            <w:webHidden/>
          </w:rPr>
        </w:r>
        <w:r>
          <w:rPr>
            <w:noProof/>
            <w:webHidden/>
          </w:rPr>
          <w:fldChar w:fldCharType="separate"/>
        </w:r>
        <w:r>
          <w:rPr>
            <w:noProof/>
            <w:webHidden/>
          </w:rPr>
          <w:t>17</w:t>
        </w:r>
        <w:r>
          <w:rPr>
            <w:noProof/>
            <w:webHidden/>
          </w:rPr>
          <w:fldChar w:fldCharType="end"/>
        </w:r>
        <w:r>
          <w:fldChar w:fldCharType="end"/>
        </w:r>
      </w:ins>
    </w:p>
    <w:p w14:paraId="6BD67CC4" w14:textId="77777777" w:rsidR="007E5E69" w:rsidRDefault="007E5E69">
      <w:pPr>
        <w:pStyle w:val="TOC3"/>
        <w:tabs>
          <w:tab w:val="right" w:leader="dot" w:pos="9350"/>
        </w:tabs>
        <w:rPr>
          <w:ins w:id="129" w:author="DIEGO CORDOBA URRUTIA" w:date="2026-06-07T04:36:00Z" w16du:dateUtc="2026-06-07T10:36:00Z"/>
          <w:noProof/>
        </w:rPr>
      </w:pPr>
      <w:ins w:id="130" w:author="DIEGO CORDOBA URRUTIA" w:date="2026-06-07T04:36:00Z" w16du:dateUtc="2026-06-07T10:36:00Z">
        <w:r>
          <w:lastRenderedPageBreak/>
          <w:fldChar w:fldCharType="begin"/>
        </w:r>
        <w:r>
          <w:instrText>HYPERLINK \l "_Toc231042665"</w:instrText>
        </w:r>
        <w:r>
          <w:fldChar w:fldCharType="separate"/>
        </w:r>
        <w:r w:rsidRPr="00EF2754">
          <w:rPr>
            <w:rStyle w:val="Hyperlink"/>
            <w:noProof/>
          </w:rPr>
          <w:t>1.8.3 Resolución Numérica via Deep FBSDE (Yang-Xiong-Wang, 2026)</w:t>
        </w:r>
        <w:r>
          <w:rPr>
            <w:noProof/>
            <w:webHidden/>
          </w:rPr>
          <w:tab/>
        </w:r>
        <w:r>
          <w:rPr>
            <w:noProof/>
            <w:webHidden/>
          </w:rPr>
          <w:fldChar w:fldCharType="begin"/>
        </w:r>
        <w:r>
          <w:rPr>
            <w:noProof/>
            <w:webHidden/>
          </w:rPr>
          <w:instrText xml:space="preserve"> PAGEREF _Toc231042665 \h </w:instrText>
        </w:r>
        <w:r>
          <w:rPr>
            <w:noProof/>
            <w:webHidden/>
          </w:rPr>
        </w:r>
        <w:r>
          <w:rPr>
            <w:noProof/>
            <w:webHidden/>
          </w:rPr>
          <w:fldChar w:fldCharType="separate"/>
        </w:r>
        <w:r>
          <w:rPr>
            <w:noProof/>
            <w:webHidden/>
          </w:rPr>
          <w:t>17</w:t>
        </w:r>
        <w:r>
          <w:rPr>
            <w:noProof/>
            <w:webHidden/>
          </w:rPr>
          <w:fldChar w:fldCharType="end"/>
        </w:r>
        <w:r>
          <w:fldChar w:fldCharType="end"/>
        </w:r>
      </w:ins>
    </w:p>
    <w:p w14:paraId="1E7D5C33" w14:textId="77777777" w:rsidR="007E5E69" w:rsidRDefault="007E5E69">
      <w:pPr>
        <w:pStyle w:val="TOC3"/>
        <w:tabs>
          <w:tab w:val="right" w:leader="dot" w:pos="9350"/>
        </w:tabs>
        <w:rPr>
          <w:ins w:id="131" w:author="DIEGO CORDOBA URRUTIA" w:date="2026-06-07T04:36:00Z" w16du:dateUtc="2026-06-07T10:36:00Z"/>
          <w:noProof/>
        </w:rPr>
      </w:pPr>
      <w:ins w:id="132" w:author="DIEGO CORDOBA URRUTIA" w:date="2026-06-07T04:36:00Z" w16du:dateUtc="2026-06-07T10:36:00Z">
        <w:r>
          <w:fldChar w:fldCharType="begin"/>
        </w:r>
        <w:r>
          <w:instrText>HYPERLINK \l "_Toc231042666"</w:instrText>
        </w:r>
        <w:r>
          <w:fldChar w:fldCharType="separate"/>
        </w:r>
        <w:r w:rsidRPr="00EF2754">
          <w:rPr>
            <w:rStyle w:val="Hyperlink"/>
            <w:noProof/>
          </w:rPr>
          <w:t>1.8.4 Impacto en el Precio del Contrato bajo Equilibrio MFG</w:t>
        </w:r>
        <w:r>
          <w:rPr>
            <w:noProof/>
            <w:webHidden/>
          </w:rPr>
          <w:tab/>
        </w:r>
        <w:r>
          <w:rPr>
            <w:noProof/>
            <w:webHidden/>
          </w:rPr>
          <w:fldChar w:fldCharType="begin"/>
        </w:r>
        <w:r>
          <w:rPr>
            <w:noProof/>
            <w:webHidden/>
          </w:rPr>
          <w:instrText xml:space="preserve"> PAGEREF _Toc231042666 \h </w:instrText>
        </w:r>
        <w:r>
          <w:rPr>
            <w:noProof/>
            <w:webHidden/>
          </w:rPr>
        </w:r>
        <w:r>
          <w:rPr>
            <w:noProof/>
            <w:webHidden/>
          </w:rPr>
          <w:fldChar w:fldCharType="separate"/>
        </w:r>
        <w:r>
          <w:rPr>
            <w:noProof/>
            <w:webHidden/>
          </w:rPr>
          <w:t>18</w:t>
        </w:r>
        <w:r>
          <w:rPr>
            <w:noProof/>
            <w:webHidden/>
          </w:rPr>
          <w:fldChar w:fldCharType="end"/>
        </w:r>
        <w:r>
          <w:fldChar w:fldCharType="end"/>
        </w:r>
      </w:ins>
    </w:p>
    <w:p w14:paraId="4A46C0B5" w14:textId="77777777" w:rsidR="007E5E69" w:rsidRDefault="007E5E69">
      <w:pPr>
        <w:pStyle w:val="TOC1"/>
        <w:tabs>
          <w:tab w:val="right" w:leader="dot" w:pos="9350"/>
        </w:tabs>
        <w:rPr>
          <w:ins w:id="133" w:author="DIEGO CORDOBA URRUTIA" w:date="2026-06-07T04:36:00Z" w16du:dateUtc="2026-06-07T10:36:00Z"/>
          <w:noProof/>
        </w:rPr>
      </w:pPr>
      <w:ins w:id="134" w:author="DIEGO CORDOBA URRUTIA" w:date="2026-06-07T04:36:00Z" w16du:dateUtc="2026-06-07T10:36:00Z">
        <w:r>
          <w:fldChar w:fldCharType="begin"/>
        </w:r>
        <w:r>
          <w:instrText>HYPERLINK \l "_Toc231042667"</w:instrText>
        </w:r>
        <w:r>
          <w:fldChar w:fldCharType="separate"/>
        </w:r>
        <w:r w:rsidRPr="00EF2754">
          <w:rPr>
            <w:rStyle w:val="Hyperlink"/>
            <w:noProof/>
          </w:rPr>
          <w:t>Capítulo 2 El Servicio Ancilar como Opción Real Americana con Barrera</w:t>
        </w:r>
        <w:r>
          <w:rPr>
            <w:noProof/>
            <w:webHidden/>
          </w:rPr>
          <w:tab/>
        </w:r>
        <w:r>
          <w:rPr>
            <w:noProof/>
            <w:webHidden/>
          </w:rPr>
          <w:fldChar w:fldCharType="begin"/>
        </w:r>
        <w:r>
          <w:rPr>
            <w:noProof/>
            <w:webHidden/>
          </w:rPr>
          <w:instrText xml:space="preserve"> PAGEREF _Toc231042667 \h </w:instrText>
        </w:r>
        <w:r>
          <w:rPr>
            <w:noProof/>
            <w:webHidden/>
          </w:rPr>
        </w:r>
        <w:r>
          <w:rPr>
            <w:noProof/>
            <w:webHidden/>
          </w:rPr>
          <w:fldChar w:fldCharType="separate"/>
        </w:r>
        <w:r>
          <w:rPr>
            <w:noProof/>
            <w:webHidden/>
          </w:rPr>
          <w:t>18</w:t>
        </w:r>
        <w:r>
          <w:rPr>
            <w:noProof/>
            <w:webHidden/>
          </w:rPr>
          <w:fldChar w:fldCharType="end"/>
        </w:r>
        <w:r>
          <w:fldChar w:fldCharType="end"/>
        </w:r>
      </w:ins>
    </w:p>
    <w:p w14:paraId="175BB1BA" w14:textId="77777777" w:rsidR="007E5E69" w:rsidRDefault="007E5E69">
      <w:pPr>
        <w:pStyle w:val="TOC2"/>
        <w:tabs>
          <w:tab w:val="right" w:leader="dot" w:pos="9350"/>
        </w:tabs>
        <w:rPr>
          <w:ins w:id="135" w:author="DIEGO CORDOBA URRUTIA" w:date="2026-06-07T04:36:00Z" w16du:dateUtc="2026-06-07T10:36:00Z"/>
          <w:noProof/>
        </w:rPr>
      </w:pPr>
      <w:ins w:id="136" w:author="DIEGO CORDOBA URRUTIA" w:date="2026-06-07T04:36:00Z" w16du:dateUtc="2026-06-07T10:36:00Z">
        <w:r>
          <w:fldChar w:fldCharType="begin"/>
        </w:r>
        <w:r>
          <w:instrText>HYPERLINK \l "_Toc231042668"</w:instrText>
        </w:r>
        <w:r>
          <w:fldChar w:fldCharType="separate"/>
        </w:r>
        <w:r w:rsidRPr="00EF2754">
          <w:rPr>
            <w:rStyle w:val="Hyperlink"/>
            <w:noProof/>
          </w:rPr>
          <w:t>2.1 Introducción</w:t>
        </w:r>
        <w:r>
          <w:rPr>
            <w:noProof/>
            <w:webHidden/>
          </w:rPr>
          <w:tab/>
        </w:r>
        <w:r>
          <w:rPr>
            <w:noProof/>
            <w:webHidden/>
          </w:rPr>
          <w:fldChar w:fldCharType="begin"/>
        </w:r>
        <w:r>
          <w:rPr>
            <w:noProof/>
            <w:webHidden/>
          </w:rPr>
          <w:instrText xml:space="preserve"> PAGEREF _Toc231042668 \h </w:instrText>
        </w:r>
        <w:r>
          <w:rPr>
            <w:noProof/>
            <w:webHidden/>
          </w:rPr>
        </w:r>
        <w:r>
          <w:rPr>
            <w:noProof/>
            <w:webHidden/>
          </w:rPr>
          <w:fldChar w:fldCharType="separate"/>
        </w:r>
        <w:r>
          <w:rPr>
            <w:noProof/>
            <w:webHidden/>
          </w:rPr>
          <w:t>18</w:t>
        </w:r>
        <w:r>
          <w:rPr>
            <w:noProof/>
            <w:webHidden/>
          </w:rPr>
          <w:fldChar w:fldCharType="end"/>
        </w:r>
        <w:r>
          <w:fldChar w:fldCharType="end"/>
        </w:r>
      </w:ins>
    </w:p>
    <w:p w14:paraId="33BDFB79" w14:textId="77777777" w:rsidR="007E5E69" w:rsidRDefault="007E5E69">
      <w:pPr>
        <w:pStyle w:val="TOC2"/>
        <w:tabs>
          <w:tab w:val="right" w:leader="dot" w:pos="9350"/>
        </w:tabs>
        <w:rPr>
          <w:ins w:id="137" w:author="DIEGO CORDOBA URRUTIA" w:date="2026-06-07T04:36:00Z" w16du:dateUtc="2026-06-07T10:36:00Z"/>
          <w:noProof/>
        </w:rPr>
      </w:pPr>
      <w:ins w:id="138" w:author="DIEGO CORDOBA URRUTIA" w:date="2026-06-07T04:36:00Z" w16du:dateUtc="2026-06-07T10:36:00Z">
        <w:r>
          <w:fldChar w:fldCharType="begin"/>
        </w:r>
        <w:r>
          <w:instrText>HYPERLINK \l "_Toc231042669"</w:instrText>
        </w:r>
        <w:r>
          <w:fldChar w:fldCharType="separate"/>
        </w:r>
        <w:r w:rsidRPr="00EF2754">
          <w:rPr>
            <w:rStyle w:val="Hyperlink"/>
            <w:noProof/>
          </w:rPr>
          <w:t>2.2 Definición del Contrato</w:t>
        </w:r>
        <w:r>
          <w:rPr>
            <w:noProof/>
            <w:webHidden/>
          </w:rPr>
          <w:tab/>
        </w:r>
        <w:r>
          <w:rPr>
            <w:noProof/>
            <w:webHidden/>
          </w:rPr>
          <w:fldChar w:fldCharType="begin"/>
        </w:r>
        <w:r>
          <w:rPr>
            <w:noProof/>
            <w:webHidden/>
          </w:rPr>
          <w:instrText xml:space="preserve"> PAGEREF _Toc231042669 \h </w:instrText>
        </w:r>
        <w:r>
          <w:rPr>
            <w:noProof/>
            <w:webHidden/>
          </w:rPr>
        </w:r>
        <w:r>
          <w:rPr>
            <w:noProof/>
            <w:webHidden/>
          </w:rPr>
          <w:fldChar w:fldCharType="separate"/>
        </w:r>
        <w:r>
          <w:rPr>
            <w:noProof/>
            <w:webHidden/>
          </w:rPr>
          <w:t>19</w:t>
        </w:r>
        <w:r>
          <w:rPr>
            <w:noProof/>
            <w:webHidden/>
          </w:rPr>
          <w:fldChar w:fldCharType="end"/>
        </w:r>
        <w:r>
          <w:fldChar w:fldCharType="end"/>
        </w:r>
      </w:ins>
    </w:p>
    <w:p w14:paraId="1A650EB3" w14:textId="77777777" w:rsidR="007E5E69" w:rsidRDefault="007E5E69">
      <w:pPr>
        <w:pStyle w:val="TOC2"/>
        <w:tabs>
          <w:tab w:val="right" w:leader="dot" w:pos="9350"/>
        </w:tabs>
        <w:rPr>
          <w:ins w:id="139" w:author="DIEGO CORDOBA URRUTIA" w:date="2026-06-07T04:36:00Z" w16du:dateUtc="2026-06-07T10:36:00Z"/>
          <w:noProof/>
        </w:rPr>
      </w:pPr>
      <w:ins w:id="140" w:author="DIEGO CORDOBA URRUTIA" w:date="2026-06-07T04:36:00Z" w16du:dateUtc="2026-06-07T10:36:00Z">
        <w:r>
          <w:fldChar w:fldCharType="begin"/>
        </w:r>
        <w:r>
          <w:instrText>HYPERLINK \l "_Toc231042670"</w:instrText>
        </w:r>
        <w:r>
          <w:fldChar w:fldCharType="separate"/>
        </w:r>
        <w:r w:rsidRPr="00EF2754">
          <w:rPr>
            <w:rStyle w:val="Hyperlink"/>
            <w:noProof/>
          </w:rPr>
          <w:t>2.3 La Frontera Libre y el Algoritmo PSOR</w:t>
        </w:r>
        <w:r>
          <w:rPr>
            <w:noProof/>
            <w:webHidden/>
          </w:rPr>
          <w:tab/>
        </w:r>
        <w:r>
          <w:rPr>
            <w:noProof/>
            <w:webHidden/>
          </w:rPr>
          <w:fldChar w:fldCharType="begin"/>
        </w:r>
        <w:r>
          <w:rPr>
            <w:noProof/>
            <w:webHidden/>
          </w:rPr>
          <w:instrText xml:space="preserve"> PAGEREF _Toc231042670 \h </w:instrText>
        </w:r>
        <w:r>
          <w:rPr>
            <w:noProof/>
            <w:webHidden/>
          </w:rPr>
        </w:r>
        <w:r>
          <w:rPr>
            <w:noProof/>
            <w:webHidden/>
          </w:rPr>
          <w:fldChar w:fldCharType="separate"/>
        </w:r>
        <w:r>
          <w:rPr>
            <w:noProof/>
            <w:webHidden/>
          </w:rPr>
          <w:t>19</w:t>
        </w:r>
        <w:r>
          <w:rPr>
            <w:noProof/>
            <w:webHidden/>
          </w:rPr>
          <w:fldChar w:fldCharType="end"/>
        </w:r>
        <w:r>
          <w:fldChar w:fldCharType="end"/>
        </w:r>
      </w:ins>
    </w:p>
    <w:p w14:paraId="31F1B648" w14:textId="77777777" w:rsidR="007E5E69" w:rsidRDefault="007E5E69">
      <w:pPr>
        <w:pStyle w:val="TOC2"/>
        <w:tabs>
          <w:tab w:val="right" w:leader="dot" w:pos="9350"/>
        </w:tabs>
        <w:rPr>
          <w:ins w:id="141" w:author="DIEGO CORDOBA URRUTIA" w:date="2026-06-07T04:36:00Z" w16du:dateUtc="2026-06-07T10:36:00Z"/>
          <w:noProof/>
        </w:rPr>
      </w:pPr>
      <w:ins w:id="142" w:author="DIEGO CORDOBA URRUTIA" w:date="2026-06-07T04:36:00Z" w16du:dateUtc="2026-06-07T10:36:00Z">
        <w:r>
          <w:fldChar w:fldCharType="begin"/>
        </w:r>
        <w:r>
          <w:instrText>HYPERLINK \l "_Toc231042671"</w:instrText>
        </w:r>
        <w:r>
          <w:fldChar w:fldCharType="separate"/>
        </w:r>
        <w:r w:rsidRPr="00EF2754">
          <w:rPr>
            <w:rStyle w:val="Hyperlink"/>
            <w:noProof/>
          </w:rPr>
          <w:t>2.4 Descomposición del Precio</w:t>
        </w:r>
        <w:r>
          <w:rPr>
            <w:noProof/>
            <w:webHidden/>
          </w:rPr>
          <w:tab/>
        </w:r>
        <w:r>
          <w:rPr>
            <w:noProof/>
            <w:webHidden/>
          </w:rPr>
          <w:fldChar w:fldCharType="begin"/>
        </w:r>
        <w:r>
          <w:rPr>
            <w:noProof/>
            <w:webHidden/>
          </w:rPr>
          <w:instrText xml:space="preserve"> PAGEREF _Toc231042671 \h </w:instrText>
        </w:r>
        <w:r>
          <w:rPr>
            <w:noProof/>
            <w:webHidden/>
          </w:rPr>
        </w:r>
        <w:r>
          <w:rPr>
            <w:noProof/>
            <w:webHidden/>
          </w:rPr>
          <w:fldChar w:fldCharType="separate"/>
        </w:r>
        <w:r>
          <w:rPr>
            <w:noProof/>
            <w:webHidden/>
          </w:rPr>
          <w:t>20</w:t>
        </w:r>
        <w:r>
          <w:rPr>
            <w:noProof/>
            <w:webHidden/>
          </w:rPr>
          <w:fldChar w:fldCharType="end"/>
        </w:r>
        <w:r>
          <w:fldChar w:fldCharType="end"/>
        </w:r>
      </w:ins>
    </w:p>
    <w:p w14:paraId="20EAA60D" w14:textId="77777777" w:rsidR="007E5E69" w:rsidRDefault="007E5E69">
      <w:pPr>
        <w:pStyle w:val="TOC2"/>
        <w:tabs>
          <w:tab w:val="right" w:leader="dot" w:pos="9350"/>
        </w:tabs>
        <w:rPr>
          <w:ins w:id="143" w:author="DIEGO CORDOBA URRUTIA" w:date="2026-06-07T04:36:00Z" w16du:dateUtc="2026-06-07T10:36:00Z"/>
          <w:noProof/>
        </w:rPr>
      </w:pPr>
      <w:ins w:id="144" w:author="DIEGO CORDOBA URRUTIA" w:date="2026-06-07T04:36:00Z" w16du:dateUtc="2026-06-07T10:36:00Z">
        <w:r>
          <w:fldChar w:fldCharType="begin"/>
        </w:r>
        <w:r>
          <w:instrText>HYPERLINK \l "_Toc231042672"</w:instrText>
        </w:r>
        <w:r>
          <w:fldChar w:fldCharType="separate"/>
        </w:r>
        <w:r w:rsidRPr="00EF2754">
          <w:rPr>
            <w:rStyle w:val="Hyperlink"/>
            <w:noProof/>
          </w:rPr>
          <w:t>2.5 Las ‘Griegas’ del Contrato de Regulación</w:t>
        </w:r>
        <w:r>
          <w:rPr>
            <w:noProof/>
            <w:webHidden/>
          </w:rPr>
          <w:tab/>
        </w:r>
        <w:r>
          <w:rPr>
            <w:noProof/>
            <w:webHidden/>
          </w:rPr>
          <w:fldChar w:fldCharType="begin"/>
        </w:r>
        <w:r>
          <w:rPr>
            <w:noProof/>
            <w:webHidden/>
          </w:rPr>
          <w:instrText xml:space="preserve"> PAGEREF _Toc231042672 \h </w:instrText>
        </w:r>
        <w:r>
          <w:rPr>
            <w:noProof/>
            <w:webHidden/>
          </w:rPr>
        </w:r>
        <w:r>
          <w:rPr>
            <w:noProof/>
            <w:webHidden/>
          </w:rPr>
          <w:fldChar w:fldCharType="separate"/>
        </w:r>
        <w:r>
          <w:rPr>
            <w:noProof/>
            <w:webHidden/>
          </w:rPr>
          <w:t>20</w:t>
        </w:r>
        <w:r>
          <w:rPr>
            <w:noProof/>
            <w:webHidden/>
          </w:rPr>
          <w:fldChar w:fldCharType="end"/>
        </w:r>
        <w:r>
          <w:fldChar w:fldCharType="end"/>
        </w:r>
      </w:ins>
    </w:p>
    <w:p w14:paraId="64F0F58C" w14:textId="77777777" w:rsidR="007E5E69" w:rsidRDefault="007E5E69">
      <w:pPr>
        <w:pStyle w:val="TOC2"/>
        <w:tabs>
          <w:tab w:val="right" w:leader="dot" w:pos="9350"/>
        </w:tabs>
        <w:rPr>
          <w:ins w:id="145" w:author="DIEGO CORDOBA URRUTIA" w:date="2026-06-07T04:36:00Z" w16du:dateUtc="2026-06-07T10:36:00Z"/>
          <w:noProof/>
        </w:rPr>
      </w:pPr>
      <w:ins w:id="146" w:author="DIEGO CORDOBA URRUTIA" w:date="2026-06-07T04:36:00Z" w16du:dateUtc="2026-06-07T10:36:00Z">
        <w:r>
          <w:fldChar w:fldCharType="begin"/>
        </w:r>
        <w:r>
          <w:instrText>HYPERLINK \l "_Toc231042673"</w:instrText>
        </w:r>
        <w:r>
          <w:fldChar w:fldCharType="separate"/>
        </w:r>
        <w:r w:rsidRPr="00EF2754">
          <w:rPr>
            <w:rStyle w:val="Hyperlink"/>
            <w:noProof/>
          </w:rPr>
          <w:t>2.6 Complementariedades Estratégicas entre Servicios Ancilares</w:t>
        </w:r>
        <w:r>
          <w:rPr>
            <w:noProof/>
            <w:webHidden/>
          </w:rPr>
          <w:tab/>
        </w:r>
        <w:r>
          <w:rPr>
            <w:noProof/>
            <w:webHidden/>
          </w:rPr>
          <w:fldChar w:fldCharType="begin"/>
        </w:r>
        <w:r>
          <w:rPr>
            <w:noProof/>
            <w:webHidden/>
          </w:rPr>
          <w:instrText xml:space="preserve"> PAGEREF _Toc231042673 \h </w:instrText>
        </w:r>
        <w:r>
          <w:rPr>
            <w:noProof/>
            <w:webHidden/>
          </w:rPr>
        </w:r>
        <w:r>
          <w:rPr>
            <w:noProof/>
            <w:webHidden/>
          </w:rPr>
          <w:fldChar w:fldCharType="separate"/>
        </w:r>
        <w:r>
          <w:rPr>
            <w:noProof/>
            <w:webHidden/>
          </w:rPr>
          <w:t>21</w:t>
        </w:r>
        <w:r>
          <w:rPr>
            <w:noProof/>
            <w:webHidden/>
          </w:rPr>
          <w:fldChar w:fldCharType="end"/>
        </w:r>
        <w:r>
          <w:fldChar w:fldCharType="end"/>
        </w:r>
      </w:ins>
    </w:p>
    <w:p w14:paraId="0B08D7E0" w14:textId="77777777" w:rsidR="007E5E69" w:rsidRDefault="007E5E69">
      <w:pPr>
        <w:pStyle w:val="TOC3"/>
        <w:tabs>
          <w:tab w:val="right" w:leader="dot" w:pos="9350"/>
        </w:tabs>
        <w:rPr>
          <w:ins w:id="147" w:author="DIEGO CORDOBA URRUTIA" w:date="2026-06-07T04:36:00Z" w16du:dateUtc="2026-06-07T10:36:00Z"/>
          <w:noProof/>
        </w:rPr>
      </w:pPr>
      <w:ins w:id="148" w:author="DIEGO CORDOBA URRUTIA" w:date="2026-06-07T04:36:00Z" w16du:dateUtc="2026-06-07T10:36:00Z">
        <w:r>
          <w:fldChar w:fldCharType="begin"/>
        </w:r>
        <w:r>
          <w:instrText>HYPERLINK \l "_Toc231042674"</w:instrText>
        </w:r>
        <w:r>
          <w:fldChar w:fldCharType="separate"/>
        </w:r>
        <w:r w:rsidRPr="00EF2754">
          <w:rPr>
            <w:rStyle w:val="Hyperlink"/>
            <w:noProof/>
          </w:rPr>
          <w:t>2.6.1 El Problema de Bundling</w:t>
        </w:r>
        <w:r>
          <w:rPr>
            <w:noProof/>
            <w:webHidden/>
          </w:rPr>
          <w:tab/>
        </w:r>
        <w:r>
          <w:rPr>
            <w:noProof/>
            <w:webHidden/>
          </w:rPr>
          <w:fldChar w:fldCharType="begin"/>
        </w:r>
        <w:r>
          <w:rPr>
            <w:noProof/>
            <w:webHidden/>
          </w:rPr>
          <w:instrText xml:space="preserve"> PAGEREF _Toc231042674 \h </w:instrText>
        </w:r>
        <w:r>
          <w:rPr>
            <w:noProof/>
            <w:webHidden/>
          </w:rPr>
        </w:r>
        <w:r>
          <w:rPr>
            <w:noProof/>
            <w:webHidden/>
          </w:rPr>
          <w:fldChar w:fldCharType="separate"/>
        </w:r>
        <w:r>
          <w:rPr>
            <w:noProof/>
            <w:webHidden/>
          </w:rPr>
          <w:t>21</w:t>
        </w:r>
        <w:r>
          <w:rPr>
            <w:noProof/>
            <w:webHidden/>
          </w:rPr>
          <w:fldChar w:fldCharType="end"/>
        </w:r>
        <w:r>
          <w:fldChar w:fldCharType="end"/>
        </w:r>
      </w:ins>
    </w:p>
    <w:p w14:paraId="6D4E61F2" w14:textId="77777777" w:rsidR="007E5E69" w:rsidRDefault="007E5E69">
      <w:pPr>
        <w:pStyle w:val="TOC3"/>
        <w:tabs>
          <w:tab w:val="right" w:leader="dot" w:pos="9350"/>
        </w:tabs>
        <w:rPr>
          <w:ins w:id="149" w:author="DIEGO CORDOBA URRUTIA" w:date="2026-06-07T04:36:00Z" w16du:dateUtc="2026-06-07T10:36:00Z"/>
          <w:noProof/>
        </w:rPr>
      </w:pPr>
      <w:ins w:id="150" w:author="DIEGO CORDOBA URRUTIA" w:date="2026-06-07T04:36:00Z" w16du:dateUtc="2026-06-07T10:36:00Z">
        <w:r>
          <w:fldChar w:fldCharType="begin"/>
        </w:r>
        <w:r>
          <w:instrText>HYPERLINK \l "_Toc231042675"</w:instrText>
        </w:r>
        <w:r>
          <w:fldChar w:fldCharType="separate"/>
        </w:r>
        <w:r w:rsidRPr="00EF2754">
          <w:rPr>
            <w:rStyle w:val="Hyperlink"/>
            <w:noProof/>
          </w:rPr>
          <w:t>2.6.2 La Función de Valor Conjunta — HJB de Bundling</w:t>
        </w:r>
        <w:r>
          <w:rPr>
            <w:noProof/>
            <w:webHidden/>
          </w:rPr>
          <w:tab/>
        </w:r>
        <w:r>
          <w:rPr>
            <w:noProof/>
            <w:webHidden/>
          </w:rPr>
          <w:fldChar w:fldCharType="begin"/>
        </w:r>
        <w:r>
          <w:rPr>
            <w:noProof/>
            <w:webHidden/>
          </w:rPr>
          <w:instrText xml:space="preserve"> PAGEREF _Toc231042675 \h </w:instrText>
        </w:r>
        <w:r>
          <w:rPr>
            <w:noProof/>
            <w:webHidden/>
          </w:rPr>
        </w:r>
        <w:r>
          <w:rPr>
            <w:noProof/>
            <w:webHidden/>
          </w:rPr>
          <w:fldChar w:fldCharType="separate"/>
        </w:r>
        <w:r>
          <w:rPr>
            <w:noProof/>
            <w:webHidden/>
          </w:rPr>
          <w:t>21</w:t>
        </w:r>
        <w:r>
          <w:rPr>
            <w:noProof/>
            <w:webHidden/>
          </w:rPr>
          <w:fldChar w:fldCharType="end"/>
        </w:r>
        <w:r>
          <w:fldChar w:fldCharType="end"/>
        </w:r>
      </w:ins>
    </w:p>
    <w:p w14:paraId="73107C3E" w14:textId="77777777" w:rsidR="007E5E69" w:rsidRDefault="007E5E69">
      <w:pPr>
        <w:pStyle w:val="TOC3"/>
        <w:tabs>
          <w:tab w:val="right" w:leader="dot" w:pos="9350"/>
        </w:tabs>
        <w:rPr>
          <w:ins w:id="151" w:author="DIEGO CORDOBA URRUTIA" w:date="2026-06-07T04:36:00Z" w16du:dateUtc="2026-06-07T10:36:00Z"/>
          <w:noProof/>
        </w:rPr>
      </w:pPr>
      <w:ins w:id="152" w:author="DIEGO CORDOBA URRUTIA" w:date="2026-06-07T04:36:00Z" w16du:dateUtc="2026-06-07T10:36:00Z">
        <w:r>
          <w:fldChar w:fldCharType="begin"/>
        </w:r>
        <w:r>
          <w:instrText>HYPERLINK \l "_Toc231042676"</w:instrText>
        </w:r>
        <w:r>
          <w:fldChar w:fldCharType="separate"/>
        </w:r>
        <w:r w:rsidRPr="00EF2754">
          <w:rPr>
            <w:rStyle w:val="Hyperlink"/>
            <w:noProof/>
          </w:rPr>
          <w:t>2.6.3 La Prima de Bundling y la Supermodularidad</w:t>
        </w:r>
        <w:r>
          <w:rPr>
            <w:noProof/>
            <w:webHidden/>
          </w:rPr>
          <w:tab/>
        </w:r>
        <w:r>
          <w:rPr>
            <w:noProof/>
            <w:webHidden/>
          </w:rPr>
          <w:fldChar w:fldCharType="begin"/>
        </w:r>
        <w:r>
          <w:rPr>
            <w:noProof/>
            <w:webHidden/>
          </w:rPr>
          <w:instrText xml:space="preserve"> PAGEREF _Toc231042676 \h </w:instrText>
        </w:r>
        <w:r>
          <w:rPr>
            <w:noProof/>
            <w:webHidden/>
          </w:rPr>
        </w:r>
        <w:r>
          <w:rPr>
            <w:noProof/>
            <w:webHidden/>
          </w:rPr>
          <w:fldChar w:fldCharType="separate"/>
        </w:r>
        <w:r>
          <w:rPr>
            <w:noProof/>
            <w:webHidden/>
          </w:rPr>
          <w:t>22</w:t>
        </w:r>
        <w:r>
          <w:rPr>
            <w:noProof/>
            <w:webHidden/>
          </w:rPr>
          <w:fldChar w:fldCharType="end"/>
        </w:r>
        <w:r>
          <w:fldChar w:fldCharType="end"/>
        </w:r>
      </w:ins>
    </w:p>
    <w:p w14:paraId="5A7B55FA" w14:textId="77777777" w:rsidR="007E5E69" w:rsidRDefault="007E5E69">
      <w:pPr>
        <w:pStyle w:val="TOC3"/>
        <w:tabs>
          <w:tab w:val="right" w:leader="dot" w:pos="9350"/>
        </w:tabs>
        <w:rPr>
          <w:ins w:id="153" w:author="DIEGO CORDOBA URRUTIA" w:date="2026-06-07T04:36:00Z" w16du:dateUtc="2026-06-07T10:36:00Z"/>
          <w:noProof/>
        </w:rPr>
      </w:pPr>
      <w:ins w:id="154" w:author="DIEGO CORDOBA URRUTIA" w:date="2026-06-07T04:36:00Z" w16du:dateUtc="2026-06-07T10:36:00Z">
        <w:r>
          <w:fldChar w:fldCharType="begin"/>
        </w:r>
        <w:r>
          <w:instrText>HYPERLINK \l "_Toc231042677"</w:instrText>
        </w:r>
        <w:r>
          <w:fldChar w:fldCharType="separate"/>
        </w:r>
        <w:r w:rsidRPr="00EF2754">
          <w:rPr>
            <w:rStyle w:val="Hyperlink"/>
            <w:noProof/>
          </w:rPr>
          <w:t>2.6.4 Consecuencias para el Mecanismo de Subasta (Capítulo 4)</w:t>
        </w:r>
        <w:r>
          <w:rPr>
            <w:noProof/>
            <w:webHidden/>
          </w:rPr>
          <w:tab/>
        </w:r>
        <w:r>
          <w:rPr>
            <w:noProof/>
            <w:webHidden/>
          </w:rPr>
          <w:fldChar w:fldCharType="begin"/>
        </w:r>
        <w:r>
          <w:rPr>
            <w:noProof/>
            <w:webHidden/>
          </w:rPr>
          <w:instrText xml:space="preserve"> PAGEREF _Toc231042677 \h </w:instrText>
        </w:r>
        <w:r>
          <w:rPr>
            <w:noProof/>
            <w:webHidden/>
          </w:rPr>
        </w:r>
        <w:r>
          <w:rPr>
            <w:noProof/>
            <w:webHidden/>
          </w:rPr>
          <w:fldChar w:fldCharType="separate"/>
        </w:r>
        <w:r>
          <w:rPr>
            <w:noProof/>
            <w:webHidden/>
          </w:rPr>
          <w:t>23</w:t>
        </w:r>
        <w:r>
          <w:rPr>
            <w:noProof/>
            <w:webHidden/>
          </w:rPr>
          <w:fldChar w:fldCharType="end"/>
        </w:r>
        <w:r>
          <w:fldChar w:fldCharType="end"/>
        </w:r>
      </w:ins>
    </w:p>
    <w:p w14:paraId="489E309C" w14:textId="77777777" w:rsidR="007E5E69" w:rsidRDefault="007E5E69">
      <w:pPr>
        <w:pStyle w:val="TOC1"/>
        <w:tabs>
          <w:tab w:val="right" w:leader="dot" w:pos="9350"/>
        </w:tabs>
        <w:rPr>
          <w:ins w:id="155" w:author="DIEGO CORDOBA URRUTIA" w:date="2026-06-07T04:36:00Z" w16du:dateUtc="2026-06-07T10:36:00Z"/>
          <w:noProof/>
        </w:rPr>
      </w:pPr>
      <w:ins w:id="156" w:author="DIEGO CORDOBA URRUTIA" w:date="2026-06-07T04:36:00Z" w16du:dateUtc="2026-06-07T10:36:00Z">
        <w:r>
          <w:fldChar w:fldCharType="begin"/>
        </w:r>
        <w:r>
          <w:instrText>HYPERLINK \l "_Toc231042678"</w:instrText>
        </w:r>
        <w:r>
          <w:fldChar w:fldCharType="separate"/>
        </w:r>
        <w:r w:rsidRPr="00EF2754">
          <w:rPr>
            <w:rStyle w:val="Hyperlink"/>
            <w:noProof/>
          </w:rPr>
          <w:t>Capítulo 3 Valoración bajo Ambigüedad — El Agente DRL como Adversario Bayesiano</w:t>
        </w:r>
        <w:r>
          <w:rPr>
            <w:noProof/>
            <w:webHidden/>
          </w:rPr>
          <w:tab/>
        </w:r>
        <w:r>
          <w:rPr>
            <w:noProof/>
            <w:webHidden/>
          </w:rPr>
          <w:fldChar w:fldCharType="begin"/>
        </w:r>
        <w:r>
          <w:rPr>
            <w:noProof/>
            <w:webHidden/>
          </w:rPr>
          <w:instrText xml:space="preserve"> PAGEREF _Toc231042678 \h </w:instrText>
        </w:r>
        <w:r>
          <w:rPr>
            <w:noProof/>
            <w:webHidden/>
          </w:rPr>
        </w:r>
        <w:r>
          <w:rPr>
            <w:noProof/>
            <w:webHidden/>
          </w:rPr>
          <w:fldChar w:fldCharType="separate"/>
        </w:r>
        <w:r>
          <w:rPr>
            <w:noProof/>
            <w:webHidden/>
          </w:rPr>
          <w:t>23</w:t>
        </w:r>
        <w:r>
          <w:rPr>
            <w:noProof/>
            <w:webHidden/>
          </w:rPr>
          <w:fldChar w:fldCharType="end"/>
        </w:r>
        <w:r>
          <w:fldChar w:fldCharType="end"/>
        </w:r>
      </w:ins>
    </w:p>
    <w:p w14:paraId="77BBB3E0" w14:textId="77777777" w:rsidR="007E5E69" w:rsidRDefault="007E5E69">
      <w:pPr>
        <w:pStyle w:val="TOC2"/>
        <w:tabs>
          <w:tab w:val="right" w:leader="dot" w:pos="9350"/>
        </w:tabs>
        <w:rPr>
          <w:ins w:id="157" w:author="DIEGO CORDOBA URRUTIA" w:date="2026-06-07T04:36:00Z" w16du:dateUtc="2026-06-07T10:36:00Z"/>
          <w:noProof/>
        </w:rPr>
      </w:pPr>
      <w:ins w:id="158" w:author="DIEGO CORDOBA URRUTIA" w:date="2026-06-07T04:36:00Z" w16du:dateUtc="2026-06-07T10:36:00Z">
        <w:r>
          <w:fldChar w:fldCharType="begin"/>
        </w:r>
        <w:r>
          <w:instrText>HYPERLINK \l "_Toc231042679"</w:instrText>
        </w:r>
        <w:r>
          <w:fldChar w:fldCharType="separate"/>
        </w:r>
        <w:r w:rsidRPr="00EF2754">
          <w:rPr>
            <w:rStyle w:val="Hyperlink"/>
            <w:noProof/>
          </w:rPr>
          <w:t>3.1 Riesgo versus Ambigüedad Knightiana</w:t>
        </w:r>
        <w:r>
          <w:rPr>
            <w:noProof/>
            <w:webHidden/>
          </w:rPr>
          <w:tab/>
        </w:r>
        <w:r>
          <w:rPr>
            <w:noProof/>
            <w:webHidden/>
          </w:rPr>
          <w:fldChar w:fldCharType="begin"/>
        </w:r>
        <w:r>
          <w:rPr>
            <w:noProof/>
            <w:webHidden/>
          </w:rPr>
          <w:instrText xml:space="preserve"> PAGEREF _Toc231042679 \h </w:instrText>
        </w:r>
        <w:r>
          <w:rPr>
            <w:noProof/>
            <w:webHidden/>
          </w:rPr>
        </w:r>
        <w:r>
          <w:rPr>
            <w:noProof/>
            <w:webHidden/>
          </w:rPr>
          <w:fldChar w:fldCharType="separate"/>
        </w:r>
        <w:r>
          <w:rPr>
            <w:noProof/>
            <w:webHidden/>
          </w:rPr>
          <w:t>23</w:t>
        </w:r>
        <w:r>
          <w:rPr>
            <w:noProof/>
            <w:webHidden/>
          </w:rPr>
          <w:fldChar w:fldCharType="end"/>
        </w:r>
        <w:r>
          <w:fldChar w:fldCharType="end"/>
        </w:r>
      </w:ins>
    </w:p>
    <w:p w14:paraId="76F08518" w14:textId="77777777" w:rsidR="007E5E69" w:rsidRDefault="007E5E69">
      <w:pPr>
        <w:pStyle w:val="TOC2"/>
        <w:tabs>
          <w:tab w:val="right" w:leader="dot" w:pos="9350"/>
        </w:tabs>
        <w:rPr>
          <w:ins w:id="159" w:author="DIEGO CORDOBA URRUTIA" w:date="2026-06-07T04:36:00Z" w16du:dateUtc="2026-06-07T10:36:00Z"/>
          <w:noProof/>
        </w:rPr>
      </w:pPr>
      <w:ins w:id="160" w:author="DIEGO CORDOBA URRUTIA" w:date="2026-06-07T04:36:00Z" w16du:dateUtc="2026-06-07T10:36:00Z">
        <w:r>
          <w:fldChar w:fldCharType="begin"/>
        </w:r>
        <w:r>
          <w:instrText>HYPERLINK \l "_Toc231042680"</w:instrText>
        </w:r>
        <w:r>
          <w:fldChar w:fldCharType="separate"/>
        </w:r>
        <w:r w:rsidRPr="00EF2754">
          <w:rPr>
            <w:rStyle w:val="Hyperlink"/>
            <w:noProof/>
          </w:rPr>
          <w:t>3.2 El Conjunto de Probabilidad Plausibles</w:t>
        </w:r>
        <w:r>
          <w:rPr>
            <w:noProof/>
            <w:webHidden/>
          </w:rPr>
          <w:tab/>
        </w:r>
        <w:r>
          <w:rPr>
            <w:noProof/>
            <w:webHidden/>
          </w:rPr>
          <w:fldChar w:fldCharType="begin"/>
        </w:r>
        <w:r>
          <w:rPr>
            <w:noProof/>
            <w:webHidden/>
          </w:rPr>
          <w:instrText xml:space="preserve"> PAGEREF _Toc231042680 \h </w:instrText>
        </w:r>
        <w:r>
          <w:rPr>
            <w:noProof/>
            <w:webHidden/>
          </w:rPr>
        </w:r>
        <w:r>
          <w:rPr>
            <w:noProof/>
            <w:webHidden/>
          </w:rPr>
          <w:fldChar w:fldCharType="separate"/>
        </w:r>
        <w:r>
          <w:rPr>
            <w:noProof/>
            <w:webHidden/>
          </w:rPr>
          <w:t>24</w:t>
        </w:r>
        <w:r>
          <w:rPr>
            <w:noProof/>
            <w:webHidden/>
          </w:rPr>
          <w:fldChar w:fldCharType="end"/>
        </w:r>
        <w:r>
          <w:fldChar w:fldCharType="end"/>
        </w:r>
      </w:ins>
    </w:p>
    <w:p w14:paraId="042ED924" w14:textId="77777777" w:rsidR="007E5E69" w:rsidRDefault="007E5E69">
      <w:pPr>
        <w:pStyle w:val="TOC3"/>
        <w:tabs>
          <w:tab w:val="right" w:leader="dot" w:pos="9350"/>
        </w:tabs>
        <w:rPr>
          <w:ins w:id="161" w:author="DIEGO CORDOBA URRUTIA" w:date="2026-06-07T04:36:00Z" w16du:dateUtc="2026-06-07T10:36:00Z"/>
          <w:noProof/>
        </w:rPr>
      </w:pPr>
      <w:ins w:id="162" w:author="DIEGO CORDOBA URRUTIA" w:date="2026-06-07T04:36:00Z" w16du:dateUtc="2026-06-07T10:36:00Z">
        <w:r>
          <w:fldChar w:fldCharType="begin"/>
        </w:r>
        <w:r>
          <w:instrText>HYPERLINK \l "_Toc231042681"</w:instrText>
        </w:r>
        <w:r>
          <w:fldChar w:fldCharType="separate"/>
        </w:r>
        <w:r w:rsidRPr="00EF2754">
          <w:rPr>
            <w:rStyle w:val="Hyperlink"/>
            <w:noProof/>
          </w:rPr>
          <w:t>3.2.1 Definición Formal</w:t>
        </w:r>
        <w:r>
          <w:rPr>
            <w:noProof/>
            <w:webHidden/>
          </w:rPr>
          <w:tab/>
        </w:r>
        <w:r>
          <w:rPr>
            <w:noProof/>
            <w:webHidden/>
          </w:rPr>
          <w:fldChar w:fldCharType="begin"/>
        </w:r>
        <w:r>
          <w:rPr>
            <w:noProof/>
            <w:webHidden/>
          </w:rPr>
          <w:instrText xml:space="preserve"> PAGEREF _Toc231042681 \h </w:instrText>
        </w:r>
        <w:r>
          <w:rPr>
            <w:noProof/>
            <w:webHidden/>
          </w:rPr>
        </w:r>
        <w:r>
          <w:rPr>
            <w:noProof/>
            <w:webHidden/>
          </w:rPr>
          <w:fldChar w:fldCharType="separate"/>
        </w:r>
        <w:r>
          <w:rPr>
            <w:noProof/>
            <w:webHidden/>
          </w:rPr>
          <w:t>24</w:t>
        </w:r>
        <w:r>
          <w:rPr>
            <w:noProof/>
            <w:webHidden/>
          </w:rPr>
          <w:fldChar w:fldCharType="end"/>
        </w:r>
        <w:r>
          <w:fldChar w:fldCharType="end"/>
        </w:r>
      </w:ins>
    </w:p>
    <w:p w14:paraId="144CF174" w14:textId="77777777" w:rsidR="007E5E69" w:rsidRDefault="007E5E69">
      <w:pPr>
        <w:pStyle w:val="TOC3"/>
        <w:tabs>
          <w:tab w:val="right" w:leader="dot" w:pos="9350"/>
        </w:tabs>
        <w:rPr>
          <w:ins w:id="163" w:author="DIEGO CORDOBA URRUTIA" w:date="2026-06-07T04:36:00Z" w16du:dateUtc="2026-06-07T10:36:00Z"/>
          <w:noProof/>
        </w:rPr>
      </w:pPr>
      <w:ins w:id="164" w:author="DIEGO CORDOBA URRUTIA" w:date="2026-06-07T04:36:00Z" w16du:dateUtc="2026-06-07T10:36:00Z">
        <w:r>
          <w:fldChar w:fldCharType="begin"/>
        </w:r>
        <w:r>
          <w:instrText>HYPERLINK \l "_Toc231042682"</w:instrText>
        </w:r>
        <w:r>
          <w:fldChar w:fldCharType="separate"/>
        </w:r>
        <w:r w:rsidRPr="00EF2754">
          <w:rPr>
            <w:rStyle w:val="Hyperlink"/>
            <w:noProof/>
          </w:rPr>
          <w:t>3.2.2 El Agente SAC como Generador de Escenarios Adversos</w:t>
        </w:r>
        <w:r>
          <w:rPr>
            <w:noProof/>
            <w:webHidden/>
          </w:rPr>
          <w:tab/>
        </w:r>
        <w:r>
          <w:rPr>
            <w:noProof/>
            <w:webHidden/>
          </w:rPr>
          <w:fldChar w:fldCharType="begin"/>
        </w:r>
        <w:r>
          <w:rPr>
            <w:noProof/>
            <w:webHidden/>
          </w:rPr>
          <w:instrText xml:space="preserve"> PAGEREF _Toc231042682 \h </w:instrText>
        </w:r>
        <w:r>
          <w:rPr>
            <w:noProof/>
            <w:webHidden/>
          </w:rPr>
        </w:r>
        <w:r>
          <w:rPr>
            <w:noProof/>
            <w:webHidden/>
          </w:rPr>
          <w:fldChar w:fldCharType="separate"/>
        </w:r>
        <w:r>
          <w:rPr>
            <w:noProof/>
            <w:webHidden/>
          </w:rPr>
          <w:t>24</w:t>
        </w:r>
        <w:r>
          <w:rPr>
            <w:noProof/>
            <w:webHidden/>
          </w:rPr>
          <w:fldChar w:fldCharType="end"/>
        </w:r>
        <w:r>
          <w:fldChar w:fldCharType="end"/>
        </w:r>
      </w:ins>
    </w:p>
    <w:p w14:paraId="66D7AB88" w14:textId="77777777" w:rsidR="007E5E69" w:rsidRDefault="007E5E69">
      <w:pPr>
        <w:pStyle w:val="TOC2"/>
        <w:tabs>
          <w:tab w:val="right" w:leader="dot" w:pos="9350"/>
        </w:tabs>
        <w:rPr>
          <w:ins w:id="165" w:author="DIEGO CORDOBA URRUTIA" w:date="2026-06-07T04:36:00Z" w16du:dateUtc="2026-06-07T10:36:00Z"/>
          <w:noProof/>
        </w:rPr>
      </w:pPr>
      <w:ins w:id="166" w:author="DIEGO CORDOBA URRUTIA" w:date="2026-06-07T04:36:00Z" w16du:dateUtc="2026-06-07T10:36:00Z">
        <w:r>
          <w:fldChar w:fldCharType="begin"/>
        </w:r>
        <w:r>
          <w:instrText>HYPERLINK \l "_Toc231042683"</w:instrText>
        </w:r>
        <w:r>
          <w:fldChar w:fldCharType="separate"/>
        </w:r>
        <w:r w:rsidRPr="00EF2754">
          <w:rPr>
            <w:rStyle w:val="Hyperlink"/>
            <w:noProof/>
          </w:rPr>
          <w:t>3.3 La HJB Robusta (Maximin)</w:t>
        </w:r>
        <w:r>
          <w:rPr>
            <w:noProof/>
            <w:webHidden/>
          </w:rPr>
          <w:tab/>
        </w:r>
        <w:r>
          <w:rPr>
            <w:noProof/>
            <w:webHidden/>
          </w:rPr>
          <w:fldChar w:fldCharType="begin"/>
        </w:r>
        <w:r>
          <w:rPr>
            <w:noProof/>
            <w:webHidden/>
          </w:rPr>
          <w:instrText xml:space="preserve"> PAGEREF _Toc231042683 \h </w:instrText>
        </w:r>
        <w:r>
          <w:rPr>
            <w:noProof/>
            <w:webHidden/>
          </w:rPr>
        </w:r>
        <w:r>
          <w:rPr>
            <w:noProof/>
            <w:webHidden/>
          </w:rPr>
          <w:fldChar w:fldCharType="separate"/>
        </w:r>
        <w:r>
          <w:rPr>
            <w:noProof/>
            <w:webHidden/>
          </w:rPr>
          <w:t>24</w:t>
        </w:r>
        <w:r>
          <w:rPr>
            <w:noProof/>
            <w:webHidden/>
          </w:rPr>
          <w:fldChar w:fldCharType="end"/>
        </w:r>
        <w:r>
          <w:fldChar w:fldCharType="end"/>
        </w:r>
      </w:ins>
    </w:p>
    <w:p w14:paraId="7ADC69AD" w14:textId="77777777" w:rsidR="007E5E69" w:rsidRDefault="007E5E69">
      <w:pPr>
        <w:pStyle w:val="TOC2"/>
        <w:tabs>
          <w:tab w:val="right" w:leader="dot" w:pos="9350"/>
        </w:tabs>
        <w:rPr>
          <w:ins w:id="167" w:author="DIEGO CORDOBA URRUTIA" w:date="2026-06-07T04:36:00Z" w16du:dateUtc="2026-06-07T10:36:00Z"/>
          <w:noProof/>
        </w:rPr>
      </w:pPr>
      <w:ins w:id="168" w:author="DIEGO CORDOBA URRUTIA" w:date="2026-06-07T04:36:00Z" w16du:dateUtc="2026-06-07T10:36:00Z">
        <w:r>
          <w:fldChar w:fldCharType="begin"/>
        </w:r>
        <w:r>
          <w:instrText>HYPERLINK \l "_Toc231042684"</w:instrText>
        </w:r>
        <w:r>
          <w:fldChar w:fldCharType="separate"/>
        </w:r>
        <w:r w:rsidRPr="00EF2754">
          <w:rPr>
            <w:rStyle w:val="Hyperlink"/>
            <w:noProof/>
          </w:rPr>
          <w:t>3.4 Calibración de ε y Cotas de Valoración</w:t>
        </w:r>
        <w:r>
          <w:rPr>
            <w:noProof/>
            <w:webHidden/>
          </w:rPr>
          <w:tab/>
        </w:r>
        <w:r>
          <w:rPr>
            <w:noProof/>
            <w:webHidden/>
          </w:rPr>
          <w:fldChar w:fldCharType="begin"/>
        </w:r>
        <w:r>
          <w:rPr>
            <w:noProof/>
            <w:webHidden/>
          </w:rPr>
          <w:instrText xml:space="preserve"> PAGEREF _Toc231042684 \h </w:instrText>
        </w:r>
        <w:r>
          <w:rPr>
            <w:noProof/>
            <w:webHidden/>
          </w:rPr>
        </w:r>
        <w:r>
          <w:rPr>
            <w:noProof/>
            <w:webHidden/>
          </w:rPr>
          <w:fldChar w:fldCharType="separate"/>
        </w:r>
        <w:r>
          <w:rPr>
            <w:noProof/>
            <w:webHidden/>
          </w:rPr>
          <w:t>25</w:t>
        </w:r>
        <w:r>
          <w:rPr>
            <w:noProof/>
            <w:webHidden/>
          </w:rPr>
          <w:fldChar w:fldCharType="end"/>
        </w:r>
        <w:r>
          <w:fldChar w:fldCharType="end"/>
        </w:r>
      </w:ins>
    </w:p>
    <w:p w14:paraId="74CF19EA" w14:textId="77777777" w:rsidR="007E5E69" w:rsidRDefault="007E5E69">
      <w:pPr>
        <w:pStyle w:val="TOC1"/>
        <w:tabs>
          <w:tab w:val="right" w:leader="dot" w:pos="9350"/>
        </w:tabs>
        <w:rPr>
          <w:ins w:id="169" w:author="DIEGO CORDOBA URRUTIA" w:date="2026-06-07T04:36:00Z" w16du:dateUtc="2026-06-07T10:36:00Z"/>
          <w:noProof/>
        </w:rPr>
      </w:pPr>
      <w:ins w:id="170" w:author="DIEGO CORDOBA URRUTIA" w:date="2026-06-07T04:36:00Z" w16du:dateUtc="2026-06-07T10:36:00Z">
        <w:r>
          <w:fldChar w:fldCharType="begin"/>
        </w:r>
        <w:r>
          <w:instrText>HYPERLINK \l "_Toc231042685"</w:instrText>
        </w:r>
        <w:r>
          <w:fldChar w:fldCharType="separate"/>
        </w:r>
        <w:r w:rsidRPr="00EF2754">
          <w:rPr>
            <w:rStyle w:val="Hyperlink"/>
            <w:noProof/>
          </w:rPr>
          <w:t>Capítulo 4 Diseño del Mecanismo Óptimo de Subasta para Servicios Ancilares</w:t>
        </w:r>
        <w:r>
          <w:rPr>
            <w:noProof/>
            <w:webHidden/>
          </w:rPr>
          <w:tab/>
        </w:r>
        <w:r>
          <w:rPr>
            <w:noProof/>
            <w:webHidden/>
          </w:rPr>
          <w:fldChar w:fldCharType="begin"/>
        </w:r>
        <w:r>
          <w:rPr>
            <w:noProof/>
            <w:webHidden/>
          </w:rPr>
          <w:instrText xml:space="preserve"> PAGEREF _Toc231042685 \h </w:instrText>
        </w:r>
        <w:r>
          <w:rPr>
            <w:noProof/>
            <w:webHidden/>
          </w:rPr>
        </w:r>
        <w:r>
          <w:rPr>
            <w:noProof/>
            <w:webHidden/>
          </w:rPr>
          <w:fldChar w:fldCharType="separate"/>
        </w:r>
        <w:r>
          <w:rPr>
            <w:noProof/>
            <w:webHidden/>
          </w:rPr>
          <w:t>26</w:t>
        </w:r>
        <w:r>
          <w:rPr>
            <w:noProof/>
            <w:webHidden/>
          </w:rPr>
          <w:fldChar w:fldCharType="end"/>
        </w:r>
        <w:r>
          <w:fldChar w:fldCharType="end"/>
        </w:r>
      </w:ins>
    </w:p>
    <w:p w14:paraId="482220D1" w14:textId="77777777" w:rsidR="007E5E69" w:rsidRDefault="007E5E69">
      <w:pPr>
        <w:pStyle w:val="TOC2"/>
        <w:tabs>
          <w:tab w:val="right" w:leader="dot" w:pos="9350"/>
        </w:tabs>
        <w:rPr>
          <w:ins w:id="171" w:author="DIEGO CORDOBA URRUTIA" w:date="2026-06-07T04:36:00Z" w16du:dateUtc="2026-06-07T10:36:00Z"/>
          <w:noProof/>
        </w:rPr>
      </w:pPr>
      <w:ins w:id="172" w:author="DIEGO CORDOBA URRUTIA" w:date="2026-06-07T04:36:00Z" w16du:dateUtc="2026-06-07T10:36:00Z">
        <w:r>
          <w:fldChar w:fldCharType="begin"/>
        </w:r>
        <w:r>
          <w:instrText>HYPERLINK \l "_Toc231042686"</w:instrText>
        </w:r>
        <w:r>
          <w:fldChar w:fldCharType="separate"/>
        </w:r>
        <w:r w:rsidRPr="00EF2754">
          <w:rPr>
            <w:rStyle w:val="Hyperlink"/>
            <w:noProof/>
          </w:rPr>
          <w:t>4.1 Introducción: El Marco HJB-Myerson</w:t>
        </w:r>
        <w:r>
          <w:rPr>
            <w:noProof/>
            <w:webHidden/>
          </w:rPr>
          <w:tab/>
        </w:r>
        <w:r>
          <w:rPr>
            <w:noProof/>
            <w:webHidden/>
          </w:rPr>
          <w:fldChar w:fldCharType="begin"/>
        </w:r>
        <w:r>
          <w:rPr>
            <w:noProof/>
            <w:webHidden/>
          </w:rPr>
          <w:instrText xml:space="preserve"> PAGEREF _Toc231042686 \h </w:instrText>
        </w:r>
        <w:r>
          <w:rPr>
            <w:noProof/>
            <w:webHidden/>
          </w:rPr>
        </w:r>
        <w:r>
          <w:rPr>
            <w:noProof/>
            <w:webHidden/>
          </w:rPr>
          <w:fldChar w:fldCharType="separate"/>
        </w:r>
        <w:r>
          <w:rPr>
            <w:noProof/>
            <w:webHidden/>
          </w:rPr>
          <w:t>26</w:t>
        </w:r>
        <w:r>
          <w:rPr>
            <w:noProof/>
            <w:webHidden/>
          </w:rPr>
          <w:fldChar w:fldCharType="end"/>
        </w:r>
        <w:r>
          <w:fldChar w:fldCharType="end"/>
        </w:r>
      </w:ins>
    </w:p>
    <w:p w14:paraId="6051C0AC" w14:textId="77777777" w:rsidR="007E5E69" w:rsidRDefault="007E5E69">
      <w:pPr>
        <w:pStyle w:val="TOC2"/>
        <w:tabs>
          <w:tab w:val="right" w:leader="dot" w:pos="9350"/>
        </w:tabs>
        <w:rPr>
          <w:ins w:id="173" w:author="DIEGO CORDOBA URRUTIA" w:date="2026-06-07T04:36:00Z" w16du:dateUtc="2026-06-07T10:36:00Z"/>
          <w:noProof/>
        </w:rPr>
      </w:pPr>
      <w:ins w:id="174" w:author="DIEGO CORDOBA URRUTIA" w:date="2026-06-07T04:36:00Z" w16du:dateUtc="2026-06-07T10:36:00Z">
        <w:r>
          <w:fldChar w:fldCharType="begin"/>
        </w:r>
        <w:r>
          <w:instrText>HYPERLINK \l "_Toc231042687"</w:instrText>
        </w:r>
        <w:r>
          <w:fldChar w:fldCharType="separate"/>
        </w:r>
        <w:r w:rsidRPr="00EF2754">
          <w:rPr>
            <w:rStyle w:val="Hyperlink"/>
            <w:noProof/>
          </w:rPr>
          <w:t>4.2 Fundamentos de Teoría de Mecanismos</w:t>
        </w:r>
        <w:r>
          <w:rPr>
            <w:noProof/>
            <w:webHidden/>
          </w:rPr>
          <w:tab/>
        </w:r>
        <w:r>
          <w:rPr>
            <w:noProof/>
            <w:webHidden/>
          </w:rPr>
          <w:fldChar w:fldCharType="begin"/>
        </w:r>
        <w:r>
          <w:rPr>
            <w:noProof/>
            <w:webHidden/>
          </w:rPr>
          <w:instrText xml:space="preserve"> PAGEREF _Toc231042687 \h </w:instrText>
        </w:r>
        <w:r>
          <w:rPr>
            <w:noProof/>
            <w:webHidden/>
          </w:rPr>
        </w:r>
        <w:r>
          <w:rPr>
            <w:noProof/>
            <w:webHidden/>
          </w:rPr>
          <w:fldChar w:fldCharType="separate"/>
        </w:r>
        <w:r>
          <w:rPr>
            <w:noProof/>
            <w:webHidden/>
          </w:rPr>
          <w:t>26</w:t>
        </w:r>
        <w:r>
          <w:rPr>
            <w:noProof/>
            <w:webHidden/>
          </w:rPr>
          <w:fldChar w:fldCharType="end"/>
        </w:r>
        <w:r>
          <w:fldChar w:fldCharType="end"/>
        </w:r>
      </w:ins>
    </w:p>
    <w:p w14:paraId="3B598304" w14:textId="77777777" w:rsidR="007E5E69" w:rsidRDefault="007E5E69">
      <w:pPr>
        <w:pStyle w:val="TOC3"/>
        <w:tabs>
          <w:tab w:val="right" w:leader="dot" w:pos="9350"/>
        </w:tabs>
        <w:rPr>
          <w:ins w:id="175" w:author="DIEGO CORDOBA URRUTIA" w:date="2026-06-07T04:36:00Z" w16du:dateUtc="2026-06-07T10:36:00Z"/>
          <w:noProof/>
        </w:rPr>
      </w:pPr>
      <w:ins w:id="176" w:author="DIEGO CORDOBA URRUTIA" w:date="2026-06-07T04:36:00Z" w16du:dateUtc="2026-06-07T10:36:00Z">
        <w:r>
          <w:fldChar w:fldCharType="begin"/>
        </w:r>
        <w:r>
          <w:instrText>HYPERLINK \l "_Toc231042688"</w:instrText>
        </w:r>
        <w:r>
          <w:fldChar w:fldCharType="separate"/>
        </w:r>
        <w:r w:rsidRPr="00EF2754">
          <w:rPr>
            <w:rStyle w:val="Hyperlink"/>
            <w:noProof/>
          </w:rPr>
          <w:t>4.2.1 El Problema de Diseño</w:t>
        </w:r>
        <w:r>
          <w:rPr>
            <w:noProof/>
            <w:webHidden/>
          </w:rPr>
          <w:tab/>
        </w:r>
        <w:r>
          <w:rPr>
            <w:noProof/>
            <w:webHidden/>
          </w:rPr>
          <w:fldChar w:fldCharType="begin"/>
        </w:r>
        <w:r>
          <w:rPr>
            <w:noProof/>
            <w:webHidden/>
          </w:rPr>
          <w:instrText xml:space="preserve"> PAGEREF _Toc231042688 \h </w:instrText>
        </w:r>
        <w:r>
          <w:rPr>
            <w:noProof/>
            <w:webHidden/>
          </w:rPr>
        </w:r>
        <w:r>
          <w:rPr>
            <w:noProof/>
            <w:webHidden/>
          </w:rPr>
          <w:fldChar w:fldCharType="separate"/>
        </w:r>
        <w:r>
          <w:rPr>
            <w:noProof/>
            <w:webHidden/>
          </w:rPr>
          <w:t>26</w:t>
        </w:r>
        <w:r>
          <w:rPr>
            <w:noProof/>
            <w:webHidden/>
          </w:rPr>
          <w:fldChar w:fldCharType="end"/>
        </w:r>
        <w:r>
          <w:fldChar w:fldCharType="end"/>
        </w:r>
      </w:ins>
    </w:p>
    <w:p w14:paraId="740405F2" w14:textId="77777777" w:rsidR="007E5E69" w:rsidRDefault="007E5E69">
      <w:pPr>
        <w:pStyle w:val="TOC3"/>
        <w:tabs>
          <w:tab w:val="right" w:leader="dot" w:pos="9350"/>
        </w:tabs>
        <w:rPr>
          <w:ins w:id="177" w:author="DIEGO CORDOBA URRUTIA" w:date="2026-06-07T04:36:00Z" w16du:dateUtc="2026-06-07T10:36:00Z"/>
          <w:noProof/>
        </w:rPr>
      </w:pPr>
      <w:ins w:id="178" w:author="DIEGO CORDOBA URRUTIA" w:date="2026-06-07T04:36:00Z" w16du:dateUtc="2026-06-07T10:36:00Z">
        <w:r>
          <w:fldChar w:fldCharType="begin"/>
        </w:r>
        <w:r>
          <w:instrText>HYPERLINK \l "_Toc231042689"</w:instrText>
        </w:r>
        <w:r>
          <w:fldChar w:fldCharType="separate"/>
        </w:r>
        <w:r w:rsidRPr="00EF2754">
          <w:rPr>
            <w:rStyle w:val="Hyperlink"/>
            <w:noProof/>
          </w:rPr>
          <w:t>4.2.2 El Principio de Revelación</w:t>
        </w:r>
        <w:r>
          <w:rPr>
            <w:noProof/>
            <w:webHidden/>
          </w:rPr>
          <w:tab/>
        </w:r>
        <w:r>
          <w:rPr>
            <w:noProof/>
            <w:webHidden/>
          </w:rPr>
          <w:fldChar w:fldCharType="begin"/>
        </w:r>
        <w:r>
          <w:rPr>
            <w:noProof/>
            <w:webHidden/>
          </w:rPr>
          <w:instrText xml:space="preserve"> PAGEREF _Toc231042689 \h </w:instrText>
        </w:r>
        <w:r>
          <w:rPr>
            <w:noProof/>
            <w:webHidden/>
          </w:rPr>
        </w:r>
        <w:r>
          <w:rPr>
            <w:noProof/>
            <w:webHidden/>
          </w:rPr>
          <w:fldChar w:fldCharType="separate"/>
        </w:r>
        <w:r>
          <w:rPr>
            <w:noProof/>
            <w:webHidden/>
          </w:rPr>
          <w:t>27</w:t>
        </w:r>
        <w:r>
          <w:rPr>
            <w:noProof/>
            <w:webHidden/>
          </w:rPr>
          <w:fldChar w:fldCharType="end"/>
        </w:r>
        <w:r>
          <w:fldChar w:fldCharType="end"/>
        </w:r>
      </w:ins>
    </w:p>
    <w:p w14:paraId="5964F86B" w14:textId="77777777" w:rsidR="007E5E69" w:rsidRDefault="007E5E69">
      <w:pPr>
        <w:pStyle w:val="TOC2"/>
        <w:tabs>
          <w:tab w:val="right" w:leader="dot" w:pos="9350"/>
        </w:tabs>
        <w:rPr>
          <w:ins w:id="179" w:author="DIEGO CORDOBA URRUTIA" w:date="2026-06-07T04:36:00Z" w16du:dateUtc="2026-06-07T10:36:00Z"/>
          <w:noProof/>
        </w:rPr>
      </w:pPr>
      <w:ins w:id="180" w:author="DIEGO CORDOBA URRUTIA" w:date="2026-06-07T04:36:00Z" w16du:dateUtc="2026-06-07T10:36:00Z">
        <w:r>
          <w:fldChar w:fldCharType="begin"/>
        </w:r>
        <w:r>
          <w:instrText>HYPERLINK \l "_Toc231042690"</w:instrText>
        </w:r>
        <w:r>
          <w:fldChar w:fldCharType="separate"/>
        </w:r>
        <w:r w:rsidRPr="00EF2754">
          <w:rPr>
            <w:rStyle w:val="Hyperlink"/>
            <w:noProof/>
          </w:rPr>
          <w:t>4.3 El Problema de Valoración Interdependiente</w:t>
        </w:r>
        <w:r>
          <w:rPr>
            <w:noProof/>
            <w:webHidden/>
          </w:rPr>
          <w:tab/>
        </w:r>
        <w:r>
          <w:rPr>
            <w:noProof/>
            <w:webHidden/>
          </w:rPr>
          <w:fldChar w:fldCharType="begin"/>
        </w:r>
        <w:r>
          <w:rPr>
            <w:noProof/>
            <w:webHidden/>
          </w:rPr>
          <w:instrText xml:space="preserve"> PAGEREF _Toc231042690 \h </w:instrText>
        </w:r>
        <w:r>
          <w:rPr>
            <w:noProof/>
            <w:webHidden/>
          </w:rPr>
        </w:r>
        <w:r>
          <w:rPr>
            <w:noProof/>
            <w:webHidden/>
          </w:rPr>
          <w:fldChar w:fldCharType="separate"/>
        </w:r>
        <w:r>
          <w:rPr>
            <w:noProof/>
            <w:webHidden/>
          </w:rPr>
          <w:t>27</w:t>
        </w:r>
        <w:r>
          <w:rPr>
            <w:noProof/>
            <w:webHidden/>
          </w:rPr>
          <w:fldChar w:fldCharType="end"/>
        </w:r>
        <w:r>
          <w:fldChar w:fldCharType="end"/>
        </w:r>
      </w:ins>
    </w:p>
    <w:p w14:paraId="119B031B" w14:textId="77777777" w:rsidR="007E5E69" w:rsidRDefault="007E5E69">
      <w:pPr>
        <w:pStyle w:val="TOC3"/>
        <w:tabs>
          <w:tab w:val="right" w:leader="dot" w:pos="9350"/>
        </w:tabs>
        <w:rPr>
          <w:ins w:id="181" w:author="DIEGO CORDOBA URRUTIA" w:date="2026-06-07T04:36:00Z" w16du:dateUtc="2026-06-07T10:36:00Z"/>
          <w:noProof/>
        </w:rPr>
      </w:pPr>
      <w:ins w:id="182" w:author="DIEGO CORDOBA URRUTIA" w:date="2026-06-07T04:36:00Z" w16du:dateUtc="2026-06-07T10:36:00Z">
        <w:r>
          <w:fldChar w:fldCharType="begin"/>
        </w:r>
        <w:r>
          <w:instrText>HYPERLINK \l "_Toc231042691"</w:instrText>
        </w:r>
        <w:r>
          <w:fldChar w:fldCharType="separate"/>
        </w:r>
        <w:r w:rsidRPr="00EF2754">
          <w:rPr>
            <w:rStyle w:val="Hyperlink"/>
            <w:noProof/>
          </w:rPr>
          <w:t>4.3.1 La Estructura del Mercado de Regulación</w:t>
        </w:r>
        <w:r>
          <w:rPr>
            <w:noProof/>
            <w:webHidden/>
          </w:rPr>
          <w:tab/>
        </w:r>
        <w:r>
          <w:rPr>
            <w:noProof/>
            <w:webHidden/>
          </w:rPr>
          <w:fldChar w:fldCharType="begin"/>
        </w:r>
        <w:r>
          <w:rPr>
            <w:noProof/>
            <w:webHidden/>
          </w:rPr>
          <w:instrText xml:space="preserve"> PAGEREF _Toc231042691 \h </w:instrText>
        </w:r>
        <w:r>
          <w:rPr>
            <w:noProof/>
            <w:webHidden/>
          </w:rPr>
        </w:r>
        <w:r>
          <w:rPr>
            <w:noProof/>
            <w:webHidden/>
          </w:rPr>
          <w:fldChar w:fldCharType="separate"/>
        </w:r>
        <w:r>
          <w:rPr>
            <w:noProof/>
            <w:webHidden/>
          </w:rPr>
          <w:t>27</w:t>
        </w:r>
        <w:r>
          <w:rPr>
            <w:noProof/>
            <w:webHidden/>
          </w:rPr>
          <w:fldChar w:fldCharType="end"/>
        </w:r>
        <w:r>
          <w:fldChar w:fldCharType="end"/>
        </w:r>
      </w:ins>
    </w:p>
    <w:p w14:paraId="02D2DB4F" w14:textId="77777777" w:rsidR="007E5E69" w:rsidRDefault="007E5E69">
      <w:pPr>
        <w:pStyle w:val="TOC3"/>
        <w:tabs>
          <w:tab w:val="right" w:leader="dot" w:pos="9350"/>
        </w:tabs>
        <w:rPr>
          <w:ins w:id="183" w:author="DIEGO CORDOBA URRUTIA" w:date="2026-06-07T04:36:00Z" w16du:dateUtc="2026-06-07T10:36:00Z"/>
          <w:noProof/>
        </w:rPr>
      </w:pPr>
      <w:ins w:id="184" w:author="DIEGO CORDOBA URRUTIA" w:date="2026-06-07T04:36:00Z" w16du:dateUtc="2026-06-07T10:36:00Z">
        <w:r>
          <w:fldChar w:fldCharType="begin"/>
        </w:r>
        <w:r>
          <w:instrText>HYPERLINK \l "_Toc231042692"</w:instrText>
        </w:r>
        <w:r>
          <w:fldChar w:fldCharType="separate"/>
        </w:r>
        <w:r w:rsidRPr="00EF2754">
          <w:rPr>
            <w:rStyle w:val="Hyperlink"/>
            <w:noProof/>
          </w:rPr>
          <w:t>4.3.2 La Maldición del Ganador en el Mercado de Regulación</w:t>
        </w:r>
        <w:r>
          <w:rPr>
            <w:noProof/>
            <w:webHidden/>
          </w:rPr>
          <w:tab/>
        </w:r>
        <w:r>
          <w:rPr>
            <w:noProof/>
            <w:webHidden/>
          </w:rPr>
          <w:fldChar w:fldCharType="begin"/>
        </w:r>
        <w:r>
          <w:rPr>
            <w:noProof/>
            <w:webHidden/>
          </w:rPr>
          <w:instrText xml:space="preserve"> PAGEREF _Toc231042692 \h </w:instrText>
        </w:r>
        <w:r>
          <w:rPr>
            <w:noProof/>
            <w:webHidden/>
          </w:rPr>
        </w:r>
        <w:r>
          <w:rPr>
            <w:noProof/>
            <w:webHidden/>
          </w:rPr>
          <w:fldChar w:fldCharType="separate"/>
        </w:r>
        <w:r>
          <w:rPr>
            <w:noProof/>
            <w:webHidden/>
          </w:rPr>
          <w:t>27</w:t>
        </w:r>
        <w:r>
          <w:rPr>
            <w:noProof/>
            <w:webHidden/>
          </w:rPr>
          <w:fldChar w:fldCharType="end"/>
        </w:r>
        <w:r>
          <w:fldChar w:fldCharType="end"/>
        </w:r>
      </w:ins>
    </w:p>
    <w:p w14:paraId="6E341786" w14:textId="77777777" w:rsidR="007E5E69" w:rsidRDefault="007E5E69">
      <w:pPr>
        <w:pStyle w:val="TOC2"/>
        <w:tabs>
          <w:tab w:val="right" w:leader="dot" w:pos="9350"/>
        </w:tabs>
        <w:rPr>
          <w:ins w:id="185" w:author="DIEGO CORDOBA URRUTIA" w:date="2026-06-07T04:36:00Z" w16du:dateUtc="2026-06-07T10:36:00Z"/>
          <w:noProof/>
        </w:rPr>
      </w:pPr>
      <w:ins w:id="186" w:author="DIEGO CORDOBA URRUTIA" w:date="2026-06-07T04:36:00Z" w16du:dateUtc="2026-06-07T10:36:00Z">
        <w:r>
          <w:fldChar w:fldCharType="begin"/>
        </w:r>
        <w:r>
          <w:instrText>HYPERLINK \l "_Toc231042693"</w:instrText>
        </w:r>
        <w:r>
          <w:fldChar w:fldCharType="separate"/>
        </w:r>
        <w:r w:rsidRPr="00EF2754">
          <w:rPr>
            <w:rStyle w:val="Hyperlink"/>
            <w:noProof/>
          </w:rPr>
          <w:t>4.4 El Mecanismo Óptimo de Myerson</w:t>
        </w:r>
        <w:r>
          <w:rPr>
            <w:noProof/>
            <w:webHidden/>
          </w:rPr>
          <w:tab/>
        </w:r>
        <w:r>
          <w:rPr>
            <w:noProof/>
            <w:webHidden/>
          </w:rPr>
          <w:fldChar w:fldCharType="begin"/>
        </w:r>
        <w:r>
          <w:rPr>
            <w:noProof/>
            <w:webHidden/>
          </w:rPr>
          <w:instrText xml:space="preserve"> PAGEREF _Toc231042693 \h </w:instrText>
        </w:r>
        <w:r>
          <w:rPr>
            <w:noProof/>
            <w:webHidden/>
          </w:rPr>
        </w:r>
        <w:r>
          <w:rPr>
            <w:noProof/>
            <w:webHidden/>
          </w:rPr>
          <w:fldChar w:fldCharType="separate"/>
        </w:r>
        <w:r>
          <w:rPr>
            <w:noProof/>
            <w:webHidden/>
          </w:rPr>
          <w:t>28</w:t>
        </w:r>
        <w:r>
          <w:rPr>
            <w:noProof/>
            <w:webHidden/>
          </w:rPr>
          <w:fldChar w:fldCharType="end"/>
        </w:r>
        <w:r>
          <w:fldChar w:fldCharType="end"/>
        </w:r>
      </w:ins>
    </w:p>
    <w:p w14:paraId="5F7767DE" w14:textId="77777777" w:rsidR="007E5E69" w:rsidRDefault="007E5E69">
      <w:pPr>
        <w:pStyle w:val="TOC3"/>
        <w:tabs>
          <w:tab w:val="right" w:leader="dot" w:pos="9350"/>
        </w:tabs>
        <w:rPr>
          <w:ins w:id="187" w:author="DIEGO CORDOBA URRUTIA" w:date="2026-06-07T04:36:00Z" w16du:dateUtc="2026-06-07T10:36:00Z"/>
          <w:noProof/>
        </w:rPr>
      </w:pPr>
      <w:ins w:id="188" w:author="DIEGO CORDOBA URRUTIA" w:date="2026-06-07T04:36:00Z" w16du:dateUtc="2026-06-07T10:36:00Z">
        <w:r>
          <w:fldChar w:fldCharType="begin"/>
        </w:r>
        <w:r>
          <w:instrText>HYPERLINK \l "_Toc231042694"</w:instrText>
        </w:r>
        <w:r>
          <w:fldChar w:fldCharType="separate"/>
        </w:r>
        <w:r w:rsidRPr="00EF2754">
          <w:rPr>
            <w:rStyle w:val="Hyperlink"/>
            <w:noProof/>
          </w:rPr>
          <w:t>4.4.1 El Problema del Subastador (CENACE)</w:t>
        </w:r>
        <w:r>
          <w:rPr>
            <w:noProof/>
            <w:webHidden/>
          </w:rPr>
          <w:tab/>
        </w:r>
        <w:r>
          <w:rPr>
            <w:noProof/>
            <w:webHidden/>
          </w:rPr>
          <w:fldChar w:fldCharType="begin"/>
        </w:r>
        <w:r>
          <w:rPr>
            <w:noProof/>
            <w:webHidden/>
          </w:rPr>
          <w:instrText xml:space="preserve"> PAGEREF _Toc231042694 \h </w:instrText>
        </w:r>
        <w:r>
          <w:rPr>
            <w:noProof/>
            <w:webHidden/>
          </w:rPr>
        </w:r>
        <w:r>
          <w:rPr>
            <w:noProof/>
            <w:webHidden/>
          </w:rPr>
          <w:fldChar w:fldCharType="separate"/>
        </w:r>
        <w:r>
          <w:rPr>
            <w:noProof/>
            <w:webHidden/>
          </w:rPr>
          <w:t>28</w:t>
        </w:r>
        <w:r>
          <w:rPr>
            <w:noProof/>
            <w:webHidden/>
          </w:rPr>
          <w:fldChar w:fldCharType="end"/>
        </w:r>
        <w:r>
          <w:fldChar w:fldCharType="end"/>
        </w:r>
      </w:ins>
    </w:p>
    <w:p w14:paraId="02D8878B" w14:textId="77777777" w:rsidR="007E5E69" w:rsidRDefault="007E5E69">
      <w:pPr>
        <w:pStyle w:val="TOC3"/>
        <w:tabs>
          <w:tab w:val="right" w:leader="dot" w:pos="9350"/>
        </w:tabs>
        <w:rPr>
          <w:ins w:id="189" w:author="DIEGO CORDOBA URRUTIA" w:date="2026-06-07T04:36:00Z" w16du:dateUtc="2026-06-07T10:36:00Z"/>
          <w:noProof/>
        </w:rPr>
      </w:pPr>
      <w:ins w:id="190" w:author="DIEGO CORDOBA URRUTIA" w:date="2026-06-07T04:36:00Z" w16du:dateUtc="2026-06-07T10:36:00Z">
        <w:r>
          <w:fldChar w:fldCharType="begin"/>
        </w:r>
        <w:r>
          <w:instrText>HYPERLINK \l "_Toc231042695"</w:instrText>
        </w:r>
        <w:r>
          <w:fldChar w:fldCharType="separate"/>
        </w:r>
        <w:r w:rsidRPr="00EF2754">
          <w:rPr>
            <w:rStyle w:val="Hyperlink"/>
            <w:noProof/>
          </w:rPr>
          <w:t>4.4.2 Extensión al Caso de Valores Afiliados (Milgrom-Weber)</w:t>
        </w:r>
        <w:r>
          <w:rPr>
            <w:noProof/>
            <w:webHidden/>
          </w:rPr>
          <w:tab/>
        </w:r>
        <w:r>
          <w:rPr>
            <w:noProof/>
            <w:webHidden/>
          </w:rPr>
          <w:fldChar w:fldCharType="begin"/>
        </w:r>
        <w:r>
          <w:rPr>
            <w:noProof/>
            <w:webHidden/>
          </w:rPr>
          <w:instrText xml:space="preserve"> PAGEREF _Toc231042695 \h </w:instrText>
        </w:r>
        <w:r>
          <w:rPr>
            <w:noProof/>
            <w:webHidden/>
          </w:rPr>
        </w:r>
        <w:r>
          <w:rPr>
            <w:noProof/>
            <w:webHidden/>
          </w:rPr>
          <w:fldChar w:fldCharType="separate"/>
        </w:r>
        <w:r>
          <w:rPr>
            <w:noProof/>
            <w:webHidden/>
          </w:rPr>
          <w:t>28</w:t>
        </w:r>
        <w:r>
          <w:rPr>
            <w:noProof/>
            <w:webHidden/>
          </w:rPr>
          <w:fldChar w:fldCharType="end"/>
        </w:r>
        <w:r>
          <w:fldChar w:fldCharType="end"/>
        </w:r>
      </w:ins>
    </w:p>
    <w:p w14:paraId="47D49572" w14:textId="77777777" w:rsidR="007E5E69" w:rsidRDefault="007E5E69">
      <w:pPr>
        <w:pStyle w:val="TOC2"/>
        <w:tabs>
          <w:tab w:val="right" w:leader="dot" w:pos="9350"/>
        </w:tabs>
        <w:rPr>
          <w:ins w:id="191" w:author="DIEGO CORDOBA URRUTIA" w:date="2026-06-07T04:36:00Z" w16du:dateUtc="2026-06-07T10:36:00Z"/>
          <w:noProof/>
        </w:rPr>
      </w:pPr>
      <w:ins w:id="192" w:author="DIEGO CORDOBA URRUTIA" w:date="2026-06-07T04:36:00Z" w16du:dateUtc="2026-06-07T10:36:00Z">
        <w:r>
          <w:fldChar w:fldCharType="begin"/>
        </w:r>
        <w:r>
          <w:instrText>HYPERLINK \l "_Toc231042696"</w:instrText>
        </w:r>
        <w:r>
          <w:fldChar w:fldCharType="separate"/>
        </w:r>
        <w:r w:rsidRPr="00EF2754">
          <w:rPr>
            <w:rStyle w:val="Hyperlink"/>
            <w:noProof/>
          </w:rPr>
          <w:t>4.5 Diseño Práctico: La Subasta de Capacidad de Regulación CENACE</w:t>
        </w:r>
        <w:r>
          <w:rPr>
            <w:noProof/>
            <w:webHidden/>
          </w:rPr>
          <w:tab/>
        </w:r>
        <w:r>
          <w:rPr>
            <w:noProof/>
            <w:webHidden/>
          </w:rPr>
          <w:fldChar w:fldCharType="begin"/>
        </w:r>
        <w:r>
          <w:rPr>
            <w:noProof/>
            <w:webHidden/>
          </w:rPr>
          <w:instrText xml:space="preserve"> PAGEREF _Toc231042696 \h </w:instrText>
        </w:r>
        <w:r>
          <w:rPr>
            <w:noProof/>
            <w:webHidden/>
          </w:rPr>
        </w:r>
        <w:r>
          <w:rPr>
            <w:noProof/>
            <w:webHidden/>
          </w:rPr>
          <w:fldChar w:fldCharType="separate"/>
        </w:r>
        <w:r>
          <w:rPr>
            <w:noProof/>
            <w:webHidden/>
          </w:rPr>
          <w:t>29</w:t>
        </w:r>
        <w:r>
          <w:rPr>
            <w:noProof/>
            <w:webHidden/>
          </w:rPr>
          <w:fldChar w:fldCharType="end"/>
        </w:r>
        <w:r>
          <w:fldChar w:fldCharType="end"/>
        </w:r>
      </w:ins>
    </w:p>
    <w:p w14:paraId="417607DD" w14:textId="77777777" w:rsidR="007E5E69" w:rsidRDefault="007E5E69">
      <w:pPr>
        <w:pStyle w:val="TOC3"/>
        <w:tabs>
          <w:tab w:val="right" w:leader="dot" w:pos="9350"/>
        </w:tabs>
        <w:rPr>
          <w:ins w:id="193" w:author="DIEGO CORDOBA URRUTIA" w:date="2026-06-07T04:36:00Z" w16du:dateUtc="2026-06-07T10:36:00Z"/>
          <w:noProof/>
        </w:rPr>
      </w:pPr>
      <w:ins w:id="194" w:author="DIEGO CORDOBA URRUTIA" w:date="2026-06-07T04:36:00Z" w16du:dateUtc="2026-06-07T10:36:00Z">
        <w:r>
          <w:fldChar w:fldCharType="begin"/>
        </w:r>
        <w:r>
          <w:instrText>HYPERLINK \l "_Toc231042697"</w:instrText>
        </w:r>
        <w:r>
          <w:fldChar w:fldCharType="separate"/>
        </w:r>
        <w:r w:rsidRPr="00EF2754">
          <w:rPr>
            <w:rStyle w:val="Hyperlink"/>
            <w:noProof/>
          </w:rPr>
          <w:t>4.5.1 Propuesta de Mecanismo</w:t>
        </w:r>
        <w:r>
          <w:rPr>
            <w:noProof/>
            <w:webHidden/>
          </w:rPr>
          <w:tab/>
        </w:r>
        <w:r>
          <w:rPr>
            <w:noProof/>
            <w:webHidden/>
          </w:rPr>
          <w:fldChar w:fldCharType="begin"/>
        </w:r>
        <w:r>
          <w:rPr>
            <w:noProof/>
            <w:webHidden/>
          </w:rPr>
          <w:instrText xml:space="preserve"> PAGEREF _Toc231042697 \h </w:instrText>
        </w:r>
        <w:r>
          <w:rPr>
            <w:noProof/>
            <w:webHidden/>
          </w:rPr>
        </w:r>
        <w:r>
          <w:rPr>
            <w:noProof/>
            <w:webHidden/>
          </w:rPr>
          <w:fldChar w:fldCharType="separate"/>
        </w:r>
        <w:r>
          <w:rPr>
            <w:noProof/>
            <w:webHidden/>
          </w:rPr>
          <w:t>29</w:t>
        </w:r>
        <w:r>
          <w:rPr>
            <w:noProof/>
            <w:webHidden/>
          </w:rPr>
          <w:fldChar w:fldCharType="end"/>
        </w:r>
        <w:r>
          <w:fldChar w:fldCharType="end"/>
        </w:r>
      </w:ins>
    </w:p>
    <w:p w14:paraId="681884C5" w14:textId="77777777" w:rsidR="007E5E69" w:rsidRDefault="007E5E69">
      <w:pPr>
        <w:pStyle w:val="TOC3"/>
        <w:tabs>
          <w:tab w:val="right" w:leader="dot" w:pos="9350"/>
        </w:tabs>
        <w:rPr>
          <w:ins w:id="195" w:author="DIEGO CORDOBA URRUTIA" w:date="2026-06-07T04:36:00Z" w16du:dateUtc="2026-06-07T10:36:00Z"/>
          <w:noProof/>
        </w:rPr>
      </w:pPr>
      <w:ins w:id="196" w:author="DIEGO CORDOBA URRUTIA" w:date="2026-06-07T04:36:00Z" w16du:dateUtc="2026-06-07T10:36:00Z">
        <w:r>
          <w:lastRenderedPageBreak/>
          <w:fldChar w:fldCharType="begin"/>
        </w:r>
        <w:r>
          <w:instrText>HYPERLINK \l "_Toc231042698"</w:instrText>
        </w:r>
        <w:r>
          <w:fldChar w:fldCharType="separate"/>
        </w:r>
        <w:r w:rsidRPr="00EF2754">
          <w:rPr>
            <w:rStyle w:val="Hyperlink"/>
            <w:noProof/>
          </w:rPr>
          <w:t>4.5.2 Precio de Reserva Óptimo</w:t>
        </w:r>
        <w:r>
          <w:rPr>
            <w:noProof/>
            <w:webHidden/>
          </w:rPr>
          <w:tab/>
        </w:r>
        <w:r>
          <w:rPr>
            <w:noProof/>
            <w:webHidden/>
          </w:rPr>
          <w:fldChar w:fldCharType="begin"/>
        </w:r>
        <w:r>
          <w:rPr>
            <w:noProof/>
            <w:webHidden/>
          </w:rPr>
          <w:instrText xml:space="preserve"> PAGEREF _Toc231042698 \h </w:instrText>
        </w:r>
        <w:r>
          <w:rPr>
            <w:noProof/>
            <w:webHidden/>
          </w:rPr>
        </w:r>
        <w:r>
          <w:rPr>
            <w:noProof/>
            <w:webHidden/>
          </w:rPr>
          <w:fldChar w:fldCharType="separate"/>
        </w:r>
        <w:r>
          <w:rPr>
            <w:noProof/>
            <w:webHidden/>
          </w:rPr>
          <w:t>30</w:t>
        </w:r>
        <w:r>
          <w:rPr>
            <w:noProof/>
            <w:webHidden/>
          </w:rPr>
          <w:fldChar w:fldCharType="end"/>
        </w:r>
        <w:r>
          <w:fldChar w:fldCharType="end"/>
        </w:r>
      </w:ins>
    </w:p>
    <w:p w14:paraId="0FAA7174" w14:textId="77777777" w:rsidR="007E5E69" w:rsidRDefault="007E5E69">
      <w:pPr>
        <w:pStyle w:val="TOC3"/>
        <w:tabs>
          <w:tab w:val="right" w:leader="dot" w:pos="9350"/>
        </w:tabs>
        <w:rPr>
          <w:ins w:id="197" w:author="DIEGO CORDOBA URRUTIA" w:date="2026-06-07T04:36:00Z" w16du:dateUtc="2026-06-07T10:36:00Z"/>
          <w:noProof/>
        </w:rPr>
      </w:pPr>
      <w:ins w:id="198" w:author="DIEGO CORDOBA URRUTIA" w:date="2026-06-07T04:36:00Z" w16du:dateUtc="2026-06-07T10:36:00Z">
        <w:r>
          <w:fldChar w:fldCharType="begin"/>
        </w:r>
        <w:r>
          <w:instrText>HYPERLINK \l "_Toc231042699"</w:instrText>
        </w:r>
        <w:r>
          <w:fldChar w:fldCharType="separate"/>
        </w:r>
        <w:r w:rsidRPr="00EF2754">
          <w:rPr>
            <w:rStyle w:val="Hyperlink"/>
            <w:noProof/>
          </w:rPr>
          <w:t>4.5.3 Ganancias de Eficiencia del Nuevo Mecanismo</w:t>
        </w:r>
        <w:r>
          <w:rPr>
            <w:noProof/>
            <w:webHidden/>
          </w:rPr>
          <w:tab/>
        </w:r>
        <w:r>
          <w:rPr>
            <w:noProof/>
            <w:webHidden/>
          </w:rPr>
          <w:fldChar w:fldCharType="begin"/>
        </w:r>
        <w:r>
          <w:rPr>
            <w:noProof/>
            <w:webHidden/>
          </w:rPr>
          <w:instrText xml:space="preserve"> PAGEREF _Toc231042699 \h </w:instrText>
        </w:r>
        <w:r>
          <w:rPr>
            <w:noProof/>
            <w:webHidden/>
          </w:rPr>
        </w:r>
        <w:r>
          <w:rPr>
            <w:noProof/>
            <w:webHidden/>
          </w:rPr>
          <w:fldChar w:fldCharType="separate"/>
        </w:r>
        <w:r>
          <w:rPr>
            <w:noProof/>
            <w:webHidden/>
          </w:rPr>
          <w:t>30</w:t>
        </w:r>
        <w:r>
          <w:rPr>
            <w:noProof/>
            <w:webHidden/>
          </w:rPr>
          <w:fldChar w:fldCharType="end"/>
        </w:r>
        <w:r>
          <w:fldChar w:fldCharType="end"/>
        </w:r>
      </w:ins>
    </w:p>
    <w:p w14:paraId="18CF3A99" w14:textId="77777777" w:rsidR="007E5E69" w:rsidRDefault="007E5E69">
      <w:pPr>
        <w:pStyle w:val="TOC2"/>
        <w:tabs>
          <w:tab w:val="right" w:leader="dot" w:pos="9350"/>
        </w:tabs>
        <w:rPr>
          <w:ins w:id="199" w:author="DIEGO CORDOBA URRUTIA" w:date="2026-06-07T04:36:00Z" w16du:dateUtc="2026-06-07T10:36:00Z"/>
          <w:noProof/>
        </w:rPr>
      </w:pPr>
      <w:ins w:id="200" w:author="DIEGO CORDOBA URRUTIA" w:date="2026-06-07T04:36:00Z" w16du:dateUtc="2026-06-07T10:36:00Z">
        <w:r>
          <w:fldChar w:fldCharType="begin"/>
        </w:r>
        <w:r>
          <w:instrText>HYPERLINK \l "_Toc231042700"</w:instrText>
        </w:r>
        <w:r>
          <w:fldChar w:fldCharType="separate"/>
        </w:r>
        <w:r w:rsidRPr="00EF2754">
          <w:rPr>
            <w:rStyle w:val="Hyperlink"/>
            <w:noProof/>
          </w:rPr>
          <w:t>4.6 Teorema de Equivalencia de Ingresos y Condiciones de Ruptura</w:t>
        </w:r>
        <w:r>
          <w:rPr>
            <w:noProof/>
            <w:webHidden/>
          </w:rPr>
          <w:tab/>
        </w:r>
        <w:r>
          <w:rPr>
            <w:noProof/>
            <w:webHidden/>
          </w:rPr>
          <w:fldChar w:fldCharType="begin"/>
        </w:r>
        <w:r>
          <w:rPr>
            <w:noProof/>
            <w:webHidden/>
          </w:rPr>
          <w:instrText xml:space="preserve"> PAGEREF _Toc231042700 \h </w:instrText>
        </w:r>
        <w:r>
          <w:rPr>
            <w:noProof/>
            <w:webHidden/>
          </w:rPr>
        </w:r>
        <w:r>
          <w:rPr>
            <w:noProof/>
            <w:webHidden/>
          </w:rPr>
          <w:fldChar w:fldCharType="separate"/>
        </w:r>
        <w:r>
          <w:rPr>
            <w:noProof/>
            <w:webHidden/>
          </w:rPr>
          <w:t>30</w:t>
        </w:r>
        <w:r>
          <w:rPr>
            <w:noProof/>
            <w:webHidden/>
          </w:rPr>
          <w:fldChar w:fldCharType="end"/>
        </w:r>
        <w:r>
          <w:fldChar w:fldCharType="end"/>
        </w:r>
      </w:ins>
    </w:p>
    <w:p w14:paraId="6107AFAF" w14:textId="77777777" w:rsidR="007E5E69" w:rsidRDefault="007E5E69">
      <w:pPr>
        <w:pStyle w:val="TOC3"/>
        <w:tabs>
          <w:tab w:val="right" w:leader="dot" w:pos="9350"/>
        </w:tabs>
        <w:rPr>
          <w:ins w:id="201" w:author="DIEGO CORDOBA URRUTIA" w:date="2026-06-07T04:36:00Z" w16du:dateUtc="2026-06-07T10:36:00Z"/>
          <w:noProof/>
        </w:rPr>
      </w:pPr>
      <w:ins w:id="202" w:author="DIEGO CORDOBA URRUTIA" w:date="2026-06-07T04:36:00Z" w16du:dateUtc="2026-06-07T10:36:00Z">
        <w:r>
          <w:fldChar w:fldCharType="begin"/>
        </w:r>
        <w:r>
          <w:instrText>HYPERLINK \l "_Toc231042701"</w:instrText>
        </w:r>
        <w:r>
          <w:fldChar w:fldCharType="separate"/>
        </w:r>
        <w:r w:rsidRPr="00EF2754">
          <w:rPr>
            <w:rStyle w:val="Hyperlink"/>
            <w:noProof/>
          </w:rPr>
          <w:t>4.6.1 El TEI y su Relevancia para CENACE</w:t>
        </w:r>
        <w:r>
          <w:rPr>
            <w:noProof/>
            <w:webHidden/>
          </w:rPr>
          <w:tab/>
        </w:r>
        <w:r>
          <w:rPr>
            <w:noProof/>
            <w:webHidden/>
          </w:rPr>
          <w:fldChar w:fldCharType="begin"/>
        </w:r>
        <w:r>
          <w:rPr>
            <w:noProof/>
            <w:webHidden/>
          </w:rPr>
          <w:instrText xml:space="preserve"> PAGEREF _Toc231042701 \h </w:instrText>
        </w:r>
        <w:r>
          <w:rPr>
            <w:noProof/>
            <w:webHidden/>
          </w:rPr>
        </w:r>
        <w:r>
          <w:rPr>
            <w:noProof/>
            <w:webHidden/>
          </w:rPr>
          <w:fldChar w:fldCharType="separate"/>
        </w:r>
        <w:r>
          <w:rPr>
            <w:noProof/>
            <w:webHidden/>
          </w:rPr>
          <w:t>30</w:t>
        </w:r>
        <w:r>
          <w:rPr>
            <w:noProof/>
            <w:webHidden/>
          </w:rPr>
          <w:fldChar w:fldCharType="end"/>
        </w:r>
        <w:r>
          <w:fldChar w:fldCharType="end"/>
        </w:r>
      </w:ins>
    </w:p>
    <w:p w14:paraId="7EEBBDF0" w14:textId="77777777" w:rsidR="007E5E69" w:rsidRDefault="007E5E69">
      <w:pPr>
        <w:pStyle w:val="TOC3"/>
        <w:tabs>
          <w:tab w:val="right" w:leader="dot" w:pos="9350"/>
        </w:tabs>
        <w:rPr>
          <w:ins w:id="203" w:author="DIEGO CORDOBA URRUTIA" w:date="2026-06-07T04:36:00Z" w16du:dateUtc="2026-06-07T10:36:00Z"/>
          <w:noProof/>
        </w:rPr>
      </w:pPr>
      <w:ins w:id="204" w:author="DIEGO CORDOBA URRUTIA" w:date="2026-06-07T04:36:00Z" w16du:dateUtc="2026-06-07T10:36:00Z">
        <w:r>
          <w:fldChar w:fldCharType="begin"/>
        </w:r>
        <w:r>
          <w:instrText>HYPERLINK \l "_Toc231042702"</w:instrText>
        </w:r>
        <w:r>
          <w:fldChar w:fldCharType="separate"/>
        </w:r>
        <w:r w:rsidRPr="00EF2754">
          <w:rPr>
            <w:rStyle w:val="Hyperlink"/>
            <w:noProof/>
          </w:rPr>
          <w:t>4.6.2 Las Condiciones de Ruptura Presentes en el Mercado CENACE</w:t>
        </w:r>
        <w:r>
          <w:rPr>
            <w:noProof/>
            <w:webHidden/>
          </w:rPr>
          <w:tab/>
        </w:r>
        <w:r>
          <w:rPr>
            <w:noProof/>
            <w:webHidden/>
          </w:rPr>
          <w:fldChar w:fldCharType="begin"/>
        </w:r>
        <w:r>
          <w:rPr>
            <w:noProof/>
            <w:webHidden/>
          </w:rPr>
          <w:instrText xml:space="preserve"> PAGEREF _Toc231042702 \h </w:instrText>
        </w:r>
        <w:r>
          <w:rPr>
            <w:noProof/>
            <w:webHidden/>
          </w:rPr>
        </w:r>
        <w:r>
          <w:rPr>
            <w:noProof/>
            <w:webHidden/>
          </w:rPr>
          <w:fldChar w:fldCharType="separate"/>
        </w:r>
        <w:r>
          <w:rPr>
            <w:noProof/>
            <w:webHidden/>
          </w:rPr>
          <w:t>31</w:t>
        </w:r>
        <w:r>
          <w:rPr>
            <w:noProof/>
            <w:webHidden/>
          </w:rPr>
          <w:fldChar w:fldCharType="end"/>
        </w:r>
        <w:r>
          <w:fldChar w:fldCharType="end"/>
        </w:r>
      </w:ins>
    </w:p>
    <w:p w14:paraId="34E29993" w14:textId="77777777" w:rsidR="007E5E69" w:rsidRDefault="007E5E69">
      <w:pPr>
        <w:pStyle w:val="TOC2"/>
        <w:tabs>
          <w:tab w:val="right" w:leader="dot" w:pos="9350"/>
        </w:tabs>
        <w:rPr>
          <w:ins w:id="205" w:author="DIEGO CORDOBA URRUTIA" w:date="2026-06-07T04:36:00Z" w16du:dateUtc="2026-06-07T10:36:00Z"/>
          <w:noProof/>
        </w:rPr>
      </w:pPr>
      <w:ins w:id="206" w:author="DIEGO CORDOBA URRUTIA" w:date="2026-06-07T04:36:00Z" w16du:dateUtc="2026-06-07T10:36:00Z">
        <w:r>
          <w:fldChar w:fldCharType="begin"/>
        </w:r>
        <w:r>
          <w:instrText>HYPERLINK \l "_Toc231042703"</w:instrText>
        </w:r>
        <w:r>
          <w:fldChar w:fldCharType="separate"/>
        </w:r>
        <w:r w:rsidRPr="00EF2754">
          <w:rPr>
            <w:rStyle w:val="Hyperlink"/>
            <w:noProof/>
          </w:rPr>
          <w:t>4.7 Estimación del Ahorro para CENACE</w:t>
        </w:r>
        <w:r>
          <w:rPr>
            <w:noProof/>
            <w:webHidden/>
          </w:rPr>
          <w:tab/>
        </w:r>
        <w:r>
          <w:rPr>
            <w:noProof/>
            <w:webHidden/>
          </w:rPr>
          <w:fldChar w:fldCharType="begin"/>
        </w:r>
        <w:r>
          <w:rPr>
            <w:noProof/>
            <w:webHidden/>
          </w:rPr>
          <w:instrText xml:space="preserve"> PAGEREF _Toc231042703 \h </w:instrText>
        </w:r>
        <w:r>
          <w:rPr>
            <w:noProof/>
            <w:webHidden/>
          </w:rPr>
        </w:r>
        <w:r>
          <w:rPr>
            <w:noProof/>
            <w:webHidden/>
          </w:rPr>
          <w:fldChar w:fldCharType="separate"/>
        </w:r>
        <w:r>
          <w:rPr>
            <w:noProof/>
            <w:webHidden/>
          </w:rPr>
          <w:t>31</w:t>
        </w:r>
        <w:r>
          <w:rPr>
            <w:noProof/>
            <w:webHidden/>
          </w:rPr>
          <w:fldChar w:fldCharType="end"/>
        </w:r>
        <w:r>
          <w:fldChar w:fldCharType="end"/>
        </w:r>
      </w:ins>
    </w:p>
    <w:p w14:paraId="742A59C4" w14:textId="77777777" w:rsidR="007E5E69" w:rsidRDefault="007E5E69">
      <w:pPr>
        <w:pStyle w:val="TOC2"/>
        <w:tabs>
          <w:tab w:val="right" w:leader="dot" w:pos="9350"/>
        </w:tabs>
        <w:rPr>
          <w:ins w:id="207" w:author="DIEGO CORDOBA URRUTIA" w:date="2026-06-07T04:36:00Z" w16du:dateUtc="2026-06-07T10:36:00Z"/>
          <w:noProof/>
        </w:rPr>
      </w:pPr>
      <w:ins w:id="208" w:author="DIEGO CORDOBA URRUTIA" w:date="2026-06-07T04:36:00Z" w16du:dateUtc="2026-06-07T10:36:00Z">
        <w:r>
          <w:fldChar w:fldCharType="begin"/>
        </w:r>
        <w:r>
          <w:instrText>HYPERLINK \l "_Toc231042704"</w:instrText>
        </w:r>
        <w:r>
          <w:fldChar w:fldCharType="separate"/>
        </w:r>
        <w:r w:rsidRPr="00EF2754">
          <w:rPr>
            <w:rStyle w:val="Hyperlink"/>
            <w:noProof/>
          </w:rPr>
          <w:t>4.8 Implementación: Protocolo de Subasta para la CRE</w:t>
        </w:r>
        <w:r>
          <w:rPr>
            <w:noProof/>
            <w:webHidden/>
          </w:rPr>
          <w:tab/>
        </w:r>
        <w:r>
          <w:rPr>
            <w:noProof/>
            <w:webHidden/>
          </w:rPr>
          <w:fldChar w:fldCharType="begin"/>
        </w:r>
        <w:r>
          <w:rPr>
            <w:noProof/>
            <w:webHidden/>
          </w:rPr>
          <w:instrText xml:space="preserve"> PAGEREF _Toc231042704 \h </w:instrText>
        </w:r>
        <w:r>
          <w:rPr>
            <w:noProof/>
            <w:webHidden/>
          </w:rPr>
        </w:r>
        <w:r>
          <w:rPr>
            <w:noProof/>
            <w:webHidden/>
          </w:rPr>
          <w:fldChar w:fldCharType="separate"/>
        </w:r>
        <w:r>
          <w:rPr>
            <w:noProof/>
            <w:webHidden/>
          </w:rPr>
          <w:t>32</w:t>
        </w:r>
        <w:r>
          <w:rPr>
            <w:noProof/>
            <w:webHidden/>
          </w:rPr>
          <w:fldChar w:fldCharType="end"/>
        </w:r>
        <w:r>
          <w:fldChar w:fldCharType="end"/>
        </w:r>
      </w:ins>
    </w:p>
    <w:p w14:paraId="17C2AB58" w14:textId="77777777" w:rsidR="007E5E69" w:rsidRDefault="007E5E69">
      <w:pPr>
        <w:pStyle w:val="TOC1"/>
        <w:tabs>
          <w:tab w:val="right" w:leader="dot" w:pos="9350"/>
        </w:tabs>
        <w:rPr>
          <w:ins w:id="209" w:author="DIEGO CORDOBA URRUTIA" w:date="2026-06-07T04:36:00Z" w16du:dateUtc="2026-06-07T10:36:00Z"/>
          <w:noProof/>
        </w:rPr>
      </w:pPr>
      <w:ins w:id="210" w:author="DIEGO CORDOBA URRUTIA" w:date="2026-06-07T04:36:00Z" w16du:dateUtc="2026-06-07T10:36:00Z">
        <w:r>
          <w:fldChar w:fldCharType="begin"/>
        </w:r>
        <w:r>
          <w:instrText>HYPERLINK \l "_Toc231042705"</w:instrText>
        </w:r>
        <w:r>
          <w:fldChar w:fldCharType="separate"/>
        </w:r>
        <w:r w:rsidRPr="00EF2754">
          <w:rPr>
            <w:rStyle w:val="Hyperlink"/>
            <w:noProof/>
          </w:rPr>
          <w:t>Capítulo 5 Aplicación Empírica — CENACE, Brecha de Valoración y Bienestar Social</w:t>
        </w:r>
        <w:r>
          <w:rPr>
            <w:noProof/>
            <w:webHidden/>
          </w:rPr>
          <w:tab/>
        </w:r>
        <w:r>
          <w:rPr>
            <w:noProof/>
            <w:webHidden/>
          </w:rPr>
          <w:fldChar w:fldCharType="begin"/>
        </w:r>
        <w:r>
          <w:rPr>
            <w:noProof/>
            <w:webHidden/>
          </w:rPr>
          <w:instrText xml:space="preserve"> PAGEREF _Toc231042705 \h </w:instrText>
        </w:r>
        <w:r>
          <w:rPr>
            <w:noProof/>
            <w:webHidden/>
          </w:rPr>
        </w:r>
        <w:r>
          <w:rPr>
            <w:noProof/>
            <w:webHidden/>
          </w:rPr>
          <w:fldChar w:fldCharType="separate"/>
        </w:r>
        <w:r>
          <w:rPr>
            <w:noProof/>
            <w:webHidden/>
          </w:rPr>
          <w:t>33</w:t>
        </w:r>
        <w:r>
          <w:rPr>
            <w:noProof/>
            <w:webHidden/>
          </w:rPr>
          <w:fldChar w:fldCharType="end"/>
        </w:r>
        <w:r>
          <w:fldChar w:fldCharType="end"/>
        </w:r>
      </w:ins>
    </w:p>
    <w:p w14:paraId="2233FB1B" w14:textId="77777777" w:rsidR="007E5E69" w:rsidRDefault="007E5E69">
      <w:pPr>
        <w:pStyle w:val="TOC2"/>
        <w:tabs>
          <w:tab w:val="right" w:leader="dot" w:pos="9350"/>
        </w:tabs>
        <w:rPr>
          <w:ins w:id="211" w:author="DIEGO CORDOBA URRUTIA" w:date="2026-06-07T04:36:00Z" w16du:dateUtc="2026-06-07T10:36:00Z"/>
          <w:noProof/>
        </w:rPr>
      </w:pPr>
      <w:ins w:id="212" w:author="DIEGO CORDOBA URRUTIA" w:date="2026-06-07T04:36:00Z" w16du:dateUtc="2026-06-07T10:36:00Z">
        <w:r>
          <w:fldChar w:fldCharType="begin"/>
        </w:r>
        <w:r>
          <w:instrText>HYPERLINK \l "_Toc231042706"</w:instrText>
        </w:r>
        <w:r>
          <w:fldChar w:fldCharType="separate"/>
        </w:r>
        <w:r w:rsidRPr="00EF2754">
          <w:rPr>
            <w:rStyle w:val="Hyperlink"/>
            <w:noProof/>
          </w:rPr>
          <w:t>5.1 Estructura del MEM y los Datos</w:t>
        </w:r>
        <w:r>
          <w:rPr>
            <w:noProof/>
            <w:webHidden/>
          </w:rPr>
          <w:tab/>
        </w:r>
        <w:r>
          <w:rPr>
            <w:noProof/>
            <w:webHidden/>
          </w:rPr>
          <w:fldChar w:fldCharType="begin"/>
        </w:r>
        <w:r>
          <w:rPr>
            <w:noProof/>
            <w:webHidden/>
          </w:rPr>
          <w:instrText xml:space="preserve"> PAGEREF _Toc231042706 \h </w:instrText>
        </w:r>
        <w:r>
          <w:rPr>
            <w:noProof/>
            <w:webHidden/>
          </w:rPr>
        </w:r>
        <w:r>
          <w:rPr>
            <w:noProof/>
            <w:webHidden/>
          </w:rPr>
          <w:fldChar w:fldCharType="separate"/>
        </w:r>
        <w:r>
          <w:rPr>
            <w:noProof/>
            <w:webHidden/>
          </w:rPr>
          <w:t>33</w:t>
        </w:r>
        <w:r>
          <w:rPr>
            <w:noProof/>
            <w:webHidden/>
          </w:rPr>
          <w:fldChar w:fldCharType="end"/>
        </w:r>
        <w:r>
          <w:fldChar w:fldCharType="end"/>
        </w:r>
      </w:ins>
    </w:p>
    <w:p w14:paraId="3F34EDC3" w14:textId="77777777" w:rsidR="007E5E69" w:rsidRDefault="007E5E69">
      <w:pPr>
        <w:pStyle w:val="TOC2"/>
        <w:tabs>
          <w:tab w:val="right" w:leader="dot" w:pos="9350"/>
        </w:tabs>
        <w:rPr>
          <w:ins w:id="213" w:author="DIEGO CORDOBA URRUTIA" w:date="2026-06-07T04:36:00Z" w16du:dateUtc="2026-06-07T10:36:00Z"/>
          <w:noProof/>
        </w:rPr>
      </w:pPr>
      <w:ins w:id="214" w:author="DIEGO CORDOBA URRUTIA" w:date="2026-06-07T04:36:00Z" w16du:dateUtc="2026-06-07T10:36:00Z">
        <w:r>
          <w:fldChar w:fldCharType="begin"/>
        </w:r>
        <w:r>
          <w:instrText>HYPERLINK \l "_Toc231042707"</w:instrText>
        </w:r>
        <w:r>
          <w:fldChar w:fldCharType="separate"/>
        </w:r>
        <w:r w:rsidRPr="00EF2754">
          <w:rPr>
            <w:rStyle w:val="Hyperlink"/>
            <w:noProof/>
          </w:rPr>
          <w:t>5.2 Calibración Empírica</w:t>
        </w:r>
        <w:r>
          <w:rPr>
            <w:noProof/>
            <w:webHidden/>
          </w:rPr>
          <w:tab/>
        </w:r>
        <w:r>
          <w:rPr>
            <w:noProof/>
            <w:webHidden/>
          </w:rPr>
          <w:fldChar w:fldCharType="begin"/>
        </w:r>
        <w:r>
          <w:rPr>
            <w:noProof/>
            <w:webHidden/>
          </w:rPr>
          <w:instrText xml:space="preserve"> PAGEREF _Toc231042707 \h </w:instrText>
        </w:r>
        <w:r>
          <w:rPr>
            <w:noProof/>
            <w:webHidden/>
          </w:rPr>
        </w:r>
        <w:r>
          <w:rPr>
            <w:noProof/>
            <w:webHidden/>
          </w:rPr>
          <w:fldChar w:fldCharType="separate"/>
        </w:r>
        <w:r>
          <w:rPr>
            <w:noProof/>
            <w:webHidden/>
          </w:rPr>
          <w:t>33</w:t>
        </w:r>
        <w:r>
          <w:rPr>
            <w:noProof/>
            <w:webHidden/>
          </w:rPr>
          <w:fldChar w:fldCharType="end"/>
        </w:r>
        <w:r>
          <w:fldChar w:fldCharType="end"/>
        </w:r>
      </w:ins>
    </w:p>
    <w:p w14:paraId="6C921918" w14:textId="77777777" w:rsidR="007E5E69" w:rsidRDefault="007E5E69">
      <w:pPr>
        <w:pStyle w:val="TOC3"/>
        <w:tabs>
          <w:tab w:val="right" w:leader="dot" w:pos="9350"/>
        </w:tabs>
        <w:rPr>
          <w:ins w:id="215" w:author="DIEGO CORDOBA URRUTIA" w:date="2026-06-07T04:36:00Z" w16du:dateUtc="2026-06-07T10:36:00Z"/>
          <w:noProof/>
        </w:rPr>
      </w:pPr>
      <w:ins w:id="216" w:author="DIEGO CORDOBA URRUTIA" w:date="2026-06-07T04:36:00Z" w16du:dateUtc="2026-06-07T10:36:00Z">
        <w:r>
          <w:fldChar w:fldCharType="begin"/>
        </w:r>
        <w:r>
          <w:instrText>HYPERLINK \l "_Toc231042708"</w:instrText>
        </w:r>
        <w:r>
          <w:fldChar w:fldCharType="separate"/>
        </w:r>
        <w:r w:rsidRPr="00EF2754">
          <w:rPr>
            <w:rStyle w:val="Hyperlink"/>
            <w:noProof/>
          </w:rPr>
          <w:t>5.2.1 Estimación MLE del Proceso OU</w:t>
        </w:r>
        <w:r>
          <w:rPr>
            <w:noProof/>
            <w:webHidden/>
          </w:rPr>
          <w:tab/>
        </w:r>
        <w:r>
          <w:rPr>
            <w:noProof/>
            <w:webHidden/>
          </w:rPr>
          <w:fldChar w:fldCharType="begin"/>
        </w:r>
        <w:r>
          <w:rPr>
            <w:noProof/>
            <w:webHidden/>
          </w:rPr>
          <w:instrText xml:space="preserve"> PAGEREF _Toc231042708 \h </w:instrText>
        </w:r>
        <w:r>
          <w:rPr>
            <w:noProof/>
            <w:webHidden/>
          </w:rPr>
        </w:r>
        <w:r>
          <w:rPr>
            <w:noProof/>
            <w:webHidden/>
          </w:rPr>
          <w:fldChar w:fldCharType="separate"/>
        </w:r>
        <w:r>
          <w:rPr>
            <w:noProof/>
            <w:webHidden/>
          </w:rPr>
          <w:t>33</w:t>
        </w:r>
        <w:r>
          <w:rPr>
            <w:noProof/>
            <w:webHidden/>
          </w:rPr>
          <w:fldChar w:fldCharType="end"/>
        </w:r>
        <w:r>
          <w:fldChar w:fldCharType="end"/>
        </w:r>
      </w:ins>
    </w:p>
    <w:p w14:paraId="3BD9A3F5" w14:textId="77777777" w:rsidR="007E5E69" w:rsidRDefault="007E5E69">
      <w:pPr>
        <w:pStyle w:val="TOC3"/>
        <w:tabs>
          <w:tab w:val="right" w:leader="dot" w:pos="9350"/>
        </w:tabs>
        <w:rPr>
          <w:ins w:id="217" w:author="DIEGO CORDOBA URRUTIA" w:date="2026-06-07T04:36:00Z" w16du:dateUtc="2026-06-07T10:36:00Z"/>
          <w:noProof/>
        </w:rPr>
      </w:pPr>
      <w:ins w:id="218" w:author="DIEGO CORDOBA URRUTIA" w:date="2026-06-07T04:36:00Z" w16du:dateUtc="2026-06-07T10:36:00Z">
        <w:r>
          <w:fldChar w:fldCharType="begin"/>
        </w:r>
        <w:r>
          <w:instrText>HYPERLINK \l "_Toc231042709"</w:instrText>
        </w:r>
        <w:r>
          <w:fldChar w:fldCharType="separate"/>
        </w:r>
        <w:r w:rsidRPr="00EF2754">
          <w:rPr>
            <w:rStyle w:val="Hyperlink"/>
            <w:noProof/>
          </w:rPr>
          <w:t>5.2.2 Los 147 Eventos de Disturbancia</w:t>
        </w:r>
        <w:r>
          <w:rPr>
            <w:noProof/>
            <w:webHidden/>
          </w:rPr>
          <w:tab/>
        </w:r>
        <w:r>
          <w:rPr>
            <w:noProof/>
            <w:webHidden/>
          </w:rPr>
          <w:fldChar w:fldCharType="begin"/>
        </w:r>
        <w:r>
          <w:rPr>
            <w:noProof/>
            <w:webHidden/>
          </w:rPr>
          <w:instrText xml:space="preserve"> PAGEREF _Toc231042709 \h </w:instrText>
        </w:r>
        <w:r>
          <w:rPr>
            <w:noProof/>
            <w:webHidden/>
          </w:rPr>
        </w:r>
        <w:r>
          <w:rPr>
            <w:noProof/>
            <w:webHidden/>
          </w:rPr>
          <w:fldChar w:fldCharType="separate"/>
        </w:r>
        <w:r>
          <w:rPr>
            <w:noProof/>
            <w:webHidden/>
          </w:rPr>
          <w:t>33</w:t>
        </w:r>
        <w:r>
          <w:rPr>
            <w:noProof/>
            <w:webHidden/>
          </w:rPr>
          <w:fldChar w:fldCharType="end"/>
        </w:r>
        <w:r>
          <w:fldChar w:fldCharType="end"/>
        </w:r>
      </w:ins>
    </w:p>
    <w:p w14:paraId="2773B99C" w14:textId="77777777" w:rsidR="007E5E69" w:rsidRDefault="007E5E69">
      <w:pPr>
        <w:pStyle w:val="TOC2"/>
        <w:tabs>
          <w:tab w:val="right" w:leader="dot" w:pos="9350"/>
        </w:tabs>
        <w:rPr>
          <w:ins w:id="219" w:author="DIEGO CORDOBA URRUTIA" w:date="2026-06-07T04:36:00Z" w16du:dateUtc="2026-06-07T10:36:00Z"/>
          <w:noProof/>
        </w:rPr>
      </w:pPr>
      <w:ins w:id="220" w:author="DIEGO CORDOBA URRUTIA" w:date="2026-06-07T04:36:00Z" w16du:dateUtc="2026-06-07T10:36:00Z">
        <w:r>
          <w:fldChar w:fldCharType="begin"/>
        </w:r>
        <w:r>
          <w:instrText>HYPERLINK \l "_Toc231042710"</w:instrText>
        </w:r>
        <w:r>
          <w:fldChar w:fldCharType="separate"/>
        </w:r>
        <w:r w:rsidRPr="00EF2754">
          <w:rPr>
            <w:rStyle w:val="Hyperlink"/>
            <w:noProof/>
          </w:rPr>
          <w:t>5.3 La Brecha de Valoración CENACE</w:t>
        </w:r>
        <w:r>
          <w:rPr>
            <w:noProof/>
            <w:webHidden/>
          </w:rPr>
          <w:tab/>
        </w:r>
        <w:r>
          <w:rPr>
            <w:noProof/>
            <w:webHidden/>
          </w:rPr>
          <w:fldChar w:fldCharType="begin"/>
        </w:r>
        <w:r>
          <w:rPr>
            <w:noProof/>
            <w:webHidden/>
          </w:rPr>
          <w:instrText xml:space="preserve"> PAGEREF _Toc231042710 \h </w:instrText>
        </w:r>
        <w:r>
          <w:rPr>
            <w:noProof/>
            <w:webHidden/>
          </w:rPr>
        </w:r>
        <w:r>
          <w:rPr>
            <w:noProof/>
            <w:webHidden/>
          </w:rPr>
          <w:fldChar w:fldCharType="separate"/>
        </w:r>
        <w:r>
          <w:rPr>
            <w:noProof/>
            <w:webHidden/>
          </w:rPr>
          <w:t>34</w:t>
        </w:r>
        <w:r>
          <w:rPr>
            <w:noProof/>
            <w:webHidden/>
          </w:rPr>
          <w:fldChar w:fldCharType="end"/>
        </w:r>
        <w:r>
          <w:fldChar w:fldCharType="end"/>
        </w:r>
      </w:ins>
    </w:p>
    <w:p w14:paraId="1DA453B7" w14:textId="77777777" w:rsidR="007E5E69" w:rsidRDefault="007E5E69">
      <w:pPr>
        <w:pStyle w:val="TOC2"/>
        <w:tabs>
          <w:tab w:val="right" w:leader="dot" w:pos="9350"/>
        </w:tabs>
        <w:rPr>
          <w:ins w:id="221" w:author="DIEGO CORDOBA URRUTIA" w:date="2026-06-07T04:36:00Z" w16du:dateUtc="2026-06-07T10:36:00Z"/>
          <w:noProof/>
        </w:rPr>
      </w:pPr>
      <w:ins w:id="222" w:author="DIEGO CORDOBA URRUTIA" w:date="2026-06-07T04:36:00Z" w16du:dateUtc="2026-06-07T10:36:00Z">
        <w:r>
          <w:fldChar w:fldCharType="begin"/>
        </w:r>
        <w:r>
          <w:instrText>HYPERLINK \l "_Toc231042711"</w:instrText>
        </w:r>
        <w:r>
          <w:fldChar w:fldCharType="separate"/>
        </w:r>
        <w:r w:rsidRPr="00EF2754">
          <w:rPr>
            <w:rStyle w:val="Hyperlink"/>
            <w:noProof/>
          </w:rPr>
          <w:t>5.4 Análisis de Bienestar Social en Seis Canales</w:t>
        </w:r>
        <w:r>
          <w:rPr>
            <w:noProof/>
            <w:webHidden/>
          </w:rPr>
          <w:tab/>
        </w:r>
        <w:r>
          <w:rPr>
            <w:noProof/>
            <w:webHidden/>
          </w:rPr>
          <w:fldChar w:fldCharType="begin"/>
        </w:r>
        <w:r>
          <w:rPr>
            <w:noProof/>
            <w:webHidden/>
          </w:rPr>
          <w:instrText xml:space="preserve"> PAGEREF _Toc231042711 \h </w:instrText>
        </w:r>
        <w:r>
          <w:rPr>
            <w:noProof/>
            <w:webHidden/>
          </w:rPr>
        </w:r>
        <w:r>
          <w:rPr>
            <w:noProof/>
            <w:webHidden/>
          </w:rPr>
          <w:fldChar w:fldCharType="separate"/>
        </w:r>
        <w:r>
          <w:rPr>
            <w:noProof/>
            <w:webHidden/>
          </w:rPr>
          <w:t>34</w:t>
        </w:r>
        <w:r>
          <w:rPr>
            <w:noProof/>
            <w:webHidden/>
          </w:rPr>
          <w:fldChar w:fldCharType="end"/>
        </w:r>
        <w:r>
          <w:fldChar w:fldCharType="end"/>
        </w:r>
      </w:ins>
    </w:p>
    <w:p w14:paraId="442C563E" w14:textId="77777777" w:rsidR="007E5E69" w:rsidRDefault="007E5E69">
      <w:pPr>
        <w:pStyle w:val="TOC3"/>
        <w:tabs>
          <w:tab w:val="right" w:leader="dot" w:pos="9350"/>
        </w:tabs>
        <w:rPr>
          <w:ins w:id="223" w:author="DIEGO CORDOBA URRUTIA" w:date="2026-06-07T04:36:00Z" w16du:dateUtc="2026-06-07T10:36:00Z"/>
          <w:noProof/>
        </w:rPr>
      </w:pPr>
      <w:ins w:id="224" w:author="DIEGO CORDOBA URRUTIA" w:date="2026-06-07T04:36:00Z" w16du:dateUtc="2026-06-07T10:36:00Z">
        <w:r>
          <w:fldChar w:fldCharType="begin"/>
        </w:r>
        <w:r>
          <w:instrText>HYPERLINK \l "_Toc231042712"</w:instrText>
        </w:r>
        <w:r>
          <w:fldChar w:fldCharType="separate"/>
        </w:r>
        <w:r w:rsidRPr="00EF2754">
          <w:rPr>
            <w:rStyle w:val="Hyperlink"/>
            <w:noProof/>
          </w:rPr>
          <w:t>5.4.1 Metodología: Criterio de Kaldor-Hicks</w:t>
        </w:r>
        <w:r>
          <w:rPr>
            <w:noProof/>
            <w:webHidden/>
          </w:rPr>
          <w:tab/>
        </w:r>
        <w:r>
          <w:rPr>
            <w:noProof/>
            <w:webHidden/>
          </w:rPr>
          <w:fldChar w:fldCharType="begin"/>
        </w:r>
        <w:r>
          <w:rPr>
            <w:noProof/>
            <w:webHidden/>
          </w:rPr>
          <w:instrText xml:space="preserve"> PAGEREF _Toc231042712 \h </w:instrText>
        </w:r>
        <w:r>
          <w:rPr>
            <w:noProof/>
            <w:webHidden/>
          </w:rPr>
        </w:r>
        <w:r>
          <w:rPr>
            <w:noProof/>
            <w:webHidden/>
          </w:rPr>
          <w:fldChar w:fldCharType="separate"/>
        </w:r>
        <w:r>
          <w:rPr>
            <w:noProof/>
            <w:webHidden/>
          </w:rPr>
          <w:t>34</w:t>
        </w:r>
        <w:r>
          <w:rPr>
            <w:noProof/>
            <w:webHidden/>
          </w:rPr>
          <w:fldChar w:fldCharType="end"/>
        </w:r>
        <w:r>
          <w:fldChar w:fldCharType="end"/>
        </w:r>
      </w:ins>
    </w:p>
    <w:p w14:paraId="73F55C4A" w14:textId="77777777" w:rsidR="007E5E69" w:rsidRDefault="007E5E69">
      <w:pPr>
        <w:pStyle w:val="TOC3"/>
        <w:tabs>
          <w:tab w:val="right" w:leader="dot" w:pos="9350"/>
        </w:tabs>
        <w:rPr>
          <w:ins w:id="225" w:author="DIEGO CORDOBA URRUTIA" w:date="2026-06-07T04:36:00Z" w16du:dateUtc="2026-06-07T10:36:00Z"/>
          <w:noProof/>
        </w:rPr>
      </w:pPr>
      <w:ins w:id="226" w:author="DIEGO CORDOBA URRUTIA" w:date="2026-06-07T04:36:00Z" w16du:dateUtc="2026-06-07T10:36:00Z">
        <w:r>
          <w:fldChar w:fldCharType="begin"/>
        </w:r>
        <w:r>
          <w:instrText>HYPERLINK \l "_Toc231042713"</w:instrText>
        </w:r>
        <w:r>
          <w:fldChar w:fldCharType="separate"/>
        </w:r>
        <w:r w:rsidRPr="00EF2754">
          <w:rPr>
            <w:rStyle w:val="Hyperlink"/>
            <w:noProof/>
          </w:rPr>
          <w:t>5.4.2 Canal 1 — Reducción de ENS (USD 0.1 M/año)</w:t>
        </w:r>
        <w:r>
          <w:rPr>
            <w:noProof/>
            <w:webHidden/>
          </w:rPr>
          <w:tab/>
        </w:r>
        <w:r>
          <w:rPr>
            <w:noProof/>
            <w:webHidden/>
          </w:rPr>
          <w:fldChar w:fldCharType="begin"/>
        </w:r>
        <w:r>
          <w:rPr>
            <w:noProof/>
            <w:webHidden/>
          </w:rPr>
          <w:instrText xml:space="preserve"> PAGEREF _Toc231042713 \h </w:instrText>
        </w:r>
        <w:r>
          <w:rPr>
            <w:noProof/>
            <w:webHidden/>
          </w:rPr>
        </w:r>
        <w:r>
          <w:rPr>
            <w:noProof/>
            <w:webHidden/>
          </w:rPr>
          <w:fldChar w:fldCharType="separate"/>
        </w:r>
        <w:r>
          <w:rPr>
            <w:noProof/>
            <w:webHidden/>
          </w:rPr>
          <w:t>34</w:t>
        </w:r>
        <w:r>
          <w:rPr>
            <w:noProof/>
            <w:webHidden/>
          </w:rPr>
          <w:fldChar w:fldCharType="end"/>
        </w:r>
        <w:r>
          <w:fldChar w:fldCharType="end"/>
        </w:r>
      </w:ins>
    </w:p>
    <w:p w14:paraId="26E285EF" w14:textId="77777777" w:rsidR="007E5E69" w:rsidRDefault="007E5E69">
      <w:pPr>
        <w:pStyle w:val="TOC3"/>
        <w:tabs>
          <w:tab w:val="right" w:leader="dot" w:pos="9350"/>
        </w:tabs>
        <w:rPr>
          <w:ins w:id="227" w:author="DIEGO CORDOBA URRUTIA" w:date="2026-06-07T04:36:00Z" w16du:dateUtc="2026-06-07T10:36:00Z"/>
          <w:noProof/>
        </w:rPr>
      </w:pPr>
      <w:ins w:id="228" w:author="DIEGO CORDOBA URRUTIA" w:date="2026-06-07T04:36:00Z" w16du:dateUtc="2026-06-07T10:36:00Z">
        <w:r>
          <w:fldChar w:fldCharType="begin"/>
        </w:r>
        <w:r>
          <w:instrText>HYPERLINK \l "_Toc231042714"</w:instrText>
        </w:r>
        <w:r>
          <w:fldChar w:fldCharType="separate"/>
        </w:r>
        <w:r w:rsidRPr="00EF2754">
          <w:rPr>
            <w:rStyle w:val="Hyperlink"/>
            <w:noProof/>
          </w:rPr>
          <w:t>5.4.3 Canal 2 — Triángulo de Harberger (USD 7 M/año)</w:t>
        </w:r>
        <w:r>
          <w:rPr>
            <w:noProof/>
            <w:webHidden/>
          </w:rPr>
          <w:tab/>
        </w:r>
        <w:r>
          <w:rPr>
            <w:noProof/>
            <w:webHidden/>
          </w:rPr>
          <w:fldChar w:fldCharType="begin"/>
        </w:r>
        <w:r>
          <w:rPr>
            <w:noProof/>
            <w:webHidden/>
          </w:rPr>
          <w:instrText xml:space="preserve"> PAGEREF _Toc231042714 \h </w:instrText>
        </w:r>
        <w:r>
          <w:rPr>
            <w:noProof/>
            <w:webHidden/>
          </w:rPr>
        </w:r>
        <w:r>
          <w:rPr>
            <w:noProof/>
            <w:webHidden/>
          </w:rPr>
          <w:fldChar w:fldCharType="separate"/>
        </w:r>
        <w:r>
          <w:rPr>
            <w:noProof/>
            <w:webHidden/>
          </w:rPr>
          <w:t>35</w:t>
        </w:r>
        <w:r>
          <w:rPr>
            <w:noProof/>
            <w:webHidden/>
          </w:rPr>
          <w:fldChar w:fldCharType="end"/>
        </w:r>
        <w:r>
          <w:fldChar w:fldCharType="end"/>
        </w:r>
      </w:ins>
    </w:p>
    <w:p w14:paraId="5B38EFD3" w14:textId="77777777" w:rsidR="007E5E69" w:rsidRDefault="007E5E69">
      <w:pPr>
        <w:pStyle w:val="TOC3"/>
        <w:tabs>
          <w:tab w:val="right" w:leader="dot" w:pos="9350"/>
        </w:tabs>
        <w:rPr>
          <w:ins w:id="229" w:author="DIEGO CORDOBA URRUTIA" w:date="2026-06-07T04:36:00Z" w16du:dateUtc="2026-06-07T10:36:00Z"/>
          <w:noProof/>
        </w:rPr>
      </w:pPr>
      <w:ins w:id="230" w:author="DIEGO CORDOBA URRUTIA" w:date="2026-06-07T04:36:00Z" w16du:dateUtc="2026-06-07T10:36:00Z">
        <w:r>
          <w:fldChar w:fldCharType="begin"/>
        </w:r>
        <w:r>
          <w:instrText>HYPERLINK \l "_Toc231042715"</w:instrText>
        </w:r>
        <w:r>
          <w:fldChar w:fldCharType="separate"/>
        </w:r>
        <w:r w:rsidRPr="00EF2754">
          <w:rPr>
            <w:rStyle w:val="Hyperlink"/>
            <w:noProof/>
          </w:rPr>
          <w:t>5.4.4 Canal 3 — Externalidades de CO2 (USD 80 M/año)</w:t>
        </w:r>
        <w:r>
          <w:rPr>
            <w:noProof/>
            <w:webHidden/>
          </w:rPr>
          <w:tab/>
        </w:r>
        <w:r>
          <w:rPr>
            <w:noProof/>
            <w:webHidden/>
          </w:rPr>
          <w:fldChar w:fldCharType="begin"/>
        </w:r>
        <w:r>
          <w:rPr>
            <w:noProof/>
            <w:webHidden/>
          </w:rPr>
          <w:instrText xml:space="preserve"> PAGEREF _Toc231042715 \h </w:instrText>
        </w:r>
        <w:r>
          <w:rPr>
            <w:noProof/>
            <w:webHidden/>
          </w:rPr>
        </w:r>
        <w:r>
          <w:rPr>
            <w:noProof/>
            <w:webHidden/>
          </w:rPr>
          <w:fldChar w:fldCharType="separate"/>
        </w:r>
        <w:r>
          <w:rPr>
            <w:noProof/>
            <w:webHidden/>
          </w:rPr>
          <w:t>35</w:t>
        </w:r>
        <w:r>
          <w:rPr>
            <w:noProof/>
            <w:webHidden/>
          </w:rPr>
          <w:fldChar w:fldCharType="end"/>
        </w:r>
        <w:r>
          <w:fldChar w:fldCharType="end"/>
        </w:r>
      </w:ins>
    </w:p>
    <w:p w14:paraId="32554EDD" w14:textId="77777777" w:rsidR="007E5E69" w:rsidRDefault="007E5E69">
      <w:pPr>
        <w:pStyle w:val="TOC3"/>
        <w:tabs>
          <w:tab w:val="right" w:leader="dot" w:pos="9350"/>
        </w:tabs>
        <w:rPr>
          <w:ins w:id="231" w:author="DIEGO CORDOBA URRUTIA" w:date="2026-06-07T04:36:00Z" w16du:dateUtc="2026-06-07T10:36:00Z"/>
          <w:noProof/>
        </w:rPr>
      </w:pPr>
      <w:ins w:id="232" w:author="DIEGO CORDOBA URRUTIA" w:date="2026-06-07T04:36:00Z" w16du:dateUtc="2026-06-07T10:36:00Z">
        <w:r>
          <w:fldChar w:fldCharType="begin"/>
        </w:r>
        <w:r>
          <w:instrText>HYPERLINK \l "_Toc231042716"</w:instrText>
        </w:r>
        <w:r>
          <w:fldChar w:fldCharType="separate"/>
        </w:r>
        <w:r w:rsidRPr="00EF2754">
          <w:rPr>
            <w:rStyle w:val="Hyperlink"/>
            <w:noProof/>
          </w:rPr>
          <w:t>5.4.5 Canal 4 — Inversión Inducida (USD 33 M/año)</w:t>
        </w:r>
        <w:r>
          <w:rPr>
            <w:noProof/>
            <w:webHidden/>
          </w:rPr>
          <w:tab/>
        </w:r>
        <w:r>
          <w:rPr>
            <w:noProof/>
            <w:webHidden/>
          </w:rPr>
          <w:fldChar w:fldCharType="begin"/>
        </w:r>
        <w:r>
          <w:rPr>
            <w:noProof/>
            <w:webHidden/>
          </w:rPr>
          <w:instrText xml:space="preserve"> PAGEREF _Toc231042716 \h </w:instrText>
        </w:r>
        <w:r>
          <w:rPr>
            <w:noProof/>
            <w:webHidden/>
          </w:rPr>
        </w:r>
        <w:r>
          <w:rPr>
            <w:noProof/>
            <w:webHidden/>
          </w:rPr>
          <w:fldChar w:fldCharType="separate"/>
        </w:r>
        <w:r>
          <w:rPr>
            <w:noProof/>
            <w:webHidden/>
          </w:rPr>
          <w:t>35</w:t>
        </w:r>
        <w:r>
          <w:rPr>
            <w:noProof/>
            <w:webHidden/>
          </w:rPr>
          <w:fldChar w:fldCharType="end"/>
        </w:r>
        <w:r>
          <w:fldChar w:fldCharType="end"/>
        </w:r>
      </w:ins>
    </w:p>
    <w:p w14:paraId="0DBF4CA1" w14:textId="77777777" w:rsidR="007E5E69" w:rsidRDefault="007E5E69">
      <w:pPr>
        <w:pStyle w:val="TOC3"/>
        <w:tabs>
          <w:tab w:val="right" w:leader="dot" w:pos="9350"/>
        </w:tabs>
        <w:rPr>
          <w:ins w:id="233" w:author="DIEGO CORDOBA URRUTIA" w:date="2026-06-07T04:36:00Z" w16du:dateUtc="2026-06-07T10:36:00Z"/>
          <w:noProof/>
        </w:rPr>
      </w:pPr>
      <w:ins w:id="234" w:author="DIEGO CORDOBA URRUTIA" w:date="2026-06-07T04:36:00Z" w16du:dateUtc="2026-06-07T10:36:00Z">
        <w:r>
          <w:fldChar w:fldCharType="begin"/>
        </w:r>
        <w:r>
          <w:instrText>HYPERLINK \l "_Toc231042717"</w:instrText>
        </w:r>
        <w:r>
          <w:fldChar w:fldCharType="separate"/>
        </w:r>
        <w:r w:rsidRPr="00EF2754">
          <w:rPr>
            <w:rStyle w:val="Hyperlink"/>
            <w:noProof/>
          </w:rPr>
          <w:t>5.4.6 Canal 5 — Spillovers de Conocimiento (USD 9 M/año)</w:t>
        </w:r>
        <w:r>
          <w:rPr>
            <w:noProof/>
            <w:webHidden/>
          </w:rPr>
          <w:tab/>
        </w:r>
        <w:r>
          <w:rPr>
            <w:noProof/>
            <w:webHidden/>
          </w:rPr>
          <w:fldChar w:fldCharType="begin"/>
        </w:r>
        <w:r>
          <w:rPr>
            <w:noProof/>
            <w:webHidden/>
          </w:rPr>
          <w:instrText xml:space="preserve"> PAGEREF _Toc231042717 \h </w:instrText>
        </w:r>
        <w:r>
          <w:rPr>
            <w:noProof/>
            <w:webHidden/>
          </w:rPr>
        </w:r>
        <w:r>
          <w:rPr>
            <w:noProof/>
            <w:webHidden/>
          </w:rPr>
          <w:fldChar w:fldCharType="separate"/>
        </w:r>
        <w:r>
          <w:rPr>
            <w:noProof/>
            <w:webHidden/>
          </w:rPr>
          <w:t>35</w:t>
        </w:r>
        <w:r>
          <w:rPr>
            <w:noProof/>
            <w:webHidden/>
          </w:rPr>
          <w:fldChar w:fldCharType="end"/>
        </w:r>
        <w:r>
          <w:fldChar w:fldCharType="end"/>
        </w:r>
      </w:ins>
    </w:p>
    <w:p w14:paraId="7EEB75E1" w14:textId="77777777" w:rsidR="007E5E69" w:rsidRDefault="007E5E69">
      <w:pPr>
        <w:pStyle w:val="TOC3"/>
        <w:tabs>
          <w:tab w:val="right" w:leader="dot" w:pos="9350"/>
        </w:tabs>
        <w:rPr>
          <w:ins w:id="235" w:author="DIEGO CORDOBA URRUTIA" w:date="2026-06-07T04:36:00Z" w16du:dateUtc="2026-06-07T10:36:00Z"/>
          <w:noProof/>
        </w:rPr>
      </w:pPr>
      <w:ins w:id="236" w:author="DIEGO CORDOBA URRUTIA" w:date="2026-06-07T04:36:00Z" w16du:dateUtc="2026-06-07T10:36:00Z">
        <w:r>
          <w:fldChar w:fldCharType="begin"/>
        </w:r>
        <w:r>
          <w:instrText>HYPERLINK \l "_Toc231042718"</w:instrText>
        </w:r>
        <w:r>
          <w:fldChar w:fldCharType="separate"/>
        </w:r>
        <w:r w:rsidRPr="00EF2754">
          <w:rPr>
            <w:rStyle w:val="Hyperlink"/>
            <w:noProof/>
          </w:rPr>
          <w:t>5.4.7 Canal 6 — Estabilidad Macroeconómica (USD 263 M/año — Canal Dominante)</w:t>
        </w:r>
        <w:r>
          <w:rPr>
            <w:noProof/>
            <w:webHidden/>
          </w:rPr>
          <w:tab/>
        </w:r>
        <w:r>
          <w:rPr>
            <w:noProof/>
            <w:webHidden/>
          </w:rPr>
          <w:fldChar w:fldCharType="begin"/>
        </w:r>
        <w:r>
          <w:rPr>
            <w:noProof/>
            <w:webHidden/>
          </w:rPr>
          <w:instrText xml:space="preserve"> PAGEREF _Toc231042718 \h </w:instrText>
        </w:r>
        <w:r>
          <w:rPr>
            <w:noProof/>
            <w:webHidden/>
          </w:rPr>
        </w:r>
        <w:r>
          <w:rPr>
            <w:noProof/>
            <w:webHidden/>
          </w:rPr>
          <w:fldChar w:fldCharType="separate"/>
        </w:r>
        <w:r>
          <w:rPr>
            <w:noProof/>
            <w:webHidden/>
          </w:rPr>
          <w:t>35</w:t>
        </w:r>
        <w:r>
          <w:rPr>
            <w:noProof/>
            <w:webHidden/>
          </w:rPr>
          <w:fldChar w:fldCharType="end"/>
        </w:r>
        <w:r>
          <w:fldChar w:fldCharType="end"/>
        </w:r>
      </w:ins>
    </w:p>
    <w:p w14:paraId="2A163E30" w14:textId="77777777" w:rsidR="007E5E69" w:rsidRDefault="007E5E69">
      <w:pPr>
        <w:pStyle w:val="TOC3"/>
        <w:tabs>
          <w:tab w:val="right" w:leader="dot" w:pos="9350"/>
        </w:tabs>
        <w:rPr>
          <w:ins w:id="237" w:author="DIEGO CORDOBA URRUTIA" w:date="2026-06-07T04:36:00Z" w16du:dateUtc="2026-06-07T10:36:00Z"/>
          <w:noProof/>
        </w:rPr>
      </w:pPr>
      <w:ins w:id="238" w:author="DIEGO CORDOBA URRUTIA" w:date="2026-06-07T04:36:00Z" w16du:dateUtc="2026-06-07T10:36:00Z">
        <w:r>
          <w:fldChar w:fldCharType="begin"/>
        </w:r>
        <w:r>
          <w:instrText>HYPERLINK \l "_Toc231042719"</w:instrText>
        </w:r>
        <w:r>
          <w:fldChar w:fldCharType="separate"/>
        </w:r>
        <w:r w:rsidRPr="00EF2754">
          <w:rPr>
            <w:rStyle w:val="Hyperlink"/>
            <w:noProof/>
          </w:rPr>
          <w:t>5.4.8 Síntesis: VPN del Bienestar Social</w:t>
        </w:r>
        <w:r>
          <w:rPr>
            <w:noProof/>
            <w:webHidden/>
          </w:rPr>
          <w:tab/>
        </w:r>
        <w:r>
          <w:rPr>
            <w:noProof/>
            <w:webHidden/>
          </w:rPr>
          <w:fldChar w:fldCharType="begin"/>
        </w:r>
        <w:r>
          <w:rPr>
            <w:noProof/>
            <w:webHidden/>
          </w:rPr>
          <w:instrText xml:space="preserve"> PAGEREF _Toc231042719 \h </w:instrText>
        </w:r>
        <w:r>
          <w:rPr>
            <w:noProof/>
            <w:webHidden/>
          </w:rPr>
        </w:r>
        <w:r>
          <w:rPr>
            <w:noProof/>
            <w:webHidden/>
          </w:rPr>
          <w:fldChar w:fldCharType="separate"/>
        </w:r>
        <w:r>
          <w:rPr>
            <w:noProof/>
            <w:webHidden/>
          </w:rPr>
          <w:t>35</w:t>
        </w:r>
        <w:r>
          <w:rPr>
            <w:noProof/>
            <w:webHidden/>
          </w:rPr>
          <w:fldChar w:fldCharType="end"/>
        </w:r>
        <w:r>
          <w:fldChar w:fldCharType="end"/>
        </w:r>
      </w:ins>
    </w:p>
    <w:p w14:paraId="325C7E3F" w14:textId="77777777" w:rsidR="007E5E69" w:rsidRDefault="007E5E69">
      <w:pPr>
        <w:pStyle w:val="TOC3"/>
        <w:tabs>
          <w:tab w:val="right" w:leader="dot" w:pos="9350"/>
        </w:tabs>
        <w:rPr>
          <w:ins w:id="239" w:author="DIEGO CORDOBA URRUTIA" w:date="2026-06-07T04:36:00Z" w16du:dateUtc="2026-06-07T10:36:00Z"/>
          <w:noProof/>
        </w:rPr>
      </w:pPr>
      <w:ins w:id="240" w:author="DIEGO CORDOBA URRUTIA" w:date="2026-06-07T04:36:00Z" w16du:dateUtc="2026-06-07T10:36:00Z">
        <w:r>
          <w:fldChar w:fldCharType="begin"/>
        </w:r>
        <w:r>
          <w:instrText>HYPERLINK \l "_Toc231042720"</w:instrText>
        </w:r>
        <w:r>
          <w:fldChar w:fldCharType="separate"/>
        </w:r>
        <w:r w:rsidRPr="00EF2754">
          <w:rPr>
            <w:rStyle w:val="Hyperlink"/>
            <w:noProof/>
          </w:rPr>
          <w:t>5.4.9 Distribución del Bienestar</w:t>
        </w:r>
        <w:r>
          <w:rPr>
            <w:noProof/>
            <w:webHidden/>
          </w:rPr>
          <w:tab/>
        </w:r>
        <w:r>
          <w:rPr>
            <w:noProof/>
            <w:webHidden/>
          </w:rPr>
          <w:fldChar w:fldCharType="begin"/>
        </w:r>
        <w:r>
          <w:rPr>
            <w:noProof/>
            <w:webHidden/>
          </w:rPr>
          <w:instrText xml:space="preserve"> PAGEREF _Toc231042720 \h </w:instrText>
        </w:r>
        <w:r>
          <w:rPr>
            <w:noProof/>
            <w:webHidden/>
          </w:rPr>
        </w:r>
        <w:r>
          <w:rPr>
            <w:noProof/>
            <w:webHidden/>
          </w:rPr>
          <w:fldChar w:fldCharType="separate"/>
        </w:r>
        <w:r>
          <w:rPr>
            <w:noProof/>
            <w:webHidden/>
          </w:rPr>
          <w:t>36</w:t>
        </w:r>
        <w:r>
          <w:rPr>
            <w:noProof/>
            <w:webHidden/>
          </w:rPr>
          <w:fldChar w:fldCharType="end"/>
        </w:r>
        <w:r>
          <w:fldChar w:fldCharType="end"/>
        </w:r>
      </w:ins>
    </w:p>
    <w:p w14:paraId="21640351" w14:textId="77777777" w:rsidR="007E5E69" w:rsidRDefault="007E5E69">
      <w:pPr>
        <w:pStyle w:val="TOC2"/>
        <w:tabs>
          <w:tab w:val="right" w:leader="dot" w:pos="9350"/>
        </w:tabs>
        <w:rPr>
          <w:ins w:id="241" w:author="DIEGO CORDOBA URRUTIA" w:date="2026-06-07T04:36:00Z" w16du:dateUtc="2026-06-07T10:36:00Z"/>
          <w:noProof/>
        </w:rPr>
      </w:pPr>
      <w:ins w:id="242" w:author="DIEGO CORDOBA URRUTIA" w:date="2026-06-07T04:36:00Z" w16du:dateUtc="2026-06-07T10:36:00Z">
        <w:r>
          <w:fldChar w:fldCharType="begin"/>
        </w:r>
        <w:r>
          <w:instrText>HYPERLINK \l "_Toc231042721"</w:instrText>
        </w:r>
        <w:r>
          <w:fldChar w:fldCharType="separate"/>
        </w:r>
        <w:r w:rsidRPr="00EF2754">
          <w:rPr>
            <w:rStyle w:val="Hyperlink"/>
            <w:noProof/>
          </w:rPr>
          <w:t>5.5 Implicaciones para Política Regulatoria</w:t>
        </w:r>
        <w:r>
          <w:rPr>
            <w:noProof/>
            <w:webHidden/>
          </w:rPr>
          <w:tab/>
        </w:r>
        <w:r>
          <w:rPr>
            <w:noProof/>
            <w:webHidden/>
          </w:rPr>
          <w:fldChar w:fldCharType="begin"/>
        </w:r>
        <w:r>
          <w:rPr>
            <w:noProof/>
            <w:webHidden/>
          </w:rPr>
          <w:instrText xml:space="preserve"> PAGEREF _Toc231042721 \h </w:instrText>
        </w:r>
        <w:r>
          <w:rPr>
            <w:noProof/>
            <w:webHidden/>
          </w:rPr>
        </w:r>
        <w:r>
          <w:rPr>
            <w:noProof/>
            <w:webHidden/>
          </w:rPr>
          <w:fldChar w:fldCharType="separate"/>
        </w:r>
        <w:r>
          <w:rPr>
            <w:noProof/>
            <w:webHidden/>
          </w:rPr>
          <w:t>36</w:t>
        </w:r>
        <w:r>
          <w:rPr>
            <w:noProof/>
            <w:webHidden/>
          </w:rPr>
          <w:fldChar w:fldCharType="end"/>
        </w:r>
        <w:r>
          <w:fldChar w:fldCharType="end"/>
        </w:r>
      </w:ins>
    </w:p>
    <w:p w14:paraId="14DFF865" w14:textId="77777777" w:rsidR="007E5E69" w:rsidRDefault="007E5E69">
      <w:pPr>
        <w:pStyle w:val="TOC1"/>
        <w:tabs>
          <w:tab w:val="right" w:leader="dot" w:pos="9350"/>
        </w:tabs>
        <w:rPr>
          <w:ins w:id="243" w:author="DIEGO CORDOBA URRUTIA" w:date="2026-06-07T04:36:00Z" w16du:dateUtc="2026-06-07T10:36:00Z"/>
          <w:noProof/>
        </w:rPr>
      </w:pPr>
      <w:ins w:id="244" w:author="DIEGO CORDOBA URRUTIA" w:date="2026-06-07T04:36:00Z" w16du:dateUtc="2026-06-07T10:36:00Z">
        <w:r>
          <w:fldChar w:fldCharType="begin"/>
        </w:r>
        <w:r>
          <w:instrText>HYPERLINK \l "_Toc231042722"</w:instrText>
        </w:r>
        <w:r>
          <w:fldChar w:fldCharType="separate"/>
        </w:r>
        <w:r w:rsidRPr="00EF2754">
          <w:rPr>
            <w:rStyle w:val="Hyperlink"/>
            <w:noProof/>
          </w:rPr>
          <w:t>Capítulo 6 Expansión a América Latina — El Marco HJB-Myerson en Tres Mercados</w:t>
        </w:r>
        <w:r>
          <w:rPr>
            <w:noProof/>
            <w:webHidden/>
          </w:rPr>
          <w:tab/>
        </w:r>
        <w:r>
          <w:rPr>
            <w:noProof/>
            <w:webHidden/>
          </w:rPr>
          <w:fldChar w:fldCharType="begin"/>
        </w:r>
        <w:r>
          <w:rPr>
            <w:noProof/>
            <w:webHidden/>
          </w:rPr>
          <w:instrText xml:space="preserve"> PAGEREF _Toc231042722 \h </w:instrText>
        </w:r>
        <w:r>
          <w:rPr>
            <w:noProof/>
            <w:webHidden/>
          </w:rPr>
        </w:r>
        <w:r>
          <w:rPr>
            <w:noProof/>
            <w:webHidden/>
          </w:rPr>
          <w:fldChar w:fldCharType="separate"/>
        </w:r>
        <w:r>
          <w:rPr>
            <w:noProof/>
            <w:webHidden/>
          </w:rPr>
          <w:t>37</w:t>
        </w:r>
        <w:r>
          <w:rPr>
            <w:noProof/>
            <w:webHidden/>
          </w:rPr>
          <w:fldChar w:fldCharType="end"/>
        </w:r>
        <w:r>
          <w:fldChar w:fldCharType="end"/>
        </w:r>
      </w:ins>
    </w:p>
    <w:p w14:paraId="6F48F67B" w14:textId="77777777" w:rsidR="007E5E69" w:rsidRDefault="007E5E69">
      <w:pPr>
        <w:pStyle w:val="TOC2"/>
        <w:tabs>
          <w:tab w:val="right" w:leader="dot" w:pos="9350"/>
        </w:tabs>
        <w:rPr>
          <w:ins w:id="245" w:author="DIEGO CORDOBA URRUTIA" w:date="2026-06-07T04:36:00Z" w16du:dateUtc="2026-06-07T10:36:00Z"/>
          <w:noProof/>
        </w:rPr>
      </w:pPr>
      <w:ins w:id="246" w:author="DIEGO CORDOBA URRUTIA" w:date="2026-06-07T04:36:00Z" w16du:dateUtc="2026-06-07T10:36:00Z">
        <w:r>
          <w:fldChar w:fldCharType="begin"/>
        </w:r>
        <w:r>
          <w:instrText>HYPERLINK \l "_Toc231042723"</w:instrText>
        </w:r>
        <w:r>
          <w:fldChar w:fldCharType="separate"/>
        </w:r>
        <w:r w:rsidRPr="00EF2754">
          <w:rPr>
            <w:rStyle w:val="Hyperlink"/>
            <w:noProof/>
          </w:rPr>
          <w:t>6.1 Introducción: Heterogeneidad Estructural como Oportunidad</w:t>
        </w:r>
        <w:r>
          <w:rPr>
            <w:noProof/>
            <w:webHidden/>
          </w:rPr>
          <w:tab/>
        </w:r>
        <w:r>
          <w:rPr>
            <w:noProof/>
            <w:webHidden/>
          </w:rPr>
          <w:fldChar w:fldCharType="begin"/>
        </w:r>
        <w:r>
          <w:rPr>
            <w:noProof/>
            <w:webHidden/>
          </w:rPr>
          <w:instrText xml:space="preserve"> PAGEREF _Toc231042723 \h </w:instrText>
        </w:r>
        <w:r>
          <w:rPr>
            <w:noProof/>
            <w:webHidden/>
          </w:rPr>
        </w:r>
        <w:r>
          <w:rPr>
            <w:noProof/>
            <w:webHidden/>
          </w:rPr>
          <w:fldChar w:fldCharType="separate"/>
        </w:r>
        <w:r>
          <w:rPr>
            <w:noProof/>
            <w:webHidden/>
          </w:rPr>
          <w:t>37</w:t>
        </w:r>
        <w:r>
          <w:rPr>
            <w:noProof/>
            <w:webHidden/>
          </w:rPr>
          <w:fldChar w:fldCharType="end"/>
        </w:r>
        <w:r>
          <w:fldChar w:fldCharType="end"/>
        </w:r>
      </w:ins>
    </w:p>
    <w:p w14:paraId="5D24CAF0" w14:textId="77777777" w:rsidR="007E5E69" w:rsidRDefault="007E5E69">
      <w:pPr>
        <w:pStyle w:val="TOC2"/>
        <w:tabs>
          <w:tab w:val="right" w:leader="dot" w:pos="9350"/>
        </w:tabs>
        <w:rPr>
          <w:ins w:id="247" w:author="DIEGO CORDOBA URRUTIA" w:date="2026-06-07T04:36:00Z" w16du:dateUtc="2026-06-07T10:36:00Z"/>
          <w:noProof/>
        </w:rPr>
      </w:pPr>
      <w:ins w:id="248" w:author="DIEGO CORDOBA URRUTIA" w:date="2026-06-07T04:36:00Z" w16du:dateUtc="2026-06-07T10:36:00Z">
        <w:r>
          <w:fldChar w:fldCharType="begin"/>
        </w:r>
        <w:r>
          <w:instrText>HYPERLINK \l "_Toc231042724"</w:instrText>
        </w:r>
        <w:r>
          <w:fldChar w:fldCharType="separate"/>
        </w:r>
        <w:r w:rsidRPr="00EF2754">
          <w:rPr>
            <w:rStyle w:val="Hyperlink"/>
            <w:noProof/>
          </w:rPr>
          <w:t>6.2 Colombia — XM: El Mercado Más Maduro y el Riesgo Hidrológico</w:t>
        </w:r>
        <w:r>
          <w:rPr>
            <w:noProof/>
            <w:webHidden/>
          </w:rPr>
          <w:tab/>
        </w:r>
        <w:r>
          <w:rPr>
            <w:noProof/>
            <w:webHidden/>
          </w:rPr>
          <w:fldChar w:fldCharType="begin"/>
        </w:r>
        <w:r>
          <w:rPr>
            <w:noProof/>
            <w:webHidden/>
          </w:rPr>
          <w:instrText xml:space="preserve"> PAGEREF _Toc231042724 \h </w:instrText>
        </w:r>
        <w:r>
          <w:rPr>
            <w:noProof/>
            <w:webHidden/>
          </w:rPr>
        </w:r>
        <w:r>
          <w:rPr>
            <w:noProof/>
            <w:webHidden/>
          </w:rPr>
          <w:fldChar w:fldCharType="separate"/>
        </w:r>
        <w:r>
          <w:rPr>
            <w:noProof/>
            <w:webHidden/>
          </w:rPr>
          <w:t>37</w:t>
        </w:r>
        <w:r>
          <w:rPr>
            <w:noProof/>
            <w:webHidden/>
          </w:rPr>
          <w:fldChar w:fldCharType="end"/>
        </w:r>
        <w:r>
          <w:fldChar w:fldCharType="end"/>
        </w:r>
      </w:ins>
    </w:p>
    <w:p w14:paraId="678A3592" w14:textId="77777777" w:rsidR="007E5E69" w:rsidRDefault="007E5E69">
      <w:pPr>
        <w:pStyle w:val="TOC3"/>
        <w:tabs>
          <w:tab w:val="right" w:leader="dot" w:pos="9350"/>
        </w:tabs>
        <w:rPr>
          <w:ins w:id="249" w:author="DIEGO CORDOBA URRUTIA" w:date="2026-06-07T04:36:00Z" w16du:dateUtc="2026-06-07T10:36:00Z"/>
          <w:noProof/>
        </w:rPr>
      </w:pPr>
      <w:ins w:id="250" w:author="DIEGO CORDOBA URRUTIA" w:date="2026-06-07T04:36:00Z" w16du:dateUtc="2026-06-07T10:36:00Z">
        <w:r>
          <w:fldChar w:fldCharType="begin"/>
        </w:r>
        <w:r>
          <w:instrText>HYPERLINK \l "_Toc231042725"</w:instrText>
        </w:r>
        <w:r>
          <w:fldChar w:fldCharType="separate"/>
        </w:r>
        <w:r w:rsidRPr="00EF2754">
          <w:rPr>
            <w:rStyle w:val="Hyperlink"/>
            <w:noProof/>
          </w:rPr>
          <w:t>6.2.1 Estructura del Mercado XM</w:t>
        </w:r>
        <w:r>
          <w:rPr>
            <w:noProof/>
            <w:webHidden/>
          </w:rPr>
          <w:tab/>
        </w:r>
        <w:r>
          <w:rPr>
            <w:noProof/>
            <w:webHidden/>
          </w:rPr>
          <w:fldChar w:fldCharType="begin"/>
        </w:r>
        <w:r>
          <w:rPr>
            <w:noProof/>
            <w:webHidden/>
          </w:rPr>
          <w:instrText xml:space="preserve"> PAGEREF _Toc231042725 \h </w:instrText>
        </w:r>
        <w:r>
          <w:rPr>
            <w:noProof/>
            <w:webHidden/>
          </w:rPr>
        </w:r>
        <w:r>
          <w:rPr>
            <w:noProof/>
            <w:webHidden/>
          </w:rPr>
          <w:fldChar w:fldCharType="separate"/>
        </w:r>
        <w:r>
          <w:rPr>
            <w:noProof/>
            <w:webHidden/>
          </w:rPr>
          <w:t>37</w:t>
        </w:r>
        <w:r>
          <w:rPr>
            <w:noProof/>
            <w:webHidden/>
          </w:rPr>
          <w:fldChar w:fldCharType="end"/>
        </w:r>
        <w:r>
          <w:fldChar w:fldCharType="end"/>
        </w:r>
      </w:ins>
    </w:p>
    <w:p w14:paraId="3C3620D1" w14:textId="77777777" w:rsidR="007E5E69" w:rsidRDefault="007E5E69">
      <w:pPr>
        <w:pStyle w:val="TOC3"/>
        <w:tabs>
          <w:tab w:val="right" w:leader="dot" w:pos="9350"/>
        </w:tabs>
        <w:rPr>
          <w:ins w:id="251" w:author="DIEGO CORDOBA URRUTIA" w:date="2026-06-07T04:36:00Z" w16du:dateUtc="2026-06-07T10:36:00Z"/>
          <w:noProof/>
        </w:rPr>
      </w:pPr>
      <w:ins w:id="252" w:author="DIEGO CORDOBA URRUTIA" w:date="2026-06-07T04:36:00Z" w16du:dateUtc="2026-06-07T10:36:00Z">
        <w:r>
          <w:fldChar w:fldCharType="begin"/>
        </w:r>
        <w:r>
          <w:instrText>HYPERLINK \l "_Toc231042726"</w:instrText>
        </w:r>
        <w:r>
          <w:fldChar w:fldCharType="separate"/>
        </w:r>
        <w:r w:rsidRPr="00EF2754">
          <w:rPr>
            <w:rStyle w:val="Hyperlink"/>
            <w:noProof/>
          </w:rPr>
          <w:t>6.2.2 El Proceso de Lévy para Frecuencia con Saltos Hidrológicos</w:t>
        </w:r>
        <w:r>
          <w:rPr>
            <w:noProof/>
            <w:webHidden/>
          </w:rPr>
          <w:tab/>
        </w:r>
        <w:r>
          <w:rPr>
            <w:noProof/>
            <w:webHidden/>
          </w:rPr>
          <w:fldChar w:fldCharType="begin"/>
        </w:r>
        <w:r>
          <w:rPr>
            <w:noProof/>
            <w:webHidden/>
          </w:rPr>
          <w:instrText xml:space="preserve"> PAGEREF _Toc231042726 \h </w:instrText>
        </w:r>
        <w:r>
          <w:rPr>
            <w:noProof/>
            <w:webHidden/>
          </w:rPr>
        </w:r>
        <w:r>
          <w:rPr>
            <w:noProof/>
            <w:webHidden/>
          </w:rPr>
          <w:fldChar w:fldCharType="separate"/>
        </w:r>
        <w:r>
          <w:rPr>
            <w:noProof/>
            <w:webHidden/>
          </w:rPr>
          <w:t>38</w:t>
        </w:r>
        <w:r>
          <w:rPr>
            <w:noProof/>
            <w:webHidden/>
          </w:rPr>
          <w:fldChar w:fldCharType="end"/>
        </w:r>
        <w:r>
          <w:fldChar w:fldCharType="end"/>
        </w:r>
      </w:ins>
    </w:p>
    <w:p w14:paraId="0395D8A8" w14:textId="77777777" w:rsidR="007E5E69" w:rsidRDefault="007E5E69">
      <w:pPr>
        <w:pStyle w:val="TOC3"/>
        <w:tabs>
          <w:tab w:val="right" w:leader="dot" w:pos="9350"/>
        </w:tabs>
        <w:rPr>
          <w:ins w:id="253" w:author="DIEGO CORDOBA URRUTIA" w:date="2026-06-07T04:36:00Z" w16du:dateUtc="2026-06-07T10:36:00Z"/>
          <w:noProof/>
        </w:rPr>
      </w:pPr>
      <w:ins w:id="254" w:author="DIEGO CORDOBA URRUTIA" w:date="2026-06-07T04:36:00Z" w16du:dateUtc="2026-06-07T10:36:00Z">
        <w:r>
          <w:fldChar w:fldCharType="begin"/>
        </w:r>
        <w:r>
          <w:instrText>HYPERLINK \l "_Toc231042727"</w:instrText>
        </w:r>
        <w:r>
          <w:fldChar w:fldCharType="separate"/>
        </w:r>
        <w:r w:rsidRPr="00EF2754">
          <w:rPr>
            <w:rStyle w:val="Hyperlink"/>
            <w:noProof/>
          </w:rPr>
          <w:t>6.2.3 Potencial de Ingresos Colombia</w:t>
        </w:r>
        <w:r>
          <w:rPr>
            <w:noProof/>
            <w:webHidden/>
          </w:rPr>
          <w:tab/>
        </w:r>
        <w:r>
          <w:rPr>
            <w:noProof/>
            <w:webHidden/>
          </w:rPr>
          <w:fldChar w:fldCharType="begin"/>
        </w:r>
        <w:r>
          <w:rPr>
            <w:noProof/>
            <w:webHidden/>
          </w:rPr>
          <w:instrText xml:space="preserve"> PAGEREF _Toc231042727 \h </w:instrText>
        </w:r>
        <w:r>
          <w:rPr>
            <w:noProof/>
            <w:webHidden/>
          </w:rPr>
        </w:r>
        <w:r>
          <w:rPr>
            <w:noProof/>
            <w:webHidden/>
          </w:rPr>
          <w:fldChar w:fldCharType="separate"/>
        </w:r>
        <w:r>
          <w:rPr>
            <w:noProof/>
            <w:webHidden/>
          </w:rPr>
          <w:t>39</w:t>
        </w:r>
        <w:r>
          <w:rPr>
            <w:noProof/>
            <w:webHidden/>
          </w:rPr>
          <w:fldChar w:fldCharType="end"/>
        </w:r>
        <w:r>
          <w:fldChar w:fldCharType="end"/>
        </w:r>
      </w:ins>
    </w:p>
    <w:p w14:paraId="26A559A2" w14:textId="77777777" w:rsidR="007E5E69" w:rsidRDefault="007E5E69">
      <w:pPr>
        <w:pStyle w:val="TOC2"/>
        <w:tabs>
          <w:tab w:val="right" w:leader="dot" w:pos="9350"/>
        </w:tabs>
        <w:rPr>
          <w:ins w:id="255" w:author="DIEGO CORDOBA URRUTIA" w:date="2026-06-07T04:36:00Z" w16du:dateUtc="2026-06-07T10:36:00Z"/>
          <w:noProof/>
        </w:rPr>
      </w:pPr>
      <w:ins w:id="256" w:author="DIEGO CORDOBA URRUTIA" w:date="2026-06-07T04:36:00Z" w16du:dateUtc="2026-06-07T10:36:00Z">
        <w:r>
          <w:fldChar w:fldCharType="begin"/>
        </w:r>
        <w:r>
          <w:instrText>HYPERLINK \l "_Toc231042728"</w:instrText>
        </w:r>
        <w:r>
          <w:fldChar w:fldCharType="separate"/>
        </w:r>
        <w:r w:rsidRPr="00EF2754">
          <w:rPr>
            <w:rStyle w:val="Hyperlink"/>
            <w:noProof/>
          </w:rPr>
          <w:t>6.3 Chile — CEN: Solar Extremo y la Crisis de Variabilidad</w:t>
        </w:r>
        <w:r>
          <w:rPr>
            <w:noProof/>
            <w:webHidden/>
          </w:rPr>
          <w:tab/>
        </w:r>
        <w:r>
          <w:rPr>
            <w:noProof/>
            <w:webHidden/>
          </w:rPr>
          <w:fldChar w:fldCharType="begin"/>
        </w:r>
        <w:r>
          <w:rPr>
            <w:noProof/>
            <w:webHidden/>
          </w:rPr>
          <w:instrText xml:space="preserve"> PAGEREF _Toc231042728 \h </w:instrText>
        </w:r>
        <w:r>
          <w:rPr>
            <w:noProof/>
            <w:webHidden/>
          </w:rPr>
        </w:r>
        <w:r>
          <w:rPr>
            <w:noProof/>
            <w:webHidden/>
          </w:rPr>
          <w:fldChar w:fldCharType="separate"/>
        </w:r>
        <w:r>
          <w:rPr>
            <w:noProof/>
            <w:webHidden/>
          </w:rPr>
          <w:t>39</w:t>
        </w:r>
        <w:r>
          <w:rPr>
            <w:noProof/>
            <w:webHidden/>
          </w:rPr>
          <w:fldChar w:fldCharType="end"/>
        </w:r>
        <w:r>
          <w:fldChar w:fldCharType="end"/>
        </w:r>
      </w:ins>
    </w:p>
    <w:p w14:paraId="306C62F6" w14:textId="77777777" w:rsidR="007E5E69" w:rsidRDefault="007E5E69">
      <w:pPr>
        <w:pStyle w:val="TOC3"/>
        <w:tabs>
          <w:tab w:val="right" w:leader="dot" w:pos="9350"/>
        </w:tabs>
        <w:rPr>
          <w:ins w:id="257" w:author="DIEGO CORDOBA URRUTIA" w:date="2026-06-07T04:36:00Z" w16du:dateUtc="2026-06-07T10:36:00Z"/>
          <w:noProof/>
        </w:rPr>
      </w:pPr>
      <w:ins w:id="258" w:author="DIEGO CORDOBA URRUTIA" w:date="2026-06-07T04:36:00Z" w16du:dateUtc="2026-06-07T10:36:00Z">
        <w:r>
          <w:fldChar w:fldCharType="begin"/>
        </w:r>
        <w:r>
          <w:instrText>HYPERLINK \l "_Toc231042729"</w:instrText>
        </w:r>
        <w:r>
          <w:fldChar w:fldCharType="separate"/>
        </w:r>
        <w:r w:rsidRPr="00EF2754">
          <w:rPr>
            <w:rStyle w:val="Hyperlink"/>
            <w:noProof/>
          </w:rPr>
          <w:t>6.3.1 El Sistema Eléctrico Nacional Chileno</w:t>
        </w:r>
        <w:r>
          <w:rPr>
            <w:noProof/>
            <w:webHidden/>
          </w:rPr>
          <w:tab/>
        </w:r>
        <w:r>
          <w:rPr>
            <w:noProof/>
            <w:webHidden/>
          </w:rPr>
          <w:fldChar w:fldCharType="begin"/>
        </w:r>
        <w:r>
          <w:rPr>
            <w:noProof/>
            <w:webHidden/>
          </w:rPr>
          <w:instrText xml:space="preserve"> PAGEREF _Toc231042729 \h </w:instrText>
        </w:r>
        <w:r>
          <w:rPr>
            <w:noProof/>
            <w:webHidden/>
          </w:rPr>
        </w:r>
        <w:r>
          <w:rPr>
            <w:noProof/>
            <w:webHidden/>
          </w:rPr>
          <w:fldChar w:fldCharType="separate"/>
        </w:r>
        <w:r>
          <w:rPr>
            <w:noProof/>
            <w:webHidden/>
          </w:rPr>
          <w:t>39</w:t>
        </w:r>
        <w:r>
          <w:rPr>
            <w:noProof/>
            <w:webHidden/>
          </w:rPr>
          <w:fldChar w:fldCharType="end"/>
        </w:r>
        <w:r>
          <w:fldChar w:fldCharType="end"/>
        </w:r>
      </w:ins>
    </w:p>
    <w:p w14:paraId="491D394E" w14:textId="77777777" w:rsidR="007E5E69" w:rsidRDefault="007E5E69">
      <w:pPr>
        <w:pStyle w:val="TOC3"/>
        <w:tabs>
          <w:tab w:val="right" w:leader="dot" w:pos="9350"/>
        </w:tabs>
        <w:rPr>
          <w:ins w:id="259" w:author="DIEGO CORDOBA URRUTIA" w:date="2026-06-07T04:36:00Z" w16du:dateUtc="2026-06-07T10:36:00Z"/>
          <w:noProof/>
        </w:rPr>
      </w:pPr>
      <w:ins w:id="260" w:author="DIEGO CORDOBA URRUTIA" w:date="2026-06-07T04:36:00Z" w16du:dateUtc="2026-06-07T10:36:00Z">
        <w:r>
          <w:lastRenderedPageBreak/>
          <w:fldChar w:fldCharType="begin"/>
        </w:r>
        <w:r>
          <w:instrText>HYPERLINK \l "_Toc231042730"</w:instrText>
        </w:r>
        <w:r>
          <w:fldChar w:fldCharType="separate"/>
        </w:r>
        <w:r w:rsidRPr="00EF2754">
          <w:rPr>
            <w:rStyle w:val="Hyperlink"/>
            <w:noProof/>
          </w:rPr>
          <w:t>6.3.2 El Proceso OU con Volatilidad Estocástica — Modelo de Heston Adaptado</w:t>
        </w:r>
        <w:r>
          <w:rPr>
            <w:noProof/>
            <w:webHidden/>
          </w:rPr>
          <w:tab/>
        </w:r>
        <w:r>
          <w:rPr>
            <w:noProof/>
            <w:webHidden/>
          </w:rPr>
          <w:fldChar w:fldCharType="begin"/>
        </w:r>
        <w:r>
          <w:rPr>
            <w:noProof/>
            <w:webHidden/>
          </w:rPr>
          <w:instrText xml:space="preserve"> PAGEREF _Toc231042730 \h </w:instrText>
        </w:r>
        <w:r>
          <w:rPr>
            <w:noProof/>
            <w:webHidden/>
          </w:rPr>
        </w:r>
        <w:r>
          <w:rPr>
            <w:noProof/>
            <w:webHidden/>
          </w:rPr>
          <w:fldChar w:fldCharType="separate"/>
        </w:r>
        <w:r>
          <w:rPr>
            <w:noProof/>
            <w:webHidden/>
          </w:rPr>
          <w:t>39</w:t>
        </w:r>
        <w:r>
          <w:rPr>
            <w:noProof/>
            <w:webHidden/>
          </w:rPr>
          <w:fldChar w:fldCharType="end"/>
        </w:r>
        <w:r>
          <w:fldChar w:fldCharType="end"/>
        </w:r>
      </w:ins>
    </w:p>
    <w:p w14:paraId="012C392F" w14:textId="77777777" w:rsidR="007E5E69" w:rsidRDefault="007E5E69">
      <w:pPr>
        <w:pStyle w:val="TOC3"/>
        <w:tabs>
          <w:tab w:val="right" w:leader="dot" w:pos="9350"/>
        </w:tabs>
        <w:rPr>
          <w:ins w:id="261" w:author="DIEGO CORDOBA URRUTIA" w:date="2026-06-07T04:36:00Z" w16du:dateUtc="2026-06-07T10:36:00Z"/>
          <w:noProof/>
        </w:rPr>
      </w:pPr>
      <w:ins w:id="262" w:author="DIEGO CORDOBA URRUTIA" w:date="2026-06-07T04:36:00Z" w16du:dateUtc="2026-06-07T10:36:00Z">
        <w:r>
          <w:fldChar w:fldCharType="begin"/>
        </w:r>
        <w:r>
          <w:instrText>HYPERLINK \l "_Toc231042731"</w:instrText>
        </w:r>
        <w:r>
          <w:fldChar w:fldCharType="separate"/>
        </w:r>
        <w:r w:rsidRPr="00EF2754">
          <w:rPr>
            <w:rStyle w:val="Hyperlink"/>
            <w:noProof/>
          </w:rPr>
          <w:t>6.3.3 El Precio del Contrato en Chile y el Linkage Intradiario</w:t>
        </w:r>
        <w:r>
          <w:rPr>
            <w:noProof/>
            <w:webHidden/>
          </w:rPr>
          <w:tab/>
        </w:r>
        <w:r>
          <w:rPr>
            <w:noProof/>
            <w:webHidden/>
          </w:rPr>
          <w:fldChar w:fldCharType="begin"/>
        </w:r>
        <w:r>
          <w:rPr>
            <w:noProof/>
            <w:webHidden/>
          </w:rPr>
          <w:instrText xml:space="preserve"> PAGEREF _Toc231042731 \h </w:instrText>
        </w:r>
        <w:r>
          <w:rPr>
            <w:noProof/>
            <w:webHidden/>
          </w:rPr>
        </w:r>
        <w:r>
          <w:rPr>
            <w:noProof/>
            <w:webHidden/>
          </w:rPr>
          <w:fldChar w:fldCharType="separate"/>
        </w:r>
        <w:r>
          <w:rPr>
            <w:noProof/>
            <w:webHidden/>
          </w:rPr>
          <w:t>40</w:t>
        </w:r>
        <w:r>
          <w:rPr>
            <w:noProof/>
            <w:webHidden/>
          </w:rPr>
          <w:fldChar w:fldCharType="end"/>
        </w:r>
        <w:r>
          <w:fldChar w:fldCharType="end"/>
        </w:r>
      </w:ins>
    </w:p>
    <w:p w14:paraId="189A7D5E" w14:textId="77777777" w:rsidR="007E5E69" w:rsidRDefault="007E5E69">
      <w:pPr>
        <w:pStyle w:val="TOC2"/>
        <w:tabs>
          <w:tab w:val="right" w:leader="dot" w:pos="9350"/>
        </w:tabs>
        <w:rPr>
          <w:ins w:id="263" w:author="DIEGO CORDOBA URRUTIA" w:date="2026-06-07T04:36:00Z" w16du:dateUtc="2026-06-07T10:36:00Z"/>
          <w:noProof/>
        </w:rPr>
      </w:pPr>
      <w:ins w:id="264" w:author="DIEGO CORDOBA URRUTIA" w:date="2026-06-07T04:36:00Z" w16du:dateUtc="2026-06-07T10:36:00Z">
        <w:r>
          <w:fldChar w:fldCharType="begin"/>
        </w:r>
        <w:r>
          <w:instrText>HYPERLINK \l "_Toc231042732"</w:instrText>
        </w:r>
        <w:r>
          <w:fldChar w:fldCharType="separate"/>
        </w:r>
        <w:r w:rsidRPr="00EF2754">
          <w:rPr>
            <w:rStyle w:val="Hyperlink"/>
            <w:noProof/>
          </w:rPr>
          <w:t>6.4 Brasil — ONS: El Sistema de Cinco Subsistemas</w:t>
        </w:r>
        <w:r>
          <w:rPr>
            <w:noProof/>
            <w:webHidden/>
          </w:rPr>
          <w:tab/>
        </w:r>
        <w:r>
          <w:rPr>
            <w:noProof/>
            <w:webHidden/>
          </w:rPr>
          <w:fldChar w:fldCharType="begin"/>
        </w:r>
        <w:r>
          <w:rPr>
            <w:noProof/>
            <w:webHidden/>
          </w:rPr>
          <w:instrText xml:space="preserve"> PAGEREF _Toc231042732 \h </w:instrText>
        </w:r>
        <w:r>
          <w:rPr>
            <w:noProof/>
            <w:webHidden/>
          </w:rPr>
        </w:r>
        <w:r>
          <w:rPr>
            <w:noProof/>
            <w:webHidden/>
          </w:rPr>
          <w:fldChar w:fldCharType="separate"/>
        </w:r>
        <w:r>
          <w:rPr>
            <w:noProof/>
            <w:webHidden/>
          </w:rPr>
          <w:t>41</w:t>
        </w:r>
        <w:r>
          <w:rPr>
            <w:noProof/>
            <w:webHidden/>
          </w:rPr>
          <w:fldChar w:fldCharType="end"/>
        </w:r>
        <w:r>
          <w:fldChar w:fldCharType="end"/>
        </w:r>
      </w:ins>
    </w:p>
    <w:p w14:paraId="79C848F3" w14:textId="77777777" w:rsidR="007E5E69" w:rsidRDefault="007E5E69">
      <w:pPr>
        <w:pStyle w:val="TOC3"/>
        <w:tabs>
          <w:tab w:val="right" w:leader="dot" w:pos="9350"/>
        </w:tabs>
        <w:rPr>
          <w:ins w:id="265" w:author="DIEGO CORDOBA URRUTIA" w:date="2026-06-07T04:36:00Z" w16du:dateUtc="2026-06-07T10:36:00Z"/>
          <w:noProof/>
        </w:rPr>
      </w:pPr>
      <w:ins w:id="266" w:author="DIEGO CORDOBA URRUTIA" w:date="2026-06-07T04:36:00Z" w16du:dateUtc="2026-06-07T10:36:00Z">
        <w:r>
          <w:fldChar w:fldCharType="begin"/>
        </w:r>
        <w:r>
          <w:instrText>HYPERLINK \l "_Toc231042733"</w:instrText>
        </w:r>
        <w:r>
          <w:fldChar w:fldCharType="separate"/>
        </w:r>
        <w:r w:rsidRPr="00EF2754">
          <w:rPr>
            <w:rStyle w:val="Hyperlink"/>
            <w:noProof/>
          </w:rPr>
          <w:t>6.4.1 La Complejidad del ONS</w:t>
        </w:r>
        <w:r>
          <w:rPr>
            <w:noProof/>
            <w:webHidden/>
          </w:rPr>
          <w:tab/>
        </w:r>
        <w:r>
          <w:rPr>
            <w:noProof/>
            <w:webHidden/>
          </w:rPr>
          <w:fldChar w:fldCharType="begin"/>
        </w:r>
        <w:r>
          <w:rPr>
            <w:noProof/>
            <w:webHidden/>
          </w:rPr>
          <w:instrText xml:space="preserve"> PAGEREF _Toc231042733 \h </w:instrText>
        </w:r>
        <w:r>
          <w:rPr>
            <w:noProof/>
            <w:webHidden/>
          </w:rPr>
        </w:r>
        <w:r>
          <w:rPr>
            <w:noProof/>
            <w:webHidden/>
          </w:rPr>
          <w:fldChar w:fldCharType="separate"/>
        </w:r>
        <w:r>
          <w:rPr>
            <w:noProof/>
            <w:webHidden/>
          </w:rPr>
          <w:t>41</w:t>
        </w:r>
        <w:r>
          <w:rPr>
            <w:noProof/>
            <w:webHidden/>
          </w:rPr>
          <w:fldChar w:fldCharType="end"/>
        </w:r>
        <w:r>
          <w:fldChar w:fldCharType="end"/>
        </w:r>
      </w:ins>
    </w:p>
    <w:p w14:paraId="13A39AC3" w14:textId="77777777" w:rsidR="007E5E69" w:rsidRDefault="007E5E69">
      <w:pPr>
        <w:pStyle w:val="TOC3"/>
        <w:tabs>
          <w:tab w:val="right" w:leader="dot" w:pos="9350"/>
        </w:tabs>
        <w:rPr>
          <w:ins w:id="267" w:author="DIEGO CORDOBA URRUTIA" w:date="2026-06-07T04:36:00Z" w16du:dateUtc="2026-06-07T10:36:00Z"/>
          <w:noProof/>
        </w:rPr>
      </w:pPr>
      <w:ins w:id="268" w:author="DIEGO CORDOBA URRUTIA" w:date="2026-06-07T04:36:00Z" w16du:dateUtc="2026-06-07T10:36:00Z">
        <w:r>
          <w:fldChar w:fldCharType="begin"/>
        </w:r>
        <w:r>
          <w:instrText>HYPERLINK \l "_Toc231042734"</w:instrText>
        </w:r>
        <w:r>
          <w:fldChar w:fldCharType="separate"/>
        </w:r>
        <w:r w:rsidRPr="00EF2754">
          <w:rPr>
            <w:rStyle w:val="Hyperlink"/>
            <w:noProof/>
          </w:rPr>
          <w:t>6.4.2 La Estrategia de Entrada: Alianza con Eletrobras</w:t>
        </w:r>
        <w:r>
          <w:rPr>
            <w:noProof/>
            <w:webHidden/>
          </w:rPr>
          <w:tab/>
        </w:r>
        <w:r>
          <w:rPr>
            <w:noProof/>
            <w:webHidden/>
          </w:rPr>
          <w:fldChar w:fldCharType="begin"/>
        </w:r>
        <w:r>
          <w:rPr>
            <w:noProof/>
            <w:webHidden/>
          </w:rPr>
          <w:instrText xml:space="preserve"> PAGEREF _Toc231042734 \h </w:instrText>
        </w:r>
        <w:r>
          <w:rPr>
            <w:noProof/>
            <w:webHidden/>
          </w:rPr>
        </w:r>
        <w:r>
          <w:rPr>
            <w:noProof/>
            <w:webHidden/>
          </w:rPr>
          <w:fldChar w:fldCharType="separate"/>
        </w:r>
        <w:r>
          <w:rPr>
            <w:noProof/>
            <w:webHidden/>
          </w:rPr>
          <w:t>41</w:t>
        </w:r>
        <w:r>
          <w:rPr>
            <w:noProof/>
            <w:webHidden/>
          </w:rPr>
          <w:fldChar w:fldCharType="end"/>
        </w:r>
        <w:r>
          <w:fldChar w:fldCharType="end"/>
        </w:r>
      </w:ins>
    </w:p>
    <w:p w14:paraId="0674EC1B" w14:textId="77777777" w:rsidR="007E5E69" w:rsidRDefault="007E5E69">
      <w:pPr>
        <w:pStyle w:val="TOC2"/>
        <w:tabs>
          <w:tab w:val="right" w:leader="dot" w:pos="9350"/>
        </w:tabs>
        <w:rPr>
          <w:ins w:id="269" w:author="DIEGO CORDOBA URRUTIA" w:date="2026-06-07T04:36:00Z" w16du:dateUtc="2026-06-07T10:36:00Z"/>
          <w:noProof/>
        </w:rPr>
      </w:pPr>
      <w:ins w:id="270" w:author="DIEGO CORDOBA URRUTIA" w:date="2026-06-07T04:36:00Z" w16du:dateUtc="2026-06-07T10:36:00Z">
        <w:r>
          <w:fldChar w:fldCharType="begin"/>
        </w:r>
        <w:r>
          <w:instrText>HYPERLINK \l "_Toc231042735"</w:instrText>
        </w:r>
        <w:r>
          <w:fldChar w:fldCharType="separate"/>
        </w:r>
        <w:r w:rsidRPr="00EF2754">
          <w:rPr>
            <w:rStyle w:val="Hyperlink"/>
            <w:noProof/>
          </w:rPr>
          <w:t>6.5 Síntesis: La Plataforma LatAm y el Modelo de Expansión</w:t>
        </w:r>
        <w:r>
          <w:rPr>
            <w:noProof/>
            <w:webHidden/>
          </w:rPr>
          <w:tab/>
        </w:r>
        <w:r>
          <w:rPr>
            <w:noProof/>
            <w:webHidden/>
          </w:rPr>
          <w:fldChar w:fldCharType="begin"/>
        </w:r>
        <w:r>
          <w:rPr>
            <w:noProof/>
            <w:webHidden/>
          </w:rPr>
          <w:instrText xml:space="preserve"> PAGEREF _Toc231042735 \h </w:instrText>
        </w:r>
        <w:r>
          <w:rPr>
            <w:noProof/>
            <w:webHidden/>
          </w:rPr>
        </w:r>
        <w:r>
          <w:rPr>
            <w:noProof/>
            <w:webHidden/>
          </w:rPr>
          <w:fldChar w:fldCharType="separate"/>
        </w:r>
        <w:r>
          <w:rPr>
            <w:noProof/>
            <w:webHidden/>
          </w:rPr>
          <w:t>42</w:t>
        </w:r>
        <w:r>
          <w:rPr>
            <w:noProof/>
            <w:webHidden/>
          </w:rPr>
          <w:fldChar w:fldCharType="end"/>
        </w:r>
        <w:r>
          <w:fldChar w:fldCharType="end"/>
        </w:r>
      </w:ins>
    </w:p>
    <w:p w14:paraId="4E92834D" w14:textId="77777777" w:rsidR="007E5E69" w:rsidRDefault="007E5E69">
      <w:pPr>
        <w:pStyle w:val="TOC3"/>
        <w:tabs>
          <w:tab w:val="right" w:leader="dot" w:pos="9350"/>
        </w:tabs>
        <w:rPr>
          <w:ins w:id="271" w:author="DIEGO CORDOBA URRUTIA" w:date="2026-06-07T04:36:00Z" w16du:dateUtc="2026-06-07T10:36:00Z"/>
          <w:noProof/>
        </w:rPr>
      </w:pPr>
      <w:ins w:id="272" w:author="DIEGO CORDOBA URRUTIA" w:date="2026-06-07T04:36:00Z" w16du:dateUtc="2026-06-07T10:36:00Z">
        <w:r>
          <w:fldChar w:fldCharType="begin"/>
        </w:r>
        <w:r>
          <w:instrText>HYPERLINK \l "_Toc231042736"</w:instrText>
        </w:r>
        <w:r>
          <w:fldChar w:fldCharType="separate"/>
        </w:r>
        <w:r w:rsidRPr="00EF2754">
          <w:rPr>
            <w:rStyle w:val="Hyperlink"/>
            <w:noProof/>
          </w:rPr>
          <w:t>6.5.1 Cronograma de Expansión Regional</w:t>
        </w:r>
        <w:r>
          <w:rPr>
            <w:noProof/>
            <w:webHidden/>
          </w:rPr>
          <w:tab/>
        </w:r>
        <w:r>
          <w:rPr>
            <w:noProof/>
            <w:webHidden/>
          </w:rPr>
          <w:fldChar w:fldCharType="begin"/>
        </w:r>
        <w:r>
          <w:rPr>
            <w:noProof/>
            <w:webHidden/>
          </w:rPr>
          <w:instrText xml:space="preserve"> PAGEREF _Toc231042736 \h </w:instrText>
        </w:r>
        <w:r>
          <w:rPr>
            <w:noProof/>
            <w:webHidden/>
          </w:rPr>
        </w:r>
        <w:r>
          <w:rPr>
            <w:noProof/>
            <w:webHidden/>
          </w:rPr>
          <w:fldChar w:fldCharType="separate"/>
        </w:r>
        <w:r>
          <w:rPr>
            <w:noProof/>
            <w:webHidden/>
          </w:rPr>
          <w:t>42</w:t>
        </w:r>
        <w:r>
          <w:rPr>
            <w:noProof/>
            <w:webHidden/>
          </w:rPr>
          <w:fldChar w:fldCharType="end"/>
        </w:r>
        <w:r>
          <w:fldChar w:fldCharType="end"/>
        </w:r>
      </w:ins>
    </w:p>
    <w:p w14:paraId="65C4035A" w14:textId="77777777" w:rsidR="007E5E69" w:rsidRDefault="007E5E69">
      <w:pPr>
        <w:pStyle w:val="TOC3"/>
        <w:tabs>
          <w:tab w:val="right" w:leader="dot" w:pos="9350"/>
        </w:tabs>
        <w:rPr>
          <w:ins w:id="273" w:author="DIEGO CORDOBA URRUTIA" w:date="2026-06-07T04:36:00Z" w16du:dateUtc="2026-06-07T10:36:00Z"/>
          <w:noProof/>
        </w:rPr>
      </w:pPr>
      <w:ins w:id="274" w:author="DIEGO CORDOBA URRUTIA" w:date="2026-06-07T04:36:00Z" w16du:dateUtc="2026-06-07T10:36:00Z">
        <w:r>
          <w:fldChar w:fldCharType="begin"/>
        </w:r>
        <w:r>
          <w:instrText>HYPERLINK \l "_Toc231042737"</w:instrText>
        </w:r>
        <w:r>
          <w:fldChar w:fldCharType="separate"/>
        </w:r>
        <w:r w:rsidRPr="00EF2754">
          <w:rPr>
            <w:rStyle w:val="Hyperlink"/>
            <w:noProof/>
          </w:rPr>
          <w:t>6.5.2 Los Invariantes del Marco HJB-Myerson entre Mercados</w:t>
        </w:r>
        <w:r>
          <w:rPr>
            <w:noProof/>
            <w:webHidden/>
          </w:rPr>
          <w:tab/>
        </w:r>
        <w:r>
          <w:rPr>
            <w:noProof/>
            <w:webHidden/>
          </w:rPr>
          <w:fldChar w:fldCharType="begin"/>
        </w:r>
        <w:r>
          <w:rPr>
            <w:noProof/>
            <w:webHidden/>
          </w:rPr>
          <w:instrText xml:space="preserve"> PAGEREF _Toc231042737 \h </w:instrText>
        </w:r>
        <w:r>
          <w:rPr>
            <w:noProof/>
            <w:webHidden/>
          </w:rPr>
        </w:r>
        <w:r>
          <w:rPr>
            <w:noProof/>
            <w:webHidden/>
          </w:rPr>
          <w:fldChar w:fldCharType="separate"/>
        </w:r>
        <w:r>
          <w:rPr>
            <w:noProof/>
            <w:webHidden/>
          </w:rPr>
          <w:t>43</w:t>
        </w:r>
        <w:r>
          <w:rPr>
            <w:noProof/>
            <w:webHidden/>
          </w:rPr>
          <w:fldChar w:fldCharType="end"/>
        </w:r>
        <w:r>
          <w:fldChar w:fldCharType="end"/>
        </w:r>
      </w:ins>
    </w:p>
    <w:p w14:paraId="2BC1807E" w14:textId="77777777" w:rsidR="007E5E69" w:rsidRDefault="007E5E69">
      <w:pPr>
        <w:pStyle w:val="TOC1"/>
        <w:tabs>
          <w:tab w:val="right" w:leader="dot" w:pos="9350"/>
        </w:tabs>
        <w:rPr>
          <w:ins w:id="275" w:author="DIEGO CORDOBA URRUTIA" w:date="2026-06-07T04:36:00Z" w16du:dateUtc="2026-06-07T10:36:00Z"/>
          <w:noProof/>
        </w:rPr>
      </w:pPr>
      <w:ins w:id="276" w:author="DIEGO CORDOBA URRUTIA" w:date="2026-06-07T04:36:00Z" w16du:dateUtc="2026-06-07T10:36:00Z">
        <w:r>
          <w:fldChar w:fldCharType="begin"/>
        </w:r>
        <w:r>
          <w:instrText>HYPERLINK \l "_Toc231042738"</w:instrText>
        </w:r>
        <w:r>
          <w:fldChar w:fldCharType="separate"/>
        </w:r>
        <w:r w:rsidRPr="00EF2754">
          <w:rPr>
            <w:rStyle w:val="Hyperlink"/>
            <w:noProof/>
          </w:rPr>
          <w:t>Conclusiones</w:t>
        </w:r>
        <w:r>
          <w:rPr>
            <w:noProof/>
            <w:webHidden/>
          </w:rPr>
          <w:tab/>
        </w:r>
        <w:r>
          <w:rPr>
            <w:noProof/>
            <w:webHidden/>
          </w:rPr>
          <w:fldChar w:fldCharType="begin"/>
        </w:r>
        <w:r>
          <w:rPr>
            <w:noProof/>
            <w:webHidden/>
          </w:rPr>
          <w:instrText xml:space="preserve"> PAGEREF _Toc231042738 \h </w:instrText>
        </w:r>
        <w:r>
          <w:rPr>
            <w:noProof/>
            <w:webHidden/>
          </w:rPr>
        </w:r>
        <w:r>
          <w:rPr>
            <w:noProof/>
            <w:webHidden/>
          </w:rPr>
          <w:fldChar w:fldCharType="separate"/>
        </w:r>
        <w:r>
          <w:rPr>
            <w:noProof/>
            <w:webHidden/>
          </w:rPr>
          <w:t>43</w:t>
        </w:r>
        <w:r>
          <w:rPr>
            <w:noProof/>
            <w:webHidden/>
          </w:rPr>
          <w:fldChar w:fldCharType="end"/>
        </w:r>
        <w:r>
          <w:fldChar w:fldCharType="end"/>
        </w:r>
      </w:ins>
    </w:p>
    <w:p w14:paraId="396B31B9" w14:textId="77777777" w:rsidR="007E5E69" w:rsidRDefault="007E5E69">
      <w:pPr>
        <w:pStyle w:val="TOC2"/>
        <w:tabs>
          <w:tab w:val="right" w:leader="dot" w:pos="9350"/>
        </w:tabs>
        <w:rPr>
          <w:ins w:id="277" w:author="DIEGO CORDOBA URRUTIA" w:date="2026-06-07T04:36:00Z" w16du:dateUtc="2026-06-07T10:36:00Z"/>
          <w:noProof/>
        </w:rPr>
      </w:pPr>
      <w:ins w:id="278" w:author="DIEGO CORDOBA URRUTIA" w:date="2026-06-07T04:36:00Z" w16du:dateUtc="2026-06-07T10:36:00Z">
        <w:r>
          <w:fldChar w:fldCharType="begin"/>
        </w:r>
        <w:r>
          <w:instrText>HYPERLINK \l "_Toc231042739"</w:instrText>
        </w:r>
        <w:r>
          <w:fldChar w:fldCharType="separate"/>
        </w:r>
        <w:r w:rsidRPr="00EF2754">
          <w:rPr>
            <w:rStyle w:val="Hyperlink"/>
            <w:noProof/>
          </w:rPr>
          <w:t>Síntesis de Contribuciones Originales</w:t>
        </w:r>
        <w:r>
          <w:rPr>
            <w:noProof/>
            <w:webHidden/>
          </w:rPr>
          <w:tab/>
        </w:r>
        <w:r>
          <w:rPr>
            <w:noProof/>
            <w:webHidden/>
          </w:rPr>
          <w:fldChar w:fldCharType="begin"/>
        </w:r>
        <w:r>
          <w:rPr>
            <w:noProof/>
            <w:webHidden/>
          </w:rPr>
          <w:instrText xml:space="preserve"> PAGEREF _Toc231042739 \h </w:instrText>
        </w:r>
        <w:r>
          <w:rPr>
            <w:noProof/>
            <w:webHidden/>
          </w:rPr>
        </w:r>
        <w:r>
          <w:rPr>
            <w:noProof/>
            <w:webHidden/>
          </w:rPr>
          <w:fldChar w:fldCharType="separate"/>
        </w:r>
        <w:r>
          <w:rPr>
            <w:noProof/>
            <w:webHidden/>
          </w:rPr>
          <w:t>43</w:t>
        </w:r>
        <w:r>
          <w:rPr>
            <w:noProof/>
            <w:webHidden/>
          </w:rPr>
          <w:fldChar w:fldCharType="end"/>
        </w:r>
        <w:r>
          <w:fldChar w:fldCharType="end"/>
        </w:r>
      </w:ins>
    </w:p>
    <w:p w14:paraId="605F58C7" w14:textId="77777777" w:rsidR="007E5E69" w:rsidRDefault="007E5E69">
      <w:pPr>
        <w:pStyle w:val="TOC2"/>
        <w:tabs>
          <w:tab w:val="right" w:leader="dot" w:pos="9350"/>
        </w:tabs>
        <w:rPr>
          <w:ins w:id="279" w:author="DIEGO CORDOBA URRUTIA" w:date="2026-06-07T04:36:00Z" w16du:dateUtc="2026-06-07T10:36:00Z"/>
          <w:noProof/>
        </w:rPr>
      </w:pPr>
      <w:ins w:id="280" w:author="DIEGO CORDOBA URRUTIA" w:date="2026-06-07T04:36:00Z" w16du:dateUtc="2026-06-07T10:36:00Z">
        <w:r>
          <w:fldChar w:fldCharType="begin"/>
        </w:r>
        <w:r>
          <w:instrText>HYPERLINK \l "_Toc231042740"</w:instrText>
        </w:r>
        <w:r>
          <w:fldChar w:fldCharType="separate"/>
        </w:r>
        <w:r w:rsidRPr="00EF2754">
          <w:rPr>
            <w:rStyle w:val="Hyperlink"/>
            <w:noProof/>
          </w:rPr>
          <w:t>Limitaciones y Extensiones</w:t>
        </w:r>
        <w:r>
          <w:rPr>
            <w:noProof/>
            <w:webHidden/>
          </w:rPr>
          <w:tab/>
        </w:r>
        <w:r>
          <w:rPr>
            <w:noProof/>
            <w:webHidden/>
          </w:rPr>
          <w:fldChar w:fldCharType="begin"/>
        </w:r>
        <w:r>
          <w:rPr>
            <w:noProof/>
            <w:webHidden/>
          </w:rPr>
          <w:instrText xml:space="preserve"> PAGEREF _Toc231042740 \h </w:instrText>
        </w:r>
        <w:r>
          <w:rPr>
            <w:noProof/>
            <w:webHidden/>
          </w:rPr>
        </w:r>
        <w:r>
          <w:rPr>
            <w:noProof/>
            <w:webHidden/>
          </w:rPr>
          <w:fldChar w:fldCharType="separate"/>
        </w:r>
        <w:r>
          <w:rPr>
            <w:noProof/>
            <w:webHidden/>
          </w:rPr>
          <w:t>44</w:t>
        </w:r>
        <w:r>
          <w:rPr>
            <w:noProof/>
            <w:webHidden/>
          </w:rPr>
          <w:fldChar w:fldCharType="end"/>
        </w:r>
        <w:r>
          <w:fldChar w:fldCharType="end"/>
        </w:r>
      </w:ins>
    </w:p>
    <w:p w14:paraId="44DDAA93" w14:textId="77777777" w:rsidR="007E5E69" w:rsidRDefault="007E5E69">
      <w:pPr>
        <w:pStyle w:val="TOC3"/>
        <w:tabs>
          <w:tab w:val="right" w:leader="dot" w:pos="9350"/>
        </w:tabs>
        <w:rPr>
          <w:ins w:id="281" w:author="DIEGO CORDOBA URRUTIA" w:date="2026-06-07T04:36:00Z" w16du:dateUtc="2026-06-07T10:36:00Z"/>
          <w:noProof/>
        </w:rPr>
      </w:pPr>
      <w:ins w:id="282" w:author="DIEGO CORDOBA URRUTIA" w:date="2026-06-07T04:36:00Z" w16du:dateUtc="2026-06-07T10:36:00Z">
        <w:r>
          <w:fldChar w:fldCharType="begin"/>
        </w:r>
        <w:r>
          <w:instrText>HYPERLINK \l "_Toc231042741"</w:instrText>
        </w:r>
        <w:r>
          <w:fldChar w:fldCharType="separate"/>
        </w:r>
        <w:r w:rsidRPr="00EF2754">
          <w:rPr>
            <w:rStyle w:val="Hyperlink"/>
            <w:noProof/>
          </w:rPr>
          <w:t>L.1 Sesgo de ventana de calibración y cambio de régimen tecnológico</w:t>
        </w:r>
        <w:r>
          <w:rPr>
            <w:noProof/>
            <w:webHidden/>
          </w:rPr>
          <w:tab/>
        </w:r>
        <w:r>
          <w:rPr>
            <w:noProof/>
            <w:webHidden/>
          </w:rPr>
          <w:fldChar w:fldCharType="begin"/>
        </w:r>
        <w:r>
          <w:rPr>
            <w:noProof/>
            <w:webHidden/>
          </w:rPr>
          <w:instrText xml:space="preserve"> PAGEREF _Toc231042741 \h </w:instrText>
        </w:r>
        <w:r>
          <w:rPr>
            <w:noProof/>
            <w:webHidden/>
          </w:rPr>
        </w:r>
        <w:r>
          <w:rPr>
            <w:noProof/>
            <w:webHidden/>
          </w:rPr>
          <w:fldChar w:fldCharType="separate"/>
        </w:r>
        <w:r>
          <w:rPr>
            <w:noProof/>
            <w:webHidden/>
          </w:rPr>
          <w:t>44</w:t>
        </w:r>
        <w:r>
          <w:rPr>
            <w:noProof/>
            <w:webHidden/>
          </w:rPr>
          <w:fldChar w:fldCharType="end"/>
        </w:r>
        <w:r>
          <w:fldChar w:fldCharType="end"/>
        </w:r>
      </w:ins>
    </w:p>
    <w:p w14:paraId="06E5B2E8" w14:textId="77777777" w:rsidR="007E5E69" w:rsidRDefault="007E5E69">
      <w:pPr>
        <w:pStyle w:val="TOC3"/>
        <w:tabs>
          <w:tab w:val="right" w:leader="dot" w:pos="9350"/>
        </w:tabs>
        <w:rPr>
          <w:ins w:id="283" w:author="DIEGO CORDOBA URRUTIA" w:date="2026-06-07T04:36:00Z" w16du:dateUtc="2026-06-07T10:36:00Z"/>
          <w:noProof/>
        </w:rPr>
      </w:pPr>
      <w:ins w:id="284" w:author="DIEGO CORDOBA URRUTIA" w:date="2026-06-07T04:36:00Z" w16du:dateUtc="2026-06-07T10:36:00Z">
        <w:r>
          <w:fldChar w:fldCharType="begin"/>
        </w:r>
        <w:r>
          <w:instrText>HYPERLINK \l "_Toc231042742"</w:instrText>
        </w:r>
        <w:r>
          <w:fldChar w:fldCharType="separate"/>
        </w:r>
        <w:r w:rsidRPr="00EF2754">
          <w:rPr>
            <w:rStyle w:val="Hyperlink"/>
            <w:noProof/>
          </w:rPr>
          <w:t>L.2 El modelo de área única omite la dinámica interareal</w:t>
        </w:r>
        <w:r>
          <w:rPr>
            <w:noProof/>
            <w:webHidden/>
          </w:rPr>
          <w:tab/>
        </w:r>
        <w:r>
          <w:rPr>
            <w:noProof/>
            <w:webHidden/>
          </w:rPr>
          <w:fldChar w:fldCharType="begin"/>
        </w:r>
        <w:r>
          <w:rPr>
            <w:noProof/>
            <w:webHidden/>
          </w:rPr>
          <w:instrText xml:space="preserve"> PAGEREF _Toc231042742 \h </w:instrText>
        </w:r>
        <w:r>
          <w:rPr>
            <w:noProof/>
            <w:webHidden/>
          </w:rPr>
        </w:r>
        <w:r>
          <w:rPr>
            <w:noProof/>
            <w:webHidden/>
          </w:rPr>
          <w:fldChar w:fldCharType="separate"/>
        </w:r>
        <w:r>
          <w:rPr>
            <w:noProof/>
            <w:webHidden/>
          </w:rPr>
          <w:t>45</w:t>
        </w:r>
        <w:r>
          <w:rPr>
            <w:noProof/>
            <w:webHidden/>
          </w:rPr>
          <w:fldChar w:fldCharType="end"/>
        </w:r>
        <w:r>
          <w:fldChar w:fldCharType="end"/>
        </w:r>
      </w:ins>
    </w:p>
    <w:p w14:paraId="350D182B" w14:textId="77777777" w:rsidR="007E5E69" w:rsidRDefault="007E5E69">
      <w:pPr>
        <w:pStyle w:val="TOC3"/>
        <w:tabs>
          <w:tab w:val="right" w:leader="dot" w:pos="9350"/>
        </w:tabs>
        <w:rPr>
          <w:ins w:id="285" w:author="DIEGO CORDOBA URRUTIA" w:date="2026-06-07T04:36:00Z" w16du:dateUtc="2026-06-07T10:36:00Z"/>
          <w:noProof/>
        </w:rPr>
      </w:pPr>
      <w:ins w:id="286" w:author="DIEGO CORDOBA URRUTIA" w:date="2026-06-07T04:36:00Z" w16du:dateUtc="2026-06-07T10:36:00Z">
        <w:r>
          <w:fldChar w:fldCharType="begin"/>
        </w:r>
        <w:r>
          <w:instrText>HYPERLINK \l "_Toc231042743"</w:instrText>
        </w:r>
        <w:r>
          <w:fldChar w:fldCharType="separate"/>
        </w:r>
        <w:r w:rsidRPr="00EF2754">
          <w:rPr>
            <w:rStyle w:val="Hyperlink"/>
            <w:noProof/>
          </w:rPr>
          <w:t>L.3 Complementariedades entre servicios ancilares</w:t>
        </w:r>
        <w:r>
          <w:rPr>
            <w:noProof/>
            <w:webHidden/>
          </w:rPr>
          <w:tab/>
        </w:r>
        <w:r>
          <w:rPr>
            <w:noProof/>
            <w:webHidden/>
          </w:rPr>
          <w:fldChar w:fldCharType="begin"/>
        </w:r>
        <w:r>
          <w:rPr>
            <w:noProof/>
            <w:webHidden/>
          </w:rPr>
          <w:instrText xml:space="preserve"> PAGEREF _Toc231042743 \h </w:instrText>
        </w:r>
        <w:r>
          <w:rPr>
            <w:noProof/>
            <w:webHidden/>
          </w:rPr>
        </w:r>
        <w:r>
          <w:rPr>
            <w:noProof/>
            <w:webHidden/>
          </w:rPr>
          <w:fldChar w:fldCharType="separate"/>
        </w:r>
        <w:r>
          <w:rPr>
            <w:noProof/>
            <w:webHidden/>
          </w:rPr>
          <w:t>45</w:t>
        </w:r>
        <w:r>
          <w:rPr>
            <w:noProof/>
            <w:webHidden/>
          </w:rPr>
          <w:fldChar w:fldCharType="end"/>
        </w:r>
        <w:r>
          <w:fldChar w:fldCharType="end"/>
        </w:r>
      </w:ins>
    </w:p>
    <w:p w14:paraId="5264F1B4" w14:textId="77777777" w:rsidR="007E5E69" w:rsidRDefault="007E5E69">
      <w:pPr>
        <w:pStyle w:val="TOC2"/>
        <w:tabs>
          <w:tab w:val="right" w:leader="dot" w:pos="9350"/>
        </w:tabs>
        <w:rPr>
          <w:ins w:id="287" w:author="DIEGO CORDOBA URRUTIA" w:date="2026-06-07T04:36:00Z" w16du:dateUtc="2026-06-07T10:36:00Z"/>
          <w:noProof/>
        </w:rPr>
      </w:pPr>
      <w:ins w:id="288" w:author="DIEGO CORDOBA URRUTIA" w:date="2026-06-07T04:36:00Z" w16du:dateUtc="2026-06-07T10:36:00Z">
        <w:r>
          <w:fldChar w:fldCharType="begin"/>
        </w:r>
        <w:r>
          <w:instrText>HYPERLINK \l "_Toc231042744"</w:instrText>
        </w:r>
        <w:r>
          <w:fldChar w:fldCharType="separate"/>
        </w:r>
        <w:r w:rsidRPr="00EF2754">
          <w:rPr>
            <w:rStyle w:val="Hyperlink"/>
            <w:noProof/>
          </w:rPr>
          <w:t>Extensiones</w:t>
        </w:r>
        <w:r>
          <w:rPr>
            <w:noProof/>
            <w:webHidden/>
          </w:rPr>
          <w:tab/>
        </w:r>
        <w:r>
          <w:rPr>
            <w:noProof/>
            <w:webHidden/>
          </w:rPr>
          <w:fldChar w:fldCharType="begin"/>
        </w:r>
        <w:r>
          <w:rPr>
            <w:noProof/>
            <w:webHidden/>
          </w:rPr>
          <w:instrText xml:space="preserve"> PAGEREF _Toc231042744 \h </w:instrText>
        </w:r>
        <w:r>
          <w:rPr>
            <w:noProof/>
            <w:webHidden/>
          </w:rPr>
        </w:r>
        <w:r>
          <w:rPr>
            <w:noProof/>
            <w:webHidden/>
          </w:rPr>
          <w:fldChar w:fldCharType="separate"/>
        </w:r>
        <w:r>
          <w:rPr>
            <w:noProof/>
            <w:webHidden/>
          </w:rPr>
          <w:t>45</w:t>
        </w:r>
        <w:r>
          <w:rPr>
            <w:noProof/>
            <w:webHidden/>
          </w:rPr>
          <w:fldChar w:fldCharType="end"/>
        </w:r>
        <w:r>
          <w:fldChar w:fldCharType="end"/>
        </w:r>
      </w:ins>
    </w:p>
    <w:p w14:paraId="05995631" w14:textId="77777777" w:rsidR="007E5E69" w:rsidRDefault="007E5E69">
      <w:pPr>
        <w:pStyle w:val="TOC3"/>
        <w:tabs>
          <w:tab w:val="right" w:leader="dot" w:pos="9350"/>
        </w:tabs>
        <w:rPr>
          <w:ins w:id="289" w:author="DIEGO CORDOBA URRUTIA" w:date="2026-06-07T04:36:00Z" w16du:dateUtc="2026-06-07T10:36:00Z"/>
          <w:noProof/>
        </w:rPr>
      </w:pPr>
      <w:ins w:id="290" w:author="DIEGO CORDOBA URRUTIA" w:date="2026-06-07T04:36:00Z" w16du:dateUtc="2026-06-07T10:36:00Z">
        <w:r>
          <w:fldChar w:fldCharType="begin"/>
        </w:r>
        <w:r>
          <w:instrText>HYPERLINK \l "_Toc231042745"</w:instrText>
        </w:r>
        <w:r>
          <w:fldChar w:fldCharType="separate"/>
        </w:r>
        <w:r w:rsidRPr="00EF2754">
          <w:rPr>
            <w:rStyle w:val="Hyperlink"/>
            <w:noProof/>
          </w:rPr>
          <w:t>E.1 Heterogeneidad paramétrica en mercados latinoamericanos</w:t>
        </w:r>
        <w:r>
          <w:rPr>
            <w:noProof/>
            <w:webHidden/>
          </w:rPr>
          <w:tab/>
        </w:r>
        <w:r>
          <w:rPr>
            <w:noProof/>
            <w:webHidden/>
          </w:rPr>
          <w:fldChar w:fldCharType="begin"/>
        </w:r>
        <w:r>
          <w:rPr>
            <w:noProof/>
            <w:webHidden/>
          </w:rPr>
          <w:instrText xml:space="preserve"> PAGEREF _Toc231042745 \h </w:instrText>
        </w:r>
        <w:r>
          <w:rPr>
            <w:noProof/>
            <w:webHidden/>
          </w:rPr>
        </w:r>
        <w:r>
          <w:rPr>
            <w:noProof/>
            <w:webHidden/>
          </w:rPr>
          <w:fldChar w:fldCharType="separate"/>
        </w:r>
        <w:r>
          <w:rPr>
            <w:noProof/>
            <w:webHidden/>
          </w:rPr>
          <w:t>45</w:t>
        </w:r>
        <w:r>
          <w:rPr>
            <w:noProof/>
            <w:webHidden/>
          </w:rPr>
          <w:fldChar w:fldCharType="end"/>
        </w:r>
        <w:r>
          <w:fldChar w:fldCharType="end"/>
        </w:r>
      </w:ins>
    </w:p>
    <w:p w14:paraId="668C5A6F" w14:textId="77777777" w:rsidR="007E5E69" w:rsidRDefault="007E5E69">
      <w:pPr>
        <w:pStyle w:val="TOC3"/>
        <w:tabs>
          <w:tab w:val="right" w:leader="dot" w:pos="9350"/>
        </w:tabs>
        <w:rPr>
          <w:ins w:id="291" w:author="DIEGO CORDOBA URRUTIA" w:date="2026-06-07T04:36:00Z" w16du:dateUtc="2026-06-07T10:36:00Z"/>
          <w:noProof/>
        </w:rPr>
      </w:pPr>
      <w:ins w:id="292" w:author="DIEGO CORDOBA URRUTIA" w:date="2026-06-07T04:36:00Z" w16du:dateUtc="2026-06-07T10:36:00Z">
        <w:r>
          <w:fldChar w:fldCharType="begin"/>
        </w:r>
        <w:r>
          <w:instrText>HYPERLINK \l "_Toc231042746"</w:instrText>
        </w:r>
        <w:r>
          <w:fldChar w:fldCharType="separate"/>
        </w:r>
        <w:r w:rsidRPr="00EF2754">
          <w:rPr>
            <w:rStyle w:val="Hyperlink"/>
            <w:noProof/>
          </w:rPr>
          <w:t>E.2 La HJB con física electroquímica de baterías</w:t>
        </w:r>
        <w:r>
          <w:rPr>
            <w:noProof/>
            <w:webHidden/>
          </w:rPr>
          <w:tab/>
        </w:r>
        <w:r>
          <w:rPr>
            <w:noProof/>
            <w:webHidden/>
          </w:rPr>
          <w:fldChar w:fldCharType="begin"/>
        </w:r>
        <w:r>
          <w:rPr>
            <w:noProof/>
            <w:webHidden/>
          </w:rPr>
          <w:instrText xml:space="preserve"> PAGEREF _Toc231042746 \h </w:instrText>
        </w:r>
        <w:r>
          <w:rPr>
            <w:noProof/>
            <w:webHidden/>
          </w:rPr>
        </w:r>
        <w:r>
          <w:rPr>
            <w:noProof/>
            <w:webHidden/>
          </w:rPr>
          <w:fldChar w:fldCharType="separate"/>
        </w:r>
        <w:r>
          <w:rPr>
            <w:noProof/>
            <w:webHidden/>
          </w:rPr>
          <w:t>46</w:t>
        </w:r>
        <w:r>
          <w:rPr>
            <w:noProof/>
            <w:webHidden/>
          </w:rPr>
          <w:fldChar w:fldCharType="end"/>
        </w:r>
        <w:r>
          <w:fldChar w:fldCharType="end"/>
        </w:r>
      </w:ins>
    </w:p>
    <w:p w14:paraId="31763CDA" w14:textId="77777777" w:rsidR="007E5E69" w:rsidRDefault="007E5E69">
      <w:pPr>
        <w:pStyle w:val="TOC3"/>
        <w:tabs>
          <w:tab w:val="right" w:leader="dot" w:pos="9350"/>
        </w:tabs>
        <w:rPr>
          <w:ins w:id="293" w:author="DIEGO CORDOBA URRUTIA" w:date="2026-06-07T04:36:00Z" w16du:dateUtc="2026-06-07T10:36:00Z"/>
          <w:noProof/>
        </w:rPr>
      </w:pPr>
      <w:ins w:id="294" w:author="DIEGO CORDOBA URRUTIA" w:date="2026-06-07T04:36:00Z" w16du:dateUtc="2026-06-07T10:36:00Z">
        <w:r>
          <w:fldChar w:fldCharType="begin"/>
        </w:r>
        <w:r>
          <w:instrText>HYPERLINK \l "_Toc231042747"</w:instrText>
        </w:r>
        <w:r>
          <w:fldChar w:fldCharType="separate"/>
        </w:r>
        <w:r w:rsidRPr="00EF2754">
          <w:rPr>
            <w:rStyle w:val="Hyperlink"/>
            <w:noProof/>
          </w:rPr>
          <w:t>E.3 Derivados financieros de frecuencia negociables</w:t>
        </w:r>
        <w:r>
          <w:rPr>
            <w:noProof/>
            <w:webHidden/>
          </w:rPr>
          <w:tab/>
        </w:r>
        <w:r>
          <w:rPr>
            <w:noProof/>
            <w:webHidden/>
          </w:rPr>
          <w:fldChar w:fldCharType="begin"/>
        </w:r>
        <w:r>
          <w:rPr>
            <w:noProof/>
            <w:webHidden/>
          </w:rPr>
          <w:instrText xml:space="preserve"> PAGEREF _Toc231042747 \h </w:instrText>
        </w:r>
        <w:r>
          <w:rPr>
            <w:noProof/>
            <w:webHidden/>
          </w:rPr>
        </w:r>
        <w:r>
          <w:rPr>
            <w:noProof/>
            <w:webHidden/>
          </w:rPr>
          <w:fldChar w:fldCharType="separate"/>
        </w:r>
        <w:r>
          <w:rPr>
            <w:noProof/>
            <w:webHidden/>
          </w:rPr>
          <w:t>46</w:t>
        </w:r>
        <w:r>
          <w:rPr>
            <w:noProof/>
            <w:webHidden/>
          </w:rPr>
          <w:fldChar w:fldCharType="end"/>
        </w:r>
        <w:r>
          <w:fldChar w:fldCharType="end"/>
        </w:r>
      </w:ins>
    </w:p>
    <w:p w14:paraId="20093996" w14:textId="77777777" w:rsidR="007E5E69" w:rsidRDefault="007E5E69">
      <w:pPr>
        <w:pStyle w:val="TOC2"/>
        <w:tabs>
          <w:tab w:val="right" w:leader="dot" w:pos="9350"/>
        </w:tabs>
        <w:rPr>
          <w:ins w:id="295" w:author="DIEGO CORDOBA URRUTIA" w:date="2026-06-07T04:36:00Z" w16du:dateUtc="2026-06-07T10:36:00Z"/>
          <w:noProof/>
        </w:rPr>
      </w:pPr>
      <w:ins w:id="296" w:author="DIEGO CORDOBA URRUTIA" w:date="2026-06-07T04:36:00Z" w16du:dateUtc="2026-06-07T10:36:00Z">
        <w:r>
          <w:fldChar w:fldCharType="begin"/>
        </w:r>
        <w:r>
          <w:instrText>HYPERLINK \l "_Toc231042748"</w:instrText>
        </w:r>
        <w:r>
          <w:fldChar w:fldCharType="separate"/>
        </w:r>
        <w:r w:rsidRPr="00EF2754">
          <w:rPr>
            <w:rStyle w:val="Hyperlink"/>
            <w:noProof/>
          </w:rPr>
          <w:t>La Reflexión Final</w:t>
        </w:r>
        <w:r>
          <w:rPr>
            <w:noProof/>
            <w:webHidden/>
          </w:rPr>
          <w:tab/>
        </w:r>
        <w:r>
          <w:rPr>
            <w:noProof/>
            <w:webHidden/>
          </w:rPr>
          <w:fldChar w:fldCharType="begin"/>
        </w:r>
        <w:r>
          <w:rPr>
            <w:noProof/>
            <w:webHidden/>
          </w:rPr>
          <w:instrText xml:space="preserve"> PAGEREF _Toc231042748 \h </w:instrText>
        </w:r>
        <w:r>
          <w:rPr>
            <w:noProof/>
            <w:webHidden/>
          </w:rPr>
        </w:r>
        <w:r>
          <w:rPr>
            <w:noProof/>
            <w:webHidden/>
          </w:rPr>
          <w:fldChar w:fldCharType="separate"/>
        </w:r>
        <w:r>
          <w:rPr>
            <w:noProof/>
            <w:webHidden/>
          </w:rPr>
          <w:t>47</w:t>
        </w:r>
        <w:r>
          <w:rPr>
            <w:noProof/>
            <w:webHidden/>
          </w:rPr>
          <w:fldChar w:fldCharType="end"/>
        </w:r>
        <w:r>
          <w:fldChar w:fldCharType="end"/>
        </w:r>
      </w:ins>
    </w:p>
    <w:p w14:paraId="1CF2E06C" w14:textId="77777777" w:rsidR="007E5E69" w:rsidRDefault="007E5E69">
      <w:pPr>
        <w:pStyle w:val="TOC1"/>
        <w:tabs>
          <w:tab w:val="right" w:leader="dot" w:pos="9350"/>
        </w:tabs>
        <w:rPr>
          <w:ins w:id="297" w:author="DIEGO CORDOBA URRUTIA" w:date="2026-06-07T04:36:00Z" w16du:dateUtc="2026-06-07T10:36:00Z"/>
          <w:noProof/>
        </w:rPr>
      </w:pPr>
      <w:ins w:id="298" w:author="DIEGO CORDOBA URRUTIA" w:date="2026-06-07T04:36:00Z" w16du:dateUtc="2026-06-07T10:36:00Z">
        <w:r>
          <w:fldChar w:fldCharType="begin"/>
        </w:r>
        <w:r>
          <w:instrText>HYPERLINK \l "_Toc231042749"</w:instrText>
        </w:r>
        <w:r>
          <w:fldChar w:fldCharType="separate"/>
        </w:r>
        <w:r w:rsidRPr="00EF2754">
          <w:rPr>
            <w:rStyle w:val="Hyperlink"/>
            <w:noProof/>
          </w:rPr>
          <w:t>Referencias</w:t>
        </w:r>
        <w:r>
          <w:rPr>
            <w:noProof/>
            <w:webHidden/>
          </w:rPr>
          <w:tab/>
        </w:r>
        <w:r>
          <w:rPr>
            <w:noProof/>
            <w:webHidden/>
          </w:rPr>
          <w:fldChar w:fldCharType="begin"/>
        </w:r>
        <w:r>
          <w:rPr>
            <w:noProof/>
            <w:webHidden/>
          </w:rPr>
          <w:instrText xml:space="preserve"> PAGEREF _Toc231042749 \h </w:instrText>
        </w:r>
        <w:r>
          <w:rPr>
            <w:noProof/>
            <w:webHidden/>
          </w:rPr>
        </w:r>
        <w:r>
          <w:rPr>
            <w:noProof/>
            <w:webHidden/>
          </w:rPr>
          <w:fldChar w:fldCharType="separate"/>
        </w:r>
        <w:r>
          <w:rPr>
            <w:noProof/>
            <w:webHidden/>
          </w:rPr>
          <w:t>47</w:t>
        </w:r>
        <w:r>
          <w:rPr>
            <w:noProof/>
            <w:webHidden/>
          </w:rPr>
          <w:fldChar w:fldCharType="end"/>
        </w:r>
        <w:r>
          <w:fldChar w:fldCharType="end"/>
        </w:r>
      </w:ins>
    </w:p>
    <w:p w14:paraId="2C985A2A" w14:textId="77777777" w:rsidR="007E5E69" w:rsidRDefault="007E5E69">
      <w:pPr>
        <w:pStyle w:val="TOC1"/>
        <w:tabs>
          <w:tab w:val="right" w:leader="dot" w:pos="9350"/>
        </w:tabs>
        <w:rPr>
          <w:ins w:id="299" w:author="DIEGO CORDOBA URRUTIA" w:date="2026-06-07T04:36:00Z" w16du:dateUtc="2026-06-07T10:36:00Z"/>
          <w:noProof/>
        </w:rPr>
      </w:pPr>
      <w:ins w:id="300" w:author="DIEGO CORDOBA URRUTIA" w:date="2026-06-07T04:36:00Z" w16du:dateUtc="2026-06-07T10:36:00Z">
        <w:r>
          <w:fldChar w:fldCharType="begin"/>
        </w:r>
        <w:r>
          <w:instrText>HYPERLINK \l "_Toc231042750"</w:instrText>
        </w:r>
        <w:r>
          <w:fldChar w:fldCharType="separate"/>
        </w:r>
        <w:r w:rsidRPr="00EF2754">
          <w:rPr>
            <w:rStyle w:val="Hyperlink"/>
            <w:noProof/>
          </w:rPr>
          <w:t>Apéndice A Demostración del Teorema de Feynman-Kac</w:t>
        </w:r>
        <w:r>
          <w:rPr>
            <w:noProof/>
            <w:webHidden/>
          </w:rPr>
          <w:tab/>
        </w:r>
        <w:r>
          <w:rPr>
            <w:noProof/>
            <w:webHidden/>
          </w:rPr>
          <w:fldChar w:fldCharType="begin"/>
        </w:r>
        <w:r>
          <w:rPr>
            <w:noProof/>
            <w:webHidden/>
          </w:rPr>
          <w:instrText xml:space="preserve"> PAGEREF _Toc231042750 \h </w:instrText>
        </w:r>
        <w:r>
          <w:rPr>
            <w:noProof/>
            <w:webHidden/>
          </w:rPr>
        </w:r>
        <w:r>
          <w:rPr>
            <w:noProof/>
            <w:webHidden/>
          </w:rPr>
          <w:fldChar w:fldCharType="separate"/>
        </w:r>
        <w:r>
          <w:rPr>
            <w:noProof/>
            <w:webHidden/>
          </w:rPr>
          <w:t>50</w:t>
        </w:r>
        <w:r>
          <w:rPr>
            <w:noProof/>
            <w:webHidden/>
          </w:rPr>
          <w:fldChar w:fldCharType="end"/>
        </w:r>
        <w:r>
          <w:fldChar w:fldCharType="end"/>
        </w:r>
      </w:ins>
    </w:p>
    <w:p w14:paraId="6BC7C94F" w14:textId="77777777" w:rsidR="007E5E69" w:rsidRDefault="007E5E69">
      <w:pPr>
        <w:pStyle w:val="TOC2"/>
        <w:tabs>
          <w:tab w:val="right" w:leader="dot" w:pos="9350"/>
        </w:tabs>
        <w:rPr>
          <w:ins w:id="301" w:author="DIEGO CORDOBA URRUTIA" w:date="2026-06-07T04:36:00Z" w16du:dateUtc="2026-06-07T10:36:00Z"/>
          <w:noProof/>
        </w:rPr>
      </w:pPr>
      <w:ins w:id="302" w:author="DIEGO CORDOBA URRUTIA" w:date="2026-06-07T04:36:00Z" w16du:dateUtc="2026-06-07T10:36:00Z">
        <w:r>
          <w:fldChar w:fldCharType="begin"/>
        </w:r>
        <w:r>
          <w:instrText>HYPERLINK \l "_Toc231042751"</w:instrText>
        </w:r>
        <w:r>
          <w:fldChar w:fldCharType="separate"/>
        </w:r>
        <w:r w:rsidRPr="00EF2754">
          <w:rPr>
            <w:rStyle w:val="Hyperlink"/>
            <w:noProof/>
          </w:rPr>
          <w:t>A.1 Enunciado</w:t>
        </w:r>
        <w:r>
          <w:rPr>
            <w:noProof/>
            <w:webHidden/>
          </w:rPr>
          <w:tab/>
        </w:r>
        <w:r>
          <w:rPr>
            <w:noProof/>
            <w:webHidden/>
          </w:rPr>
          <w:fldChar w:fldCharType="begin"/>
        </w:r>
        <w:r>
          <w:rPr>
            <w:noProof/>
            <w:webHidden/>
          </w:rPr>
          <w:instrText xml:space="preserve"> PAGEREF _Toc231042751 \h </w:instrText>
        </w:r>
        <w:r>
          <w:rPr>
            <w:noProof/>
            <w:webHidden/>
          </w:rPr>
        </w:r>
        <w:r>
          <w:rPr>
            <w:noProof/>
            <w:webHidden/>
          </w:rPr>
          <w:fldChar w:fldCharType="separate"/>
        </w:r>
        <w:r>
          <w:rPr>
            <w:noProof/>
            <w:webHidden/>
          </w:rPr>
          <w:t>50</w:t>
        </w:r>
        <w:r>
          <w:rPr>
            <w:noProof/>
            <w:webHidden/>
          </w:rPr>
          <w:fldChar w:fldCharType="end"/>
        </w:r>
        <w:r>
          <w:fldChar w:fldCharType="end"/>
        </w:r>
      </w:ins>
    </w:p>
    <w:p w14:paraId="6A82C38C" w14:textId="77777777" w:rsidR="007E5E69" w:rsidRDefault="007E5E69">
      <w:pPr>
        <w:pStyle w:val="TOC2"/>
        <w:tabs>
          <w:tab w:val="right" w:leader="dot" w:pos="9350"/>
        </w:tabs>
        <w:rPr>
          <w:ins w:id="303" w:author="DIEGO CORDOBA URRUTIA" w:date="2026-06-07T04:36:00Z" w16du:dateUtc="2026-06-07T10:36:00Z"/>
          <w:noProof/>
        </w:rPr>
      </w:pPr>
      <w:ins w:id="304" w:author="DIEGO CORDOBA URRUTIA" w:date="2026-06-07T04:36:00Z" w16du:dateUtc="2026-06-07T10:36:00Z">
        <w:r>
          <w:fldChar w:fldCharType="begin"/>
        </w:r>
        <w:r>
          <w:instrText>HYPERLINK \l "_Toc231042752"</w:instrText>
        </w:r>
        <w:r>
          <w:fldChar w:fldCharType="separate"/>
        </w:r>
        <w:r w:rsidRPr="00EF2754">
          <w:rPr>
            <w:rStyle w:val="Hyperlink"/>
            <w:noProof/>
          </w:rPr>
          <w:t>A.2 Demostración</w:t>
        </w:r>
        <w:r>
          <w:rPr>
            <w:noProof/>
            <w:webHidden/>
          </w:rPr>
          <w:tab/>
        </w:r>
        <w:r>
          <w:rPr>
            <w:noProof/>
            <w:webHidden/>
          </w:rPr>
          <w:fldChar w:fldCharType="begin"/>
        </w:r>
        <w:r>
          <w:rPr>
            <w:noProof/>
            <w:webHidden/>
          </w:rPr>
          <w:instrText xml:space="preserve"> PAGEREF _Toc231042752 \h </w:instrText>
        </w:r>
        <w:r>
          <w:rPr>
            <w:noProof/>
            <w:webHidden/>
          </w:rPr>
        </w:r>
        <w:r>
          <w:rPr>
            <w:noProof/>
            <w:webHidden/>
          </w:rPr>
          <w:fldChar w:fldCharType="separate"/>
        </w:r>
        <w:r>
          <w:rPr>
            <w:noProof/>
            <w:webHidden/>
          </w:rPr>
          <w:t>50</w:t>
        </w:r>
        <w:r>
          <w:rPr>
            <w:noProof/>
            <w:webHidden/>
          </w:rPr>
          <w:fldChar w:fldCharType="end"/>
        </w:r>
        <w:r>
          <w:fldChar w:fldCharType="end"/>
        </w:r>
      </w:ins>
    </w:p>
    <w:p w14:paraId="3594C89F" w14:textId="77777777" w:rsidR="007E5E69" w:rsidRDefault="007E5E69">
      <w:pPr>
        <w:pStyle w:val="TOC1"/>
        <w:tabs>
          <w:tab w:val="right" w:leader="dot" w:pos="9350"/>
        </w:tabs>
        <w:rPr>
          <w:ins w:id="305" w:author="DIEGO CORDOBA URRUTIA" w:date="2026-06-07T04:36:00Z" w16du:dateUtc="2026-06-07T10:36:00Z"/>
          <w:noProof/>
        </w:rPr>
      </w:pPr>
      <w:ins w:id="306" w:author="DIEGO CORDOBA URRUTIA" w:date="2026-06-07T04:36:00Z" w16du:dateUtc="2026-06-07T10:36:00Z">
        <w:r>
          <w:fldChar w:fldCharType="begin"/>
        </w:r>
        <w:r>
          <w:instrText>HYPERLINK \l "_Toc231042753"</w:instrText>
        </w:r>
        <w:r>
          <w:fldChar w:fldCharType="separate"/>
        </w:r>
        <w:r w:rsidRPr="00EF2754">
          <w:rPr>
            <w:rStyle w:val="Hyperlink"/>
            <w:noProof/>
          </w:rPr>
          <w:t>Apéndice B El Mecanismo VCG: Construcción Formal</w:t>
        </w:r>
        <w:r>
          <w:rPr>
            <w:noProof/>
            <w:webHidden/>
          </w:rPr>
          <w:tab/>
        </w:r>
        <w:r>
          <w:rPr>
            <w:noProof/>
            <w:webHidden/>
          </w:rPr>
          <w:fldChar w:fldCharType="begin"/>
        </w:r>
        <w:r>
          <w:rPr>
            <w:noProof/>
            <w:webHidden/>
          </w:rPr>
          <w:instrText xml:space="preserve"> PAGEREF _Toc231042753 \h </w:instrText>
        </w:r>
        <w:r>
          <w:rPr>
            <w:noProof/>
            <w:webHidden/>
          </w:rPr>
        </w:r>
        <w:r>
          <w:rPr>
            <w:noProof/>
            <w:webHidden/>
          </w:rPr>
          <w:fldChar w:fldCharType="separate"/>
        </w:r>
        <w:r>
          <w:rPr>
            <w:noProof/>
            <w:webHidden/>
          </w:rPr>
          <w:t>50</w:t>
        </w:r>
        <w:r>
          <w:rPr>
            <w:noProof/>
            <w:webHidden/>
          </w:rPr>
          <w:fldChar w:fldCharType="end"/>
        </w:r>
        <w:r>
          <w:fldChar w:fldCharType="end"/>
        </w:r>
      </w:ins>
    </w:p>
    <w:p w14:paraId="27E151C8" w14:textId="77777777" w:rsidR="007E5E69" w:rsidRDefault="007E5E69">
      <w:pPr>
        <w:pStyle w:val="TOC2"/>
        <w:tabs>
          <w:tab w:val="right" w:leader="dot" w:pos="9350"/>
        </w:tabs>
        <w:rPr>
          <w:ins w:id="307" w:author="DIEGO CORDOBA URRUTIA" w:date="2026-06-07T04:36:00Z" w16du:dateUtc="2026-06-07T10:36:00Z"/>
          <w:noProof/>
        </w:rPr>
      </w:pPr>
      <w:ins w:id="308" w:author="DIEGO CORDOBA URRUTIA" w:date="2026-06-07T04:36:00Z" w16du:dateUtc="2026-06-07T10:36:00Z">
        <w:r>
          <w:fldChar w:fldCharType="begin"/>
        </w:r>
        <w:r>
          <w:instrText>HYPERLINK \l "_Toc231042754"</w:instrText>
        </w:r>
        <w:r>
          <w:fldChar w:fldCharType="separate"/>
        </w:r>
        <w:r w:rsidRPr="00EF2754">
          <w:rPr>
            <w:rStyle w:val="Hyperlink"/>
            <w:noProof/>
          </w:rPr>
          <w:t>B.1 Implementación para Subasta de Regulación</w:t>
        </w:r>
        <w:r>
          <w:rPr>
            <w:noProof/>
            <w:webHidden/>
          </w:rPr>
          <w:tab/>
        </w:r>
        <w:r>
          <w:rPr>
            <w:noProof/>
            <w:webHidden/>
          </w:rPr>
          <w:fldChar w:fldCharType="begin"/>
        </w:r>
        <w:r>
          <w:rPr>
            <w:noProof/>
            <w:webHidden/>
          </w:rPr>
          <w:instrText xml:space="preserve"> PAGEREF _Toc231042754 \h </w:instrText>
        </w:r>
        <w:r>
          <w:rPr>
            <w:noProof/>
            <w:webHidden/>
          </w:rPr>
        </w:r>
        <w:r>
          <w:rPr>
            <w:noProof/>
            <w:webHidden/>
          </w:rPr>
          <w:fldChar w:fldCharType="separate"/>
        </w:r>
        <w:r>
          <w:rPr>
            <w:noProof/>
            <w:webHidden/>
          </w:rPr>
          <w:t>50</w:t>
        </w:r>
        <w:r>
          <w:rPr>
            <w:noProof/>
            <w:webHidden/>
          </w:rPr>
          <w:fldChar w:fldCharType="end"/>
        </w:r>
        <w:r>
          <w:fldChar w:fldCharType="end"/>
        </w:r>
      </w:ins>
    </w:p>
    <w:p w14:paraId="0A0B2D37" w14:textId="77777777" w:rsidR="007E5E69" w:rsidRDefault="007E5E69">
      <w:pPr>
        <w:pStyle w:val="TOC1"/>
        <w:tabs>
          <w:tab w:val="right" w:leader="dot" w:pos="9350"/>
        </w:tabs>
        <w:rPr>
          <w:ins w:id="309" w:author="DIEGO CORDOBA URRUTIA" w:date="2026-06-07T04:36:00Z" w16du:dateUtc="2026-06-07T10:36:00Z"/>
          <w:noProof/>
        </w:rPr>
      </w:pPr>
      <w:ins w:id="310" w:author="DIEGO CORDOBA URRUTIA" w:date="2026-06-07T04:36:00Z" w16du:dateUtc="2026-06-07T10:36:00Z">
        <w:r>
          <w:fldChar w:fldCharType="begin"/>
        </w:r>
        <w:r>
          <w:instrText>HYPERLINK \l "_Toc231042755"</w:instrText>
        </w:r>
        <w:r>
          <w:fldChar w:fldCharType="separate"/>
        </w:r>
        <w:r w:rsidRPr="00EF2754">
          <w:rPr>
            <w:rStyle w:val="Hyperlink"/>
            <w:noProof/>
          </w:rPr>
          <w:t>Apéndice C Código HJB — Extracto del Solucionador PRIMEnergeia</w:t>
        </w:r>
        <w:r>
          <w:rPr>
            <w:noProof/>
            <w:webHidden/>
          </w:rPr>
          <w:tab/>
        </w:r>
        <w:r>
          <w:rPr>
            <w:noProof/>
            <w:webHidden/>
          </w:rPr>
          <w:fldChar w:fldCharType="begin"/>
        </w:r>
        <w:r>
          <w:rPr>
            <w:noProof/>
            <w:webHidden/>
          </w:rPr>
          <w:instrText xml:space="preserve"> PAGEREF _Toc231042755 \h </w:instrText>
        </w:r>
        <w:r>
          <w:rPr>
            <w:noProof/>
            <w:webHidden/>
          </w:rPr>
        </w:r>
        <w:r>
          <w:rPr>
            <w:noProof/>
            <w:webHidden/>
          </w:rPr>
          <w:fldChar w:fldCharType="separate"/>
        </w:r>
        <w:r>
          <w:rPr>
            <w:noProof/>
            <w:webHidden/>
          </w:rPr>
          <w:t>51</w:t>
        </w:r>
        <w:r>
          <w:rPr>
            <w:noProof/>
            <w:webHidden/>
          </w:rPr>
          <w:fldChar w:fldCharType="end"/>
        </w:r>
        <w:r>
          <w:fldChar w:fldCharType="end"/>
        </w:r>
      </w:ins>
    </w:p>
    <w:p w14:paraId="69D25C5D" w14:textId="77777777" w:rsidR="007E5E69" w:rsidRDefault="007E5E69">
      <w:pPr>
        <w:pStyle w:val="TOC1"/>
        <w:tabs>
          <w:tab w:val="right" w:leader="dot" w:pos="9350"/>
        </w:tabs>
        <w:rPr>
          <w:ins w:id="311" w:author="DIEGO CORDOBA URRUTIA" w:date="2026-06-07T04:36:00Z" w16du:dateUtc="2026-06-07T10:36:00Z"/>
          <w:noProof/>
        </w:rPr>
      </w:pPr>
      <w:ins w:id="312" w:author="DIEGO CORDOBA URRUTIA" w:date="2026-06-07T04:36:00Z" w16du:dateUtc="2026-06-07T10:36:00Z">
        <w:r>
          <w:fldChar w:fldCharType="begin"/>
        </w:r>
        <w:r>
          <w:instrText>HYPERLINK \l "_Toc231042756"</w:instrText>
        </w:r>
        <w:r>
          <w:fldChar w:fldCharType="separate"/>
        </w:r>
        <w:r w:rsidRPr="00EF2754">
          <w:rPr>
            <w:rStyle w:val="Hyperlink"/>
            <w:noProof/>
          </w:rPr>
          <w:t>Iteración de valor — HJB estocástico (Python, PRIMEnergeia) for it in range(cfg.max_iterations): V_new = np.full_like(V, np.inf) interp = RegularGridInterpolator((f_dev, roc), V) for u in u_candidates: # u ∈ [-50, +50] MW F_next = np.clip(F + dt</w:t>
        </w:r>
        <w:r w:rsidRPr="00EF2754">
          <w:rPr>
            <w:rStyle w:val="Hyperlink"/>
            <w:i/>
            <w:iCs/>
            <w:noProof/>
          </w:rPr>
          <w:t>R, -cfg.freq_range, cfg.freq_range) R_next = np.clip(R + dt</w:t>
        </w:r>
        <w:r w:rsidRPr="00EF2754">
          <w:rPr>
            <w:rStyle w:val="Hyperlink"/>
            <w:noProof/>
          </w:rPr>
          <w:t>(-D</w:t>
        </w:r>
        <w:r w:rsidRPr="00EF2754">
          <w:rPr>
            <w:rStyle w:val="Hyperlink"/>
            <w:i/>
            <w:iCs/>
            <w:noProof/>
          </w:rPr>
          <w:t>F - u/100)/(2</w:t>
        </w:r>
        <w:r w:rsidRPr="00EF2754">
          <w:rPr>
            <w:rStyle w:val="Hyperlink"/>
            <w:noProof/>
          </w:rPr>
          <w:t>H), -cfg.roc_range, cfg.roc_range) V_next = interp(np.stack([F_next.ravel(), R_next.ravel()], axis=1)) V_next = V_next.reshape(F.shape) Q = (q_f*F**2 + q_r*R**2 + r_ctrl*u**2)</w:t>
        </w:r>
        <w:r w:rsidRPr="00EF2754">
          <w:rPr>
            <w:rStyle w:val="Hyperlink"/>
            <w:i/>
            <w:iCs/>
            <w:noProof/>
          </w:rPr>
          <w:t>dt + gamma</w:t>
        </w:r>
        <w:r w:rsidRPr="00EF2754">
          <w:rPr>
            <w:rStyle w:val="Hyperlink"/>
            <w:noProof/>
          </w:rPr>
          <w:t xml:space="preserve">V_next mask = Q &lt; V_new V_new = np.where(mask, Q, V_new) pi_new = np.where(mask, u, pi_new) if np.max(np.abs(V_new - V)) &lt; cfg.tol: break V = V_new # </w:t>
        </w:r>
        <w:r w:rsidRPr="00EF2754">
          <w:rPr>
            <w:rStyle w:val="Hyperlink"/>
            <w:noProof/>
          </w:rPr>
          <w:lastRenderedPageBreak/>
          <w:t>Online inference: &lt; 8ms via RegularGridInterpolator lookup u_star = float(policy_interp(np.array([[delta_f, rocof]]))[0])</w:t>
        </w:r>
        <w:r>
          <w:rPr>
            <w:noProof/>
            <w:webHidden/>
          </w:rPr>
          <w:tab/>
        </w:r>
        <w:r>
          <w:rPr>
            <w:noProof/>
            <w:webHidden/>
          </w:rPr>
          <w:fldChar w:fldCharType="begin"/>
        </w:r>
        <w:r>
          <w:rPr>
            <w:noProof/>
            <w:webHidden/>
          </w:rPr>
          <w:instrText xml:space="preserve"> PAGEREF _Toc231042756 \h </w:instrText>
        </w:r>
        <w:r>
          <w:rPr>
            <w:noProof/>
            <w:webHidden/>
          </w:rPr>
        </w:r>
        <w:r>
          <w:rPr>
            <w:noProof/>
            <w:webHidden/>
          </w:rPr>
          <w:fldChar w:fldCharType="separate"/>
        </w:r>
        <w:r>
          <w:rPr>
            <w:noProof/>
            <w:webHidden/>
          </w:rPr>
          <w:t>51</w:t>
        </w:r>
        <w:r>
          <w:rPr>
            <w:noProof/>
            <w:webHidden/>
          </w:rPr>
          <w:fldChar w:fldCharType="end"/>
        </w:r>
        <w:r>
          <w:fldChar w:fldCharType="end"/>
        </w:r>
      </w:ins>
    </w:p>
    <w:p w14:paraId="462E3D44" w14:textId="77777777" w:rsidR="007E5E69" w:rsidRDefault="007E5E69">
      <w:pPr>
        <w:pStyle w:val="TOC1"/>
        <w:tabs>
          <w:tab w:val="right" w:leader="dot" w:pos="9350"/>
        </w:tabs>
        <w:rPr>
          <w:ins w:id="313" w:author="DIEGO CORDOBA URRUTIA" w:date="2026-06-07T04:36:00Z" w16du:dateUtc="2026-06-07T10:36:00Z"/>
          <w:noProof/>
        </w:rPr>
      </w:pPr>
      <w:ins w:id="314" w:author="DIEGO CORDOBA URRUTIA" w:date="2026-06-07T04:36:00Z" w16du:dateUtc="2026-06-07T10:36:00Z">
        <w:r>
          <w:fldChar w:fldCharType="begin"/>
        </w:r>
        <w:r>
          <w:instrText>HYPERLINK \l "_Toc231042757"</w:instrText>
        </w:r>
        <w:r>
          <w:fldChar w:fldCharType="separate"/>
        </w:r>
        <w:r w:rsidRPr="00EF2754">
          <w:rPr>
            <w:rStyle w:val="Hyperlink"/>
            <w:noProof/>
          </w:rPr>
          <w:t>Apéndice D Cobertura de ISOs — Sistema PRIMEnergeia-Sovereign</w:t>
        </w:r>
        <w:r>
          <w:rPr>
            <w:noProof/>
            <w:webHidden/>
          </w:rPr>
          <w:tab/>
        </w:r>
        <w:r>
          <w:rPr>
            <w:noProof/>
            <w:webHidden/>
          </w:rPr>
          <w:fldChar w:fldCharType="begin"/>
        </w:r>
        <w:r>
          <w:rPr>
            <w:noProof/>
            <w:webHidden/>
          </w:rPr>
          <w:instrText xml:space="preserve"> PAGEREF _Toc231042757 \h </w:instrText>
        </w:r>
        <w:r>
          <w:rPr>
            <w:noProof/>
            <w:webHidden/>
          </w:rPr>
        </w:r>
        <w:r>
          <w:rPr>
            <w:noProof/>
            <w:webHidden/>
          </w:rPr>
          <w:fldChar w:fldCharType="separate"/>
        </w:r>
        <w:r>
          <w:rPr>
            <w:noProof/>
            <w:webHidden/>
          </w:rPr>
          <w:t>51</w:t>
        </w:r>
        <w:r>
          <w:rPr>
            <w:noProof/>
            <w:webHidden/>
          </w:rPr>
          <w:fldChar w:fldCharType="end"/>
        </w:r>
        <w:r>
          <w:fldChar w:fldCharType="end"/>
        </w:r>
      </w:ins>
    </w:p>
    <w:p w14:paraId="76F13F9A" w14:textId="77777777" w:rsidR="00A7071E" w:rsidRDefault="00000000">
      <w:pPr>
        <w:rPr>
          <w:ins w:id="315" w:author="DIEGO CORDOBA URRUTIA" w:date="2026-06-07T04:36:00Z" w16du:dateUtc="2026-06-07T10:36:00Z"/>
        </w:rPr>
      </w:pPr>
      <w:ins w:id="316" w:author="DIEGO CORDOBA URRUTIA" w:date="2026-06-07T04:36:00Z" w16du:dateUtc="2026-06-07T10:36:00Z">
        <w:r>
          <w:fldChar w:fldCharType="end"/>
        </w:r>
      </w:ins>
    </w:p>
    <w:p w14:paraId="2021F859" w14:textId="77777777" w:rsidR="00A7071E" w:rsidRPr="004E46B9" w:rsidRDefault="00000000">
      <w:pPr>
        <w:pStyle w:val="FirstParagraph"/>
        <w:rPr>
          <w:ins w:id="317" w:author="DIEGO CORDOBA URRUTIA" w:date="2026-06-07T04:36:00Z" w16du:dateUtc="2026-06-07T10:36:00Z"/>
          <w:lang w:val="es-419"/>
        </w:rPr>
      </w:pPr>
      <w:ins w:id="318" w:author="DIEGO CORDOBA URRUTIA" w:date="2026-06-07T04:36:00Z" w16du:dateUtc="2026-06-07T10:36:00Z">
        <w:r w:rsidRPr="004E46B9">
          <w:rPr>
            <w:lang w:val="es-419"/>
          </w:rPr>
          <w:t>PRIMEnergeia — Valoración HJB de Servicios Ancilares · ITAM 2026</w:t>
        </w:r>
      </w:ins>
    </w:p>
    <w:p w14:paraId="60A9C653" w14:textId="77777777" w:rsidR="00DA1741" w:rsidRPr="004E46B9" w:rsidRDefault="00000000">
      <w:pPr>
        <w:pStyle w:val="BodyText"/>
        <w:rPr>
          <w:lang w:val="es-419"/>
          <w:rPrChange w:id="319" w:author="DIEGO CORDOBA URRUTIA" w:date="2026-06-07T04:36:00Z" w16du:dateUtc="2026-06-07T10:36:00Z">
            <w:rPr/>
          </w:rPrChange>
        </w:rPr>
        <w:pPrChange w:id="320" w:author="DIEGO CORDOBA URRUTIA" w:date="2026-06-07T04:36:00Z" w16du:dateUtc="2026-06-07T10:36:00Z">
          <w:pPr>
            <w:spacing w:after="160" w:line="380" w:lineRule="auto"/>
            <w:jc w:val="center"/>
          </w:pPr>
        </w:pPrChange>
      </w:pPr>
      <w:r w:rsidRPr="004E46B9">
        <w:rPr>
          <w:b/>
          <w:lang w:val="es-419"/>
          <w:rPrChange w:id="321" w:author="DIEGO CORDOBA URRUTIA" w:date="2026-06-07T04:36:00Z" w16du:dateUtc="2026-06-07T10:36:00Z">
            <w:rPr>
              <w:b/>
              <w:bCs/>
              <w:caps/>
              <w:color w:val="0D2B45"/>
              <w:sz w:val="28"/>
              <w:szCs w:val="28"/>
            </w:rPr>
          </w:rPrChange>
        </w:rPr>
        <w:t>INSTITUTO TECNOLÓGICO AUTÓNOMO DE MÉXICO</w:t>
      </w:r>
    </w:p>
    <w:p w14:paraId="6C2A45ED" w14:textId="77777777" w:rsidR="00DA1741" w:rsidRPr="004E46B9" w:rsidRDefault="00000000">
      <w:pPr>
        <w:pStyle w:val="BodyText"/>
        <w:rPr>
          <w:lang w:val="es-419"/>
          <w:rPrChange w:id="322" w:author="DIEGO CORDOBA URRUTIA" w:date="2026-06-07T04:36:00Z" w16du:dateUtc="2026-06-07T10:36:00Z">
            <w:rPr/>
          </w:rPrChange>
        </w:rPr>
        <w:pPrChange w:id="323" w:author="DIEGO CORDOBA URRUTIA" w:date="2026-06-07T04:36:00Z" w16du:dateUtc="2026-06-07T10:36:00Z">
          <w:pPr>
            <w:spacing w:after="800" w:line="380" w:lineRule="auto"/>
            <w:jc w:val="center"/>
          </w:pPr>
        </w:pPrChange>
      </w:pPr>
      <w:r w:rsidRPr="004E46B9">
        <w:rPr>
          <w:lang w:val="es-419"/>
          <w:rPrChange w:id="324" w:author="DIEGO CORDOBA URRUTIA" w:date="2026-06-07T04:36:00Z" w16du:dateUtc="2026-06-07T10:36:00Z">
            <w:rPr>
              <w:color w:val="0F6E56"/>
              <w:sz w:val="22"/>
              <w:szCs w:val="22"/>
            </w:rPr>
          </w:rPrChange>
        </w:rPr>
        <w:t>ITAM — DEPARTAMENTO DE FINANZAS</w:t>
      </w:r>
    </w:p>
    <w:p w14:paraId="2CC984E4" w14:textId="77777777" w:rsidR="00DA1741" w:rsidRDefault="00DA1741">
      <w:pPr>
        <w:pBdr>
          <w:bottom w:val="single" w:sz="6" w:space="1" w:color="0F6E56"/>
        </w:pBdr>
        <w:spacing w:after="800" w:line="380" w:lineRule="auto"/>
        <w:jc w:val="both"/>
        <w:rPr>
          <w:del w:id="325" w:author="DIEGO CORDOBA URRUTIA" w:date="2026-06-07T04:36:00Z" w16du:dateUtc="2026-06-07T10:36:00Z"/>
        </w:rPr>
      </w:pPr>
    </w:p>
    <w:p w14:paraId="49FBF8F7" w14:textId="77777777" w:rsidR="00DA1741" w:rsidRPr="004E46B9" w:rsidRDefault="00000000">
      <w:pPr>
        <w:pStyle w:val="BodyText"/>
        <w:rPr>
          <w:lang w:val="es-419"/>
          <w:rPrChange w:id="326" w:author="DIEGO CORDOBA URRUTIA" w:date="2026-06-07T04:36:00Z" w16du:dateUtc="2026-06-07T10:36:00Z">
            <w:rPr/>
          </w:rPrChange>
        </w:rPr>
        <w:pPrChange w:id="327" w:author="DIEGO CORDOBA URRUTIA" w:date="2026-06-07T04:36:00Z" w16du:dateUtc="2026-06-07T10:36:00Z">
          <w:pPr>
            <w:spacing w:after="1200" w:line="380" w:lineRule="auto"/>
            <w:jc w:val="center"/>
          </w:pPr>
        </w:pPrChange>
      </w:pPr>
      <w:r w:rsidRPr="004E46B9">
        <w:rPr>
          <w:b/>
          <w:lang w:val="es-419"/>
          <w:rPrChange w:id="328" w:author="DIEGO CORDOBA URRUTIA" w:date="2026-06-07T04:36:00Z" w16du:dateUtc="2026-06-07T10:36:00Z">
            <w:rPr>
              <w:b/>
              <w:bCs/>
              <w:caps/>
              <w:color w:val="555555"/>
            </w:rPr>
          </w:rPrChange>
        </w:rPr>
        <w:t>TESIS DOCTORAL EN DIRECCIÓN FINANCIERA</w:t>
      </w:r>
    </w:p>
    <w:p w14:paraId="628B0946" w14:textId="77777777" w:rsidR="00DA1741" w:rsidRPr="004E46B9" w:rsidRDefault="00000000">
      <w:pPr>
        <w:pStyle w:val="BodyText"/>
        <w:rPr>
          <w:lang w:val="es-419"/>
          <w:rPrChange w:id="329" w:author="DIEGO CORDOBA URRUTIA" w:date="2026-06-07T04:36:00Z" w16du:dateUtc="2026-06-07T10:36:00Z">
            <w:rPr/>
          </w:rPrChange>
        </w:rPr>
        <w:pPrChange w:id="330" w:author="DIEGO CORDOBA URRUTIA" w:date="2026-06-07T04:36:00Z" w16du:dateUtc="2026-06-07T10:36:00Z">
          <w:pPr>
            <w:spacing w:before="1200" w:after="160" w:line="380" w:lineRule="auto"/>
            <w:jc w:val="center"/>
          </w:pPr>
        </w:pPrChange>
      </w:pPr>
      <w:r w:rsidRPr="004E46B9">
        <w:rPr>
          <w:b/>
          <w:lang w:val="es-419"/>
          <w:rPrChange w:id="331" w:author="DIEGO CORDOBA URRUTIA" w:date="2026-06-07T04:36:00Z" w16du:dateUtc="2026-06-07T10:36:00Z">
            <w:rPr>
              <w:b/>
              <w:bCs/>
              <w:color w:val="0D2B45"/>
              <w:sz w:val="38"/>
              <w:szCs w:val="38"/>
            </w:rPr>
          </w:rPrChange>
        </w:rPr>
        <w:t>Valoración de Servicios Ancilares como Opciones Reales</w:t>
      </w:r>
    </w:p>
    <w:p w14:paraId="0AEFB1B4" w14:textId="77777777" w:rsidR="00DA1741" w:rsidRPr="004E46B9" w:rsidRDefault="00000000">
      <w:pPr>
        <w:pStyle w:val="BodyText"/>
        <w:rPr>
          <w:lang w:val="es-419"/>
          <w:rPrChange w:id="332" w:author="DIEGO CORDOBA URRUTIA" w:date="2026-06-07T04:36:00Z" w16du:dateUtc="2026-06-07T10:36:00Z">
            <w:rPr/>
          </w:rPrChange>
        </w:rPr>
        <w:pPrChange w:id="333" w:author="DIEGO CORDOBA URRUTIA" w:date="2026-06-07T04:36:00Z" w16du:dateUtc="2026-06-07T10:36:00Z">
          <w:pPr>
            <w:spacing w:after="160" w:line="380" w:lineRule="auto"/>
            <w:jc w:val="center"/>
          </w:pPr>
        </w:pPrChange>
      </w:pPr>
      <w:r w:rsidRPr="004E46B9">
        <w:rPr>
          <w:b/>
          <w:lang w:val="es-419"/>
          <w:rPrChange w:id="334" w:author="DIEGO CORDOBA URRUTIA" w:date="2026-06-07T04:36:00Z" w16du:dateUtc="2026-06-07T10:36:00Z">
            <w:rPr>
              <w:b/>
              <w:bCs/>
              <w:color w:val="0D2B45"/>
              <w:sz w:val="36"/>
              <w:szCs w:val="36"/>
            </w:rPr>
          </w:rPrChange>
        </w:rPr>
        <w:t>mediante Control Óptimo Estocástico:</w:t>
      </w:r>
    </w:p>
    <w:p w14:paraId="2880EFC1" w14:textId="77777777" w:rsidR="00DA1741" w:rsidRPr="004E46B9" w:rsidRDefault="00000000">
      <w:pPr>
        <w:pStyle w:val="BodyText"/>
        <w:rPr>
          <w:lang w:val="es-419"/>
          <w:rPrChange w:id="335" w:author="DIEGO CORDOBA URRUTIA" w:date="2026-06-07T04:36:00Z" w16du:dateUtc="2026-06-07T10:36:00Z">
            <w:rPr/>
          </w:rPrChange>
        </w:rPr>
        <w:pPrChange w:id="336" w:author="DIEGO CORDOBA URRUTIA" w:date="2026-06-07T04:36:00Z" w16du:dateUtc="2026-06-07T10:36:00Z">
          <w:pPr>
            <w:spacing w:after="1200" w:line="380" w:lineRule="auto"/>
            <w:jc w:val="center"/>
          </w:pPr>
        </w:pPrChange>
      </w:pPr>
      <w:r w:rsidRPr="004E46B9">
        <w:rPr>
          <w:b/>
          <w:lang w:val="es-419"/>
          <w:rPrChange w:id="337" w:author="DIEGO CORDOBA URRUTIA" w:date="2026-06-07T04:36:00Z" w16du:dateUtc="2026-06-07T10:36:00Z">
            <w:rPr>
              <w:b/>
              <w:bCs/>
              <w:color w:val="0F6E56"/>
              <w:sz w:val="26"/>
              <w:szCs w:val="26"/>
            </w:rPr>
          </w:rPrChange>
        </w:rPr>
        <w:t>Un Enfoque HJB Unificado para Mercados de Energía Latinoamericanos</w:t>
      </w:r>
    </w:p>
    <w:p w14:paraId="757A7CC7" w14:textId="77777777" w:rsidR="00DA1741" w:rsidRDefault="00DA1741">
      <w:pPr>
        <w:pBdr>
          <w:bottom w:val="single" w:sz="6" w:space="1" w:color="0F6E56"/>
        </w:pBdr>
        <w:spacing w:after="800" w:line="380" w:lineRule="auto"/>
        <w:jc w:val="both"/>
        <w:rPr>
          <w:del w:id="338" w:author="DIEGO CORDOBA URRUTIA" w:date="2026-06-07T04:36:00Z" w16du:dateUtc="2026-06-07T10:36:00Z"/>
        </w:rPr>
      </w:pPr>
    </w:p>
    <w:p w14:paraId="7711CAF0" w14:textId="77777777" w:rsidR="00DA1741" w:rsidRPr="004E46B9" w:rsidRDefault="00000000">
      <w:pPr>
        <w:pStyle w:val="BodyText"/>
        <w:rPr>
          <w:lang w:val="es-419"/>
          <w:rPrChange w:id="339" w:author="DIEGO CORDOBA URRUTIA" w:date="2026-06-07T04:36:00Z" w16du:dateUtc="2026-06-07T10:36:00Z">
            <w:rPr/>
          </w:rPrChange>
        </w:rPr>
        <w:pPrChange w:id="340" w:author="DIEGO CORDOBA URRUTIA" w:date="2026-06-07T04:36:00Z" w16du:dateUtc="2026-06-07T10:36:00Z">
          <w:pPr>
            <w:spacing w:after="120" w:line="380" w:lineRule="auto"/>
            <w:jc w:val="center"/>
          </w:pPr>
        </w:pPrChange>
      </w:pPr>
      <w:r w:rsidRPr="004E46B9">
        <w:rPr>
          <w:b/>
          <w:lang w:val="es-419"/>
          <w:rPrChange w:id="341" w:author="DIEGO CORDOBA URRUTIA" w:date="2026-06-07T04:36:00Z" w16du:dateUtc="2026-06-07T10:36:00Z">
            <w:rPr>
              <w:b/>
              <w:bCs/>
              <w:color w:val="555555"/>
              <w:sz w:val="22"/>
              <w:szCs w:val="22"/>
            </w:rPr>
          </w:rPrChange>
        </w:rPr>
        <w:t>Autor</w:t>
      </w:r>
    </w:p>
    <w:p w14:paraId="00A34191" w14:textId="77777777" w:rsidR="00DA1741" w:rsidRPr="004E46B9" w:rsidRDefault="00000000">
      <w:pPr>
        <w:pStyle w:val="BodyText"/>
        <w:rPr>
          <w:lang w:val="es-419"/>
          <w:rPrChange w:id="342" w:author="DIEGO CORDOBA URRUTIA" w:date="2026-06-07T04:36:00Z" w16du:dateUtc="2026-06-07T10:36:00Z">
            <w:rPr/>
          </w:rPrChange>
        </w:rPr>
        <w:pPrChange w:id="343" w:author="DIEGO CORDOBA URRUTIA" w:date="2026-06-07T04:36:00Z" w16du:dateUtc="2026-06-07T10:36:00Z">
          <w:pPr>
            <w:spacing w:after="120" w:line="380" w:lineRule="auto"/>
            <w:jc w:val="center"/>
          </w:pPr>
        </w:pPrChange>
      </w:pPr>
      <w:r w:rsidRPr="004E46B9">
        <w:rPr>
          <w:b/>
          <w:lang w:val="es-419"/>
          <w:rPrChange w:id="344" w:author="DIEGO CORDOBA URRUTIA" w:date="2026-06-07T04:36:00Z" w16du:dateUtc="2026-06-07T10:36:00Z">
            <w:rPr>
              <w:b/>
              <w:bCs/>
              <w:color w:val="0D2B45"/>
              <w:sz w:val="30"/>
              <w:szCs w:val="30"/>
            </w:rPr>
          </w:rPrChange>
        </w:rPr>
        <w:t>Diego Córdoba Urrutia</w:t>
      </w:r>
    </w:p>
    <w:p w14:paraId="12170C34" w14:textId="77777777" w:rsidR="00DA1741" w:rsidRPr="004E46B9" w:rsidRDefault="00000000">
      <w:pPr>
        <w:pStyle w:val="BodyText"/>
        <w:rPr>
          <w:lang w:val="es-419"/>
          <w:rPrChange w:id="345" w:author="DIEGO CORDOBA URRUTIA" w:date="2026-06-07T04:36:00Z" w16du:dateUtc="2026-06-07T10:36:00Z">
            <w:rPr/>
          </w:rPrChange>
        </w:rPr>
        <w:pPrChange w:id="346" w:author="DIEGO CORDOBA URRUTIA" w:date="2026-06-07T04:36:00Z" w16du:dateUtc="2026-06-07T10:36:00Z">
          <w:pPr>
            <w:spacing w:after="800" w:line="380" w:lineRule="auto"/>
            <w:jc w:val="center"/>
          </w:pPr>
        </w:pPrChange>
      </w:pPr>
      <w:r w:rsidRPr="004E46B9">
        <w:rPr>
          <w:lang w:val="es-419"/>
          <w:rPrChange w:id="347" w:author="DIEGO CORDOBA URRUTIA" w:date="2026-06-07T04:36:00Z" w16du:dateUtc="2026-06-07T10:36:00Z">
            <w:rPr>
              <w:color w:val="0F6E56"/>
              <w:sz w:val="22"/>
              <w:szCs w:val="22"/>
            </w:rPr>
          </w:rPrChange>
        </w:rPr>
        <w:t>diego@primenergeia.com</w:t>
      </w:r>
    </w:p>
    <w:p w14:paraId="193BE708" w14:textId="77777777" w:rsidR="00DA1741" w:rsidRPr="004E46B9" w:rsidRDefault="00000000">
      <w:pPr>
        <w:pStyle w:val="BodyText"/>
        <w:rPr>
          <w:lang w:val="es-419"/>
          <w:rPrChange w:id="348" w:author="DIEGO CORDOBA URRUTIA" w:date="2026-06-07T04:36:00Z" w16du:dateUtc="2026-06-07T10:36:00Z">
            <w:rPr/>
          </w:rPrChange>
        </w:rPr>
        <w:pPrChange w:id="349" w:author="DIEGO CORDOBA URRUTIA" w:date="2026-06-07T04:36:00Z" w16du:dateUtc="2026-06-07T10:36:00Z">
          <w:pPr>
            <w:spacing w:after="120" w:line="380" w:lineRule="auto"/>
            <w:jc w:val="center"/>
          </w:pPr>
        </w:pPrChange>
      </w:pPr>
      <w:r w:rsidRPr="004E46B9">
        <w:rPr>
          <w:b/>
          <w:lang w:val="es-419"/>
          <w:rPrChange w:id="350" w:author="DIEGO CORDOBA URRUTIA" w:date="2026-06-07T04:36:00Z" w16du:dateUtc="2026-06-07T10:36:00Z">
            <w:rPr>
              <w:b/>
              <w:bCs/>
              <w:color w:val="555555"/>
              <w:sz w:val="22"/>
              <w:szCs w:val="22"/>
            </w:rPr>
          </w:rPrChange>
        </w:rPr>
        <w:t>Director de Tesis</w:t>
      </w:r>
    </w:p>
    <w:p w14:paraId="2A1AEF78" w14:textId="77777777" w:rsidR="00DA1741" w:rsidRPr="004E46B9" w:rsidRDefault="00000000">
      <w:pPr>
        <w:pStyle w:val="BodyText"/>
        <w:rPr>
          <w:lang w:val="es-419"/>
          <w:rPrChange w:id="351" w:author="DIEGO CORDOBA URRUTIA" w:date="2026-06-07T04:36:00Z" w16du:dateUtc="2026-06-07T10:36:00Z">
            <w:rPr/>
          </w:rPrChange>
        </w:rPr>
        <w:pPrChange w:id="352" w:author="DIEGO CORDOBA URRUTIA" w:date="2026-06-07T04:36:00Z" w16du:dateUtc="2026-06-07T10:36:00Z">
          <w:pPr>
            <w:spacing w:after="800" w:line="380" w:lineRule="auto"/>
            <w:jc w:val="center"/>
          </w:pPr>
        </w:pPrChange>
      </w:pPr>
      <w:r w:rsidRPr="004E46B9">
        <w:rPr>
          <w:lang w:val="es-419"/>
          <w:rPrChange w:id="353" w:author="DIEGO CORDOBA URRUTIA" w:date="2026-06-07T04:36:00Z" w16du:dateUtc="2026-06-07T10:36:00Z">
            <w:rPr>
              <w:color w:val="555555"/>
              <w:sz w:val="22"/>
              <w:szCs w:val="22"/>
            </w:rPr>
          </w:rPrChange>
        </w:rPr>
        <w:t>Por designar — Departamento de Finanzas, ITAM</w:t>
      </w:r>
    </w:p>
    <w:p w14:paraId="66618A59" w14:textId="77777777" w:rsidR="00DA1741" w:rsidRPr="004E46B9" w:rsidRDefault="00000000">
      <w:pPr>
        <w:pStyle w:val="BodyText"/>
        <w:rPr>
          <w:lang w:val="es-419"/>
          <w:rPrChange w:id="354" w:author="DIEGO CORDOBA URRUTIA" w:date="2026-06-07T04:36:00Z" w16du:dateUtc="2026-06-07T10:36:00Z">
            <w:rPr/>
          </w:rPrChange>
        </w:rPr>
        <w:pPrChange w:id="355" w:author="DIEGO CORDOBA URRUTIA" w:date="2026-06-07T04:36:00Z" w16du:dateUtc="2026-06-07T10:36:00Z">
          <w:pPr>
            <w:spacing w:after="200" w:line="380" w:lineRule="auto"/>
            <w:jc w:val="center"/>
          </w:pPr>
        </w:pPrChange>
      </w:pPr>
      <w:r w:rsidRPr="004E46B9">
        <w:rPr>
          <w:lang w:val="es-419"/>
          <w:rPrChange w:id="356" w:author="DIEGO CORDOBA URRUTIA" w:date="2026-06-07T04:36:00Z" w16du:dateUtc="2026-06-07T10:36:00Z">
            <w:rPr>
              <w:color w:val="555555"/>
              <w:sz w:val="22"/>
              <w:szCs w:val="22"/>
            </w:rPr>
          </w:rPrChange>
        </w:rPr>
        <w:t>México, D.F. — Mayo 2026</w:t>
      </w:r>
    </w:p>
    <w:p w14:paraId="47055FEC" w14:textId="77777777" w:rsidR="00DA1741" w:rsidRDefault="00000000">
      <w:pPr>
        <w:rPr>
          <w:del w:id="357" w:author="DIEGO CORDOBA URRUTIA" w:date="2026-06-07T04:36:00Z" w16du:dateUtc="2026-06-07T10:36:00Z"/>
        </w:rPr>
      </w:pPr>
      <w:del w:id="358" w:author="DIEGO CORDOBA URRUTIA" w:date="2026-06-07T04:36:00Z" w16du:dateUtc="2026-06-07T10:36:00Z">
        <w:r>
          <w:br/>
        </w:r>
      </w:del>
    </w:p>
    <w:p w14:paraId="343DABF7" w14:textId="77777777" w:rsidR="00DA1741" w:rsidRPr="004E46B9" w:rsidRDefault="00000000">
      <w:pPr>
        <w:pStyle w:val="Heading1"/>
        <w:rPr>
          <w:lang w:val="es-419"/>
          <w:rPrChange w:id="359" w:author="DIEGO CORDOBA URRUTIA" w:date="2026-06-07T04:36:00Z" w16du:dateUtc="2026-06-07T10:36:00Z">
            <w:rPr/>
          </w:rPrChange>
        </w:rPr>
      </w:pPr>
      <w:bookmarkStart w:id="360" w:name="_Toc231042635"/>
      <w:r w:rsidRPr="004E46B9">
        <w:rPr>
          <w:lang w:val="es-419"/>
          <w:rPrChange w:id="361" w:author="DIEGO CORDOBA URRUTIA" w:date="2026-06-07T04:36:00Z" w16du:dateUtc="2026-06-07T10:36:00Z">
            <w:rPr/>
          </w:rPrChange>
        </w:rPr>
        <w:t>Resumen Ejecutivo</w:t>
      </w:r>
      <w:bookmarkEnd w:id="360"/>
    </w:p>
    <w:p w14:paraId="3CFAE44B" w14:textId="77777777" w:rsidR="00DA1741" w:rsidRPr="004E46B9" w:rsidRDefault="00000000">
      <w:pPr>
        <w:pStyle w:val="FirstParagraph"/>
        <w:rPr>
          <w:lang w:val="es-419"/>
          <w:rPrChange w:id="362" w:author="DIEGO CORDOBA URRUTIA" w:date="2026-06-07T04:36:00Z" w16du:dateUtc="2026-06-07T10:36:00Z">
            <w:rPr/>
          </w:rPrChange>
        </w:rPr>
        <w:pPrChange w:id="363" w:author="DIEGO CORDOBA URRUTIA" w:date="2026-06-07T04:36:00Z" w16du:dateUtc="2026-06-07T10:36:00Z">
          <w:pPr>
            <w:spacing w:after="200" w:line="380" w:lineRule="auto"/>
            <w:jc w:val="both"/>
          </w:pPr>
        </w:pPrChange>
      </w:pPr>
      <w:r w:rsidRPr="004E46B9">
        <w:rPr>
          <w:lang w:val="es-419"/>
          <w:rPrChange w:id="364" w:author="DIEGO CORDOBA URRUTIA" w:date="2026-06-07T04:36:00Z" w16du:dateUtc="2026-06-07T10:36:00Z">
            <w:rPr>
              <w:color w:val="000000"/>
            </w:rPr>
          </w:rPrChange>
        </w:rPr>
        <w:t>Esta tesis establece una equivalencia matemática precisa entre la ecuación de Hamilton-Jacobi-Bellman (HJB) del control óptimo estocástico y la ecuación diferencial parcial de Black-Scholes-Merton para valoración de derivados financieros. Dicha dualidad no es una analogía conceptual sino una identidad rigurosa demostrable mediante el Teorema de Feynman-Kac. Sobre este puente matemático se construye un marco unificado de valoración de contratos de servicios ancilares —regulación de frecuencia, reservas rodantes, control automático de generación— para mercados eléctricos latinoamericanos, con aplicación empírica al Sistema Interconectado Nacional de México (SIN-CENACE).</w:t>
      </w:r>
    </w:p>
    <w:p w14:paraId="0014E89E" w14:textId="77777777" w:rsidR="00DA1741" w:rsidRPr="004E46B9" w:rsidRDefault="00000000">
      <w:pPr>
        <w:pStyle w:val="BodyText"/>
        <w:rPr>
          <w:lang w:val="es-419"/>
          <w:rPrChange w:id="365" w:author="DIEGO CORDOBA URRUTIA" w:date="2026-06-07T04:36:00Z" w16du:dateUtc="2026-06-07T10:36:00Z">
            <w:rPr/>
          </w:rPrChange>
        </w:rPr>
        <w:pPrChange w:id="366" w:author="DIEGO CORDOBA URRUTIA" w:date="2026-06-07T04:36:00Z" w16du:dateUtc="2026-06-07T10:36:00Z">
          <w:pPr>
            <w:spacing w:after="200" w:line="380" w:lineRule="auto"/>
            <w:jc w:val="both"/>
          </w:pPr>
        </w:pPrChange>
      </w:pPr>
      <w:r w:rsidRPr="004E46B9">
        <w:rPr>
          <w:lang w:val="es-419"/>
          <w:rPrChange w:id="367" w:author="DIEGO CORDOBA URRUTIA" w:date="2026-06-07T04:36:00Z" w16du:dateUtc="2026-06-07T10:36:00Z">
            <w:rPr>
              <w:color w:val="000000"/>
            </w:rPr>
          </w:rPrChange>
        </w:rPr>
        <w:t xml:space="preserve">Las cinco contribuciones originales son las siguientes. Primera: demostración formal de la dualidad HJB–Black-Scholes, incluyendo la extensión al caso con restricciones físicas de control, que genera el equivalente de la prima de ejercicio anticipado de una opción americana. Segunda: modelación del servicio ancilar de regulación de frecuencia como opción real americana con barrera inferior, con subyacente de Ornstein-Uhlenbeck </w:t>
      </w:r>
      <w:r w:rsidRPr="004E46B9">
        <w:rPr>
          <w:lang w:val="es-419"/>
          <w:rPrChange w:id="368" w:author="DIEGO CORDOBA URRUTIA" w:date="2026-06-07T04:36:00Z" w16du:dateUtc="2026-06-07T10:36:00Z">
            <w:rPr>
              <w:color w:val="000000"/>
            </w:rPr>
          </w:rPrChange>
        </w:rPr>
        <w:lastRenderedPageBreak/>
        <w:t>calibrado sobre 23.5 millones de observaciones de frecuencia del nodo VZA-400 (CENACE, 2022-2024). Tercera: derivación de cotas de valoración robusta bajo ambigüedad de modelo, usando el agente de Aprendizaje por Refuerzo Profundo (SAC) como generador del conjunto de distribuciones alternativas, y conexión con la teoría de Hansen y Sargent (2001). Cuarta —novedad de esta versión—: diseño del mecanismo óptimo de subasta para contratos de servicios ancilares aplicando la teoría de revelación de preferencias de Myerson (1981) y los resultados de eficiencia de Milgrom y Weber (1982), con énfasis en el problema de valoración interdependiente presente en los mercados de regulación de frecuencia. Quinta: aplicación empírica completa al mercado CENACE, estimación de la brecha de valoración (tarifa regulada = 56-66% del precio de equilibrio), análisis de bienestar social en seis canales con VPN social de USD 3.24 mil millones, e implicaciones para política regulatoria de la CRE.</w:t>
      </w:r>
    </w:p>
    <w:p w14:paraId="5ADEF765" w14:textId="77777777" w:rsidR="00A7071E" w:rsidRPr="004E46B9" w:rsidRDefault="00000000">
      <w:pPr>
        <w:pStyle w:val="BodyText"/>
        <w:rPr>
          <w:ins w:id="369" w:author="DIEGO CORDOBA URRUTIA" w:date="2026-06-07T04:36:00Z" w16du:dateUtc="2026-06-07T10:36:00Z"/>
          <w:lang w:val="es-419"/>
        </w:rPr>
      </w:pPr>
      <w:ins w:id="370" w:author="DIEGO CORDOBA URRUTIA" w:date="2026-06-07T04:36:00Z" w16du:dateUtc="2026-06-07T10:36:00Z">
        <w:r w:rsidRPr="004E46B9">
          <w:rPr>
            <w:lang w:val="es-419"/>
          </w:rPr>
          <w:t>Esta versión incorpora tres extensiones de la frontera académica (mayo 2026). La extensión MFG (Juego de Campo Medio) basada en Souganidis y Zariphopoulou (2026, arXiv:2605.14519) eleva el modelo de un agente representativo a N proveedores en equilibrio Nash, cuantificando el precio competitivo de largo plazo (MXN 1,876,300/MW-año bajo MFG, frente a MXN 2,394,800 del monopolio). El solver Deep FBSDE Picard de Yang, Xiong y Wang (2026, arXiv:2605.12950) resuelve el sistema MFG en dimensión alta (espacio de estado ℝ^{10} para la red multizonal) eliminando la maldición de la dimensionalidad. El marco institucional de Acemoglu, Johnson y Robinson (Nobel 2024) provee la capa macroeconómica que explica por qué naciones con abundante capacidad energética —México, Colombia— mantienen instituciones extractivas en sus mercados de servicios ancilares, y cómo el mecanismo Myerson constituye, en el lenguaje de AJR, el diseño de una institución inclusiva para este mercado.</w:t>
        </w:r>
      </w:ins>
    </w:p>
    <w:p w14:paraId="3D2CA0EF" w14:textId="77777777" w:rsidR="00DA1741" w:rsidRPr="004E46B9" w:rsidRDefault="00000000">
      <w:pPr>
        <w:pStyle w:val="BodyText"/>
        <w:rPr>
          <w:lang w:val="es-419"/>
          <w:rPrChange w:id="371" w:author="DIEGO CORDOBA URRUTIA" w:date="2026-06-07T04:36:00Z" w16du:dateUtc="2026-06-07T10:36:00Z">
            <w:rPr/>
          </w:rPrChange>
        </w:rPr>
        <w:pPrChange w:id="372" w:author="DIEGO CORDOBA URRUTIA" w:date="2026-06-07T04:36:00Z" w16du:dateUtc="2026-06-07T10:36:00Z">
          <w:pPr>
            <w:spacing w:after="200" w:line="380" w:lineRule="auto"/>
            <w:jc w:val="both"/>
          </w:pPr>
        </w:pPrChange>
      </w:pPr>
      <w:r w:rsidRPr="004E46B9">
        <w:rPr>
          <w:lang w:val="es-419"/>
          <w:rPrChange w:id="373" w:author="DIEGO CORDOBA URRUTIA" w:date="2026-06-07T04:36:00Z" w16du:dateUtc="2026-06-07T10:36:00Z">
            <w:rPr>
              <w:color w:val="000000"/>
            </w:rPr>
          </w:rPrChange>
        </w:rPr>
        <w:t>El análisis de bienestar social, integrado en el Capítulo 5, cuantifica los efectos distributivos de la reforma: la sociedad mexicana gana MXN 6.96 mil millones anuales en beneficio neto, con un ratio beneficio-costo de 22.4x sobre el incremento tarifario que absorben los usuarios finales. El Canal 6 —estabilidad macroeconómica, MXN 4.68 B/año— domina el análisis, principalmente por la reducción de riesgo soberano (−3 bps en CDS de 5 años) que ahorran MXN 4.56 B/año en servicio de deuda pública.</w:t>
      </w:r>
    </w:p>
    <w:p w14:paraId="7426B8C1" w14:textId="77777777" w:rsidR="00DA1741" w:rsidRPr="004E46B9" w:rsidRDefault="00000000">
      <w:pPr>
        <w:pStyle w:val="BodyText"/>
        <w:rPr>
          <w:lang w:val="es-419"/>
          <w:rPrChange w:id="374" w:author="DIEGO CORDOBA URRUTIA" w:date="2026-06-07T04:36:00Z" w16du:dateUtc="2026-06-07T10:36:00Z">
            <w:rPr/>
          </w:rPrChange>
        </w:rPr>
        <w:pPrChange w:id="375" w:author="DIEGO CORDOBA URRUTIA" w:date="2026-06-07T04:36:00Z" w16du:dateUtc="2026-06-07T10:36:00Z">
          <w:pPr>
            <w:spacing w:after="200" w:line="380" w:lineRule="auto"/>
            <w:jc w:val="both"/>
          </w:pPr>
        </w:pPrChange>
      </w:pPr>
      <w:r w:rsidRPr="004E46B9">
        <w:rPr>
          <w:lang w:val="es-419"/>
          <w:rPrChange w:id="376" w:author="DIEGO CORDOBA URRUTIA" w:date="2026-06-07T04:36:00Z" w16du:dateUtc="2026-06-07T10:36:00Z">
            <w:rPr>
              <w:color w:val="000000"/>
            </w:rPr>
          </w:rPrChange>
        </w:rPr>
        <w:t>Palabras clave: Hamilton-Jacobi-Bellman, opciones reales, servicios ancilares, mecanismo de subasta, CENACE, control óptimo estocástico, Ornstein-Uhlenbeck, teoría de revelación de preferencias, ambigüedad knightiana, bienestar social.</w:t>
      </w:r>
    </w:p>
    <w:p w14:paraId="0C8AB9FB" w14:textId="77777777" w:rsidR="00DA1741" w:rsidRDefault="00000000">
      <w:pPr>
        <w:rPr>
          <w:del w:id="377" w:author="DIEGO CORDOBA URRUTIA" w:date="2026-06-07T04:36:00Z" w16du:dateUtc="2026-06-07T10:36:00Z"/>
        </w:rPr>
      </w:pPr>
      <w:del w:id="378" w:author="DIEGO CORDOBA URRUTIA" w:date="2026-06-07T04:36:00Z" w16du:dateUtc="2026-06-07T10:36:00Z">
        <w:r>
          <w:br/>
        </w:r>
      </w:del>
    </w:p>
    <w:p w14:paraId="410D7B05" w14:textId="77777777" w:rsidR="00DA1741" w:rsidRPr="004E46B9" w:rsidRDefault="00000000">
      <w:pPr>
        <w:pStyle w:val="Heading1"/>
        <w:rPr>
          <w:lang w:val="es-419"/>
          <w:rPrChange w:id="379" w:author="DIEGO CORDOBA URRUTIA" w:date="2026-06-07T04:36:00Z" w16du:dateUtc="2026-06-07T10:36:00Z">
            <w:rPr/>
          </w:rPrChange>
        </w:rPr>
      </w:pPr>
      <w:bookmarkStart w:id="380" w:name="_Toc231042636"/>
      <w:r w:rsidRPr="004E46B9">
        <w:rPr>
          <w:lang w:val="es-419"/>
          <w:rPrChange w:id="381" w:author="DIEGO CORDOBA URRUTIA" w:date="2026-06-07T04:36:00Z" w16du:dateUtc="2026-06-07T10:36:00Z">
            <w:rPr/>
          </w:rPrChange>
        </w:rPr>
        <w:t>Introducción General</w:t>
      </w:r>
      <w:bookmarkEnd w:id="380"/>
    </w:p>
    <w:p w14:paraId="3D35486E" w14:textId="77777777" w:rsidR="00DA1741" w:rsidRPr="004E46B9" w:rsidRDefault="00000000">
      <w:pPr>
        <w:pStyle w:val="Heading2"/>
        <w:rPr>
          <w:lang w:val="es-419"/>
          <w:rPrChange w:id="382" w:author="DIEGO CORDOBA URRUTIA" w:date="2026-06-07T04:36:00Z" w16du:dateUtc="2026-06-07T10:36:00Z">
            <w:rPr/>
          </w:rPrChange>
        </w:rPr>
      </w:pPr>
      <w:bookmarkStart w:id="383" w:name="_Toc231042637"/>
      <w:r w:rsidRPr="004E46B9">
        <w:rPr>
          <w:lang w:val="es-419"/>
          <w:rPrChange w:id="384" w:author="DIEGO CORDOBA URRUTIA" w:date="2026-06-07T04:36:00Z" w16du:dateUtc="2026-06-07T10:36:00Z">
            <w:rPr/>
          </w:rPrChange>
        </w:rPr>
        <w:t>I.1</w:t>
      </w:r>
      <w:del w:id="385" w:author="DIEGO CORDOBA URRUTIA" w:date="2026-06-07T04:36:00Z" w16du:dateUtc="2026-06-07T10:36:00Z">
        <w:r>
          <w:rPr>
            <w:rFonts w:ascii="Arial" w:eastAsia="Arial" w:hAnsi="Arial" w:cs="Arial"/>
            <w:color w:val="0F6E56"/>
          </w:rPr>
          <w:delText xml:space="preserve"> </w:delText>
        </w:r>
      </w:del>
      <w:r w:rsidRPr="004E46B9">
        <w:rPr>
          <w:lang w:val="es-419"/>
          <w:rPrChange w:id="386" w:author="DIEGO CORDOBA URRUTIA" w:date="2026-06-07T04:36:00Z" w16du:dateUtc="2026-06-07T10:36:00Z">
            <w:rPr/>
          </w:rPrChange>
        </w:rPr>
        <w:t xml:space="preserve"> El Problema Central</w:t>
      </w:r>
      <w:bookmarkEnd w:id="383"/>
    </w:p>
    <w:p w14:paraId="40288717" w14:textId="77777777" w:rsidR="00DA1741" w:rsidRPr="004E46B9" w:rsidRDefault="00000000">
      <w:pPr>
        <w:pStyle w:val="FirstParagraph"/>
        <w:rPr>
          <w:lang w:val="es-419"/>
          <w:rPrChange w:id="387" w:author="DIEGO CORDOBA URRUTIA" w:date="2026-06-07T04:36:00Z" w16du:dateUtc="2026-06-07T10:36:00Z">
            <w:rPr/>
          </w:rPrChange>
        </w:rPr>
        <w:pPrChange w:id="388" w:author="DIEGO CORDOBA URRUTIA" w:date="2026-06-07T04:36:00Z" w16du:dateUtc="2026-06-07T10:36:00Z">
          <w:pPr>
            <w:spacing w:after="200" w:line="380" w:lineRule="auto"/>
            <w:jc w:val="both"/>
          </w:pPr>
        </w:pPrChange>
      </w:pPr>
      <w:r w:rsidRPr="004E46B9">
        <w:rPr>
          <w:lang w:val="es-419"/>
          <w:rPrChange w:id="389" w:author="DIEGO CORDOBA URRUTIA" w:date="2026-06-07T04:36:00Z" w16du:dateUtc="2026-06-07T10:36:00Z">
            <w:rPr>
              <w:color w:val="000000"/>
            </w:rPr>
          </w:rPrChange>
        </w:rPr>
        <w:t xml:space="preserve">Los mercados eléctricos modernos operan en tres horizontes temporales simultáneos. En milisegundos a segundos, la física de la red —ecuación de oscilación— determina la estabilidad de frecuencia. En minutos a horas, los mercados spot asignan generación </w:t>
      </w:r>
      <w:r w:rsidRPr="004E46B9">
        <w:rPr>
          <w:lang w:val="es-419"/>
          <w:rPrChange w:id="390" w:author="DIEGO CORDOBA URRUTIA" w:date="2026-06-07T04:36:00Z" w16du:dateUtc="2026-06-07T10:36:00Z">
            <w:rPr>
              <w:color w:val="000000"/>
            </w:rPr>
          </w:rPrChange>
        </w:rPr>
        <w:lastRenderedPageBreak/>
        <w:t>mediante subastas. En meses a décadas, los mercados de capacidad garantizan la inversión en infraestructura. Los servicios ancilares —regulación de frecuencia primaria y secundaria, reservas rodantes, control automático de generación (AGC)— existen en la intersección de los tres horizontes: son compromisos contractuales de largo plazo que deben ejecutarse en tiempo real bajo incertidumbre física.</w:t>
      </w:r>
    </w:p>
    <w:p w14:paraId="6DD3631B" w14:textId="77777777" w:rsidR="00DA1741" w:rsidRPr="00A9569D" w:rsidRDefault="00000000">
      <w:pPr>
        <w:pStyle w:val="BodyText"/>
        <w:rPr>
          <w:lang w:val="es-419"/>
          <w:rPrChange w:id="391" w:author="DIEGO CORDOBA URRUTIA" w:date="2026-06-07T04:36:00Z" w16du:dateUtc="2026-06-07T10:36:00Z">
            <w:rPr/>
          </w:rPrChange>
        </w:rPr>
        <w:pPrChange w:id="392" w:author="DIEGO CORDOBA URRUTIA" w:date="2026-06-07T04:36:00Z" w16du:dateUtc="2026-06-07T10:36:00Z">
          <w:pPr>
            <w:spacing w:after="200" w:line="380" w:lineRule="auto"/>
            <w:jc w:val="both"/>
          </w:pPr>
        </w:pPrChange>
      </w:pPr>
      <w:r w:rsidRPr="004E46B9">
        <w:rPr>
          <w:lang w:val="es-419"/>
          <w:rPrChange w:id="393" w:author="DIEGO CORDOBA URRUTIA" w:date="2026-06-07T04:36:00Z" w16du:dateUtc="2026-06-07T10:36:00Z">
            <w:rPr>
              <w:color w:val="000000"/>
            </w:rPr>
          </w:rPrChange>
        </w:rPr>
        <w:t xml:space="preserve">La pregunta central de esta investigación es: ¿cuál es el precio eficiente de un contrato de regulación de frecuencia, y cómo debe diseñarse el mecanismo de mercado para que ese precio emerja en equilibrio? La primera parte de la pregunta corresponde a la valoración de opciones reales bajo control óptimo estocástico —el núcleo matemático de los Capítulos 1 a 3. La segunda parte corresponde a la teoría de mecanismos y diseño de subastas —el aporte de política del Capítulo 4. </w:t>
      </w:r>
      <w:r w:rsidRPr="00A9569D">
        <w:rPr>
          <w:lang w:val="es-419"/>
          <w:rPrChange w:id="394" w:author="DIEGO CORDOBA URRUTIA" w:date="2026-06-07T04:36:00Z" w16du:dateUtc="2026-06-07T10:36:00Z">
            <w:rPr>
              <w:color w:val="000000"/>
            </w:rPr>
          </w:rPrChange>
        </w:rPr>
        <w:t>Juntas, constituyen lo que esta tesis denomina el marco HJB-Myerson para mercados de servicios ancilares.</w:t>
      </w:r>
    </w:p>
    <w:p w14:paraId="618DF645" w14:textId="77777777" w:rsidR="00DA1741" w:rsidRPr="00A9569D" w:rsidRDefault="00000000">
      <w:pPr>
        <w:pStyle w:val="Heading2"/>
        <w:rPr>
          <w:lang w:val="es-419"/>
          <w:rPrChange w:id="395" w:author="DIEGO CORDOBA URRUTIA" w:date="2026-06-07T04:36:00Z" w16du:dateUtc="2026-06-07T10:36:00Z">
            <w:rPr/>
          </w:rPrChange>
        </w:rPr>
      </w:pPr>
      <w:bookmarkStart w:id="396" w:name="_Toc231042638"/>
      <w:r w:rsidRPr="00A9569D">
        <w:rPr>
          <w:lang w:val="es-419"/>
          <w:rPrChange w:id="397" w:author="DIEGO CORDOBA URRUTIA" w:date="2026-06-07T04:36:00Z" w16du:dateUtc="2026-06-07T10:36:00Z">
            <w:rPr/>
          </w:rPrChange>
        </w:rPr>
        <w:t>I.2</w:t>
      </w:r>
      <w:del w:id="398" w:author="DIEGO CORDOBA URRUTIA" w:date="2026-06-07T04:36:00Z" w16du:dateUtc="2026-06-07T10:36:00Z">
        <w:r>
          <w:rPr>
            <w:rFonts w:ascii="Arial" w:eastAsia="Arial" w:hAnsi="Arial" w:cs="Arial"/>
            <w:color w:val="0F6E56"/>
          </w:rPr>
          <w:delText xml:space="preserve"> </w:delText>
        </w:r>
      </w:del>
      <w:r w:rsidRPr="00A9569D">
        <w:rPr>
          <w:lang w:val="es-419"/>
          <w:rPrChange w:id="399" w:author="DIEGO CORDOBA URRUTIA" w:date="2026-06-07T04:36:00Z" w16du:dateUtc="2026-06-07T10:36:00Z">
            <w:rPr/>
          </w:rPrChange>
        </w:rPr>
        <w:t xml:space="preserve"> La Brecha en la Literatura</w:t>
      </w:r>
      <w:bookmarkEnd w:id="396"/>
    </w:p>
    <w:p w14:paraId="1E2DB1D3" w14:textId="77777777" w:rsidR="00DA1741" w:rsidRPr="00A9569D" w:rsidRDefault="00000000">
      <w:pPr>
        <w:pStyle w:val="FirstParagraph"/>
        <w:rPr>
          <w:lang w:val="es-419"/>
          <w:rPrChange w:id="400" w:author="DIEGO CORDOBA URRUTIA" w:date="2026-06-07T04:36:00Z" w16du:dateUtc="2026-06-07T10:36:00Z">
            <w:rPr/>
          </w:rPrChange>
        </w:rPr>
        <w:pPrChange w:id="401" w:author="DIEGO CORDOBA URRUTIA" w:date="2026-06-07T04:36:00Z" w16du:dateUtc="2026-06-07T10:36:00Z">
          <w:pPr>
            <w:spacing w:after="200" w:line="380" w:lineRule="auto"/>
            <w:jc w:val="both"/>
          </w:pPr>
        </w:pPrChange>
      </w:pPr>
      <w:r w:rsidRPr="00A9569D">
        <w:rPr>
          <w:lang w:val="es-419"/>
          <w:rPrChange w:id="402" w:author="DIEGO CORDOBA URRUTIA" w:date="2026-06-07T04:36:00Z" w16du:dateUtc="2026-06-07T10:36:00Z">
            <w:rPr>
              <w:color w:val="000000"/>
            </w:rPr>
          </w:rPrChange>
        </w:rPr>
        <w:t>La literatura de valoración de servicios ancilares se divide en tres corrientes que no se comunican entre sí. La economía de la energía (Joskow y Tirole, 2007; Stoft, 2002) modela precios de equilibrio mediante funciones de costo y oferta, sin capturar la opcionalidad del contrato ni la restricción física del activo. La ingeniería de sistemas de potencia (Morales et al., 2013; Bouffard y Galiana, 2008) resuelve el despacho óptimo bajo restricciones físicas, sin el aparato financiero de valoración bajo riesgo. La teoría de mecanismos aplicada a energía (Chao y Peck, 1996; Wilson, 2002) diseña subastas para energía y capacidad, pero no ha incorporado el proceso estocástico de frecuencia como variable de estado del mecanismo.</w:t>
      </w:r>
    </w:p>
    <w:p w14:paraId="5A0BAFB0" w14:textId="77777777" w:rsidR="00DA1741" w:rsidRPr="00A9569D" w:rsidRDefault="00000000">
      <w:pPr>
        <w:pStyle w:val="BodyText"/>
        <w:rPr>
          <w:lang w:val="es-419"/>
          <w:rPrChange w:id="403" w:author="DIEGO CORDOBA URRUTIA" w:date="2026-06-07T04:36:00Z" w16du:dateUtc="2026-06-07T10:36:00Z">
            <w:rPr/>
          </w:rPrChange>
        </w:rPr>
        <w:pPrChange w:id="404" w:author="DIEGO CORDOBA URRUTIA" w:date="2026-06-07T04:36:00Z" w16du:dateUtc="2026-06-07T10:36:00Z">
          <w:pPr>
            <w:spacing w:after="200" w:line="380" w:lineRule="auto"/>
            <w:jc w:val="both"/>
          </w:pPr>
        </w:pPrChange>
      </w:pPr>
      <w:r w:rsidRPr="00A9569D">
        <w:rPr>
          <w:lang w:val="es-419"/>
          <w:rPrChange w:id="405" w:author="DIEGO CORDOBA URRUTIA" w:date="2026-06-07T04:36:00Z" w16du:dateUtc="2026-06-07T10:36:00Z">
            <w:rPr>
              <w:color w:val="000000"/>
            </w:rPr>
          </w:rPrChange>
        </w:rPr>
        <w:t>Esta tesis unifica las tres corrientes. El Teorema de Feynman-Kac conecta control óptimo con valoración financiera (Capítulos 1-3). El precio HJB resultante sirve como precio de reserva en el mecanismo de subasta óptima de Myerson (Capítulo 4). Los datos empíricos de CENACE calibran el modelo completo y cuantifican el bienestar social de la reforma (Capítulo 5).</w:t>
      </w:r>
    </w:p>
    <w:p w14:paraId="14E7E42C" w14:textId="77777777" w:rsidR="00A9569D" w:rsidRDefault="00000000">
      <w:pPr>
        <w:pStyle w:val="BodyText"/>
        <w:rPr>
          <w:ins w:id="406" w:author="DIEGO CORDOBA URRUTIA" w:date="2026-06-07T04:36:00Z" w16du:dateUtc="2026-06-07T10:36:00Z"/>
          <w:lang w:val="es-419"/>
        </w:rPr>
      </w:pPr>
      <w:ins w:id="407" w:author="DIEGO CORDOBA URRUTIA" w:date="2026-06-07T04:36:00Z" w16du:dateUtc="2026-06-07T10:36:00Z">
        <w:r w:rsidRPr="00A9569D">
          <w:rPr>
            <w:lang w:val="es-419"/>
          </w:rPr>
          <w:t>Tres contribuciones de la frontera académica (mayo 2026) refuerzan y amplían el alcance de este marco. Primera, Souganidis y Zariphopoulou (2026, arXiv:2605.14519) resuelven el problema de optimización de portafolio bajo incertidumbre de deriva mediante un enfoque HJB que produce funciones de valor en forma cerrada; su extensión a Juegos de Campo Medio (MFG) con N agentes genera una EDP cuasilineal no-local en el espacio de medidas. Este resultado es directamente sintetizable con la arquitectura HJB-Granas de la presente tesis: el solucionador PRIMEnergeia puede interpretarse como la solución al límite MFG de N proveedores de regulación compitiendo por contratos CENACE, donde la función de valor V*(x,t) del Capítulo 1 es la solución individual y la distribución de equilibrio de tipos es la medida que satisface la ecuación de McKean-Vlasov asociada. Segunda, Yang, Xiong y Wang (2026, arXiv:2605.12950) caracterizan juegos de Stackelberg MFG estocásticos mediante FBSDE profundas (Deep FBSDE Picard solver), eliminando la necesidad de reducción de Riccati en problemas cuadráticos-lineales con estructura lí</w:t>
        </w:r>
        <w:r w:rsidR="004E46B9" w:rsidRPr="00A9569D">
          <w:rPr>
            <w:lang w:val="es-419"/>
          </w:rPr>
          <w:t>22</w:t>
        </w:r>
      </w:ins>
    </w:p>
    <w:p w14:paraId="263CFA2C" w14:textId="188A839D" w:rsidR="00A7071E" w:rsidRPr="00A9569D" w:rsidRDefault="00000000">
      <w:pPr>
        <w:pStyle w:val="BodyText"/>
        <w:rPr>
          <w:ins w:id="408" w:author="DIEGO CORDOBA URRUTIA" w:date="2026-06-07T04:36:00Z" w16du:dateUtc="2026-06-07T10:36:00Z"/>
          <w:lang w:val="es-419"/>
        </w:rPr>
      </w:pPr>
      <w:ins w:id="409" w:author="DIEGO CORDOBA URRUTIA" w:date="2026-06-07T04:36:00Z" w16du:dateUtc="2026-06-07T10:36:00Z">
        <w:r w:rsidRPr="00A9569D">
          <w:rPr>
            <w:lang w:val="es-419"/>
          </w:rPr>
          <w:lastRenderedPageBreak/>
          <w:t>der-seguidor. Esto es análogo a la relación CRE-CENACE-proveedores del Capítulo 4: la CRE actúa como líder (diseña el mecanismo), CENACE como seguidor estratégico (ejecuta la subasta), y los proveedores como agentes de campo. Tercera, la contribución institucional: la economía política de Acemoglu, Johnson y Robinson (Nobel 2024) sobre instituciones extractivas versus inclusivas provee el fundamento macro para entender por qué naciones con abundantes recursos energéticos —México, Colombia— no han logrado reformas de mercado eficientes. Esta capa de legitimación institucional se desarrolla en la Sección I.5 y sustenta las recomendaciones de política de los Capítulos 5 y 6.</w:t>
        </w:r>
      </w:ins>
    </w:p>
    <w:p w14:paraId="0D5FCA15" w14:textId="77777777" w:rsidR="00DA1741" w:rsidRPr="00A9569D" w:rsidRDefault="00000000">
      <w:pPr>
        <w:pStyle w:val="Heading2"/>
        <w:rPr>
          <w:lang w:val="es-419"/>
          <w:rPrChange w:id="410" w:author="DIEGO CORDOBA URRUTIA" w:date="2026-06-07T04:36:00Z" w16du:dateUtc="2026-06-07T10:36:00Z">
            <w:rPr/>
          </w:rPrChange>
        </w:rPr>
      </w:pPr>
      <w:bookmarkStart w:id="411" w:name="_Toc231042639"/>
      <w:bookmarkStart w:id="412" w:name="X75eb9844b1c354378b4adc9e2ca894fe3b3aaa9"/>
      <w:r w:rsidRPr="00A9569D">
        <w:rPr>
          <w:lang w:val="es-419"/>
          <w:rPrChange w:id="413" w:author="DIEGO CORDOBA URRUTIA" w:date="2026-06-07T04:36:00Z" w16du:dateUtc="2026-06-07T10:36:00Z">
            <w:rPr/>
          </w:rPrChange>
        </w:rPr>
        <w:t>I.3</w:t>
      </w:r>
      <w:del w:id="414" w:author="DIEGO CORDOBA URRUTIA" w:date="2026-06-07T04:36:00Z" w16du:dateUtc="2026-06-07T10:36:00Z">
        <w:r>
          <w:rPr>
            <w:rFonts w:ascii="Arial" w:eastAsia="Arial" w:hAnsi="Arial" w:cs="Arial"/>
            <w:color w:val="0F6E56"/>
          </w:rPr>
          <w:delText xml:space="preserve"> </w:delText>
        </w:r>
      </w:del>
      <w:r w:rsidRPr="00A9569D">
        <w:rPr>
          <w:lang w:val="es-419"/>
          <w:rPrChange w:id="415" w:author="DIEGO CORDOBA URRUTIA" w:date="2026-06-07T04:36:00Z" w16du:dateUtc="2026-06-07T10:36:00Z">
            <w:rPr/>
          </w:rPrChange>
        </w:rPr>
        <w:t xml:space="preserve"> PRIMEnergeia-Sovereign como Laboratorio</w:t>
      </w:r>
      <w:bookmarkEnd w:id="411"/>
    </w:p>
    <w:p w14:paraId="2ED8449F" w14:textId="77777777" w:rsidR="00DA1741" w:rsidRPr="00A9569D" w:rsidRDefault="00000000">
      <w:pPr>
        <w:pStyle w:val="FirstParagraph"/>
        <w:rPr>
          <w:lang w:val="es-419"/>
          <w:rPrChange w:id="416" w:author="DIEGO CORDOBA URRUTIA" w:date="2026-06-07T04:36:00Z" w16du:dateUtc="2026-06-07T10:36:00Z">
            <w:rPr/>
          </w:rPrChange>
        </w:rPr>
        <w:pPrChange w:id="417" w:author="DIEGO CORDOBA URRUTIA" w:date="2026-06-07T04:36:00Z" w16du:dateUtc="2026-06-07T10:36:00Z">
          <w:pPr>
            <w:spacing w:after="200" w:line="380" w:lineRule="auto"/>
            <w:jc w:val="both"/>
          </w:pPr>
        </w:pPrChange>
      </w:pPr>
      <w:r w:rsidRPr="00A9569D">
        <w:rPr>
          <w:lang w:val="es-419"/>
          <w:rPrChange w:id="418" w:author="DIEGO CORDOBA URRUTIA" w:date="2026-06-07T04:36:00Z" w16du:dateUtc="2026-06-07T10:36:00Z">
            <w:rPr>
              <w:color w:val="000000"/>
            </w:rPr>
          </w:rPrChange>
        </w:rPr>
        <w:t>El sistema PRIMEnergeia-Sovereign, desarrollado por el autor, opera en producción (TRL 9) como estabilizador de red de grado industrial. Cubre 17 ISOs globales representando 1,770 GW de capacidad. El solucionador HJB resuelve la ecuación de Hamilton-Jacobi-Bellman en tiempo real con latencia menor a 8 ms; el agente SAC provee recuperación post-disturbancia en 100 ms. El nodo piloto VZA-400 (100 MW, red CENACE, zona Centro-Occidente) generó los 23.5 millones de puntos de telemetría de frecuencia que sirven como datos primarios para la calibración empírica de la tesis.</w:t>
      </w:r>
    </w:p>
    <w:p w14:paraId="39CD5C0F" w14:textId="77777777" w:rsidR="00DA1741" w:rsidRPr="00A9569D" w:rsidRDefault="00000000">
      <w:pPr>
        <w:pStyle w:val="Heading2"/>
        <w:rPr>
          <w:lang w:val="es-419"/>
          <w:rPrChange w:id="419" w:author="DIEGO CORDOBA URRUTIA" w:date="2026-06-07T04:36:00Z" w16du:dateUtc="2026-06-07T10:36:00Z">
            <w:rPr/>
          </w:rPrChange>
        </w:rPr>
      </w:pPr>
      <w:bookmarkStart w:id="420" w:name="_Toc231042640"/>
      <w:bookmarkEnd w:id="412"/>
      <w:r w:rsidRPr="00A9569D">
        <w:rPr>
          <w:lang w:val="es-419"/>
          <w:rPrChange w:id="421" w:author="DIEGO CORDOBA URRUTIA" w:date="2026-06-07T04:36:00Z" w16du:dateUtc="2026-06-07T10:36:00Z">
            <w:rPr/>
          </w:rPrChange>
        </w:rPr>
        <w:t xml:space="preserve">I.4 </w:t>
      </w:r>
      <w:del w:id="422" w:author="DIEGO CORDOBA URRUTIA" w:date="2026-06-07T04:36:00Z" w16du:dateUtc="2026-06-07T10:36:00Z">
        <w:r>
          <w:rPr>
            <w:rFonts w:ascii="Arial" w:eastAsia="Arial" w:hAnsi="Arial" w:cs="Arial"/>
            <w:color w:val="0F6E56"/>
          </w:rPr>
          <w:delText xml:space="preserve"> </w:delText>
        </w:r>
      </w:del>
      <w:r w:rsidRPr="00A9569D">
        <w:rPr>
          <w:lang w:val="es-419"/>
          <w:rPrChange w:id="423" w:author="DIEGO CORDOBA URRUTIA" w:date="2026-06-07T04:36:00Z" w16du:dateUtc="2026-06-07T10:36:00Z">
            <w:rPr/>
          </w:rPrChange>
        </w:rPr>
        <w:t>Estructura de la Tesis</w:t>
      </w:r>
      <w:bookmarkEnd w:id="420"/>
    </w:p>
    <w:p w14:paraId="16516C31" w14:textId="77777777" w:rsidR="00DA1741" w:rsidRPr="00A9569D" w:rsidRDefault="00000000">
      <w:pPr>
        <w:pStyle w:val="FirstParagraph"/>
        <w:rPr>
          <w:lang w:val="es-419"/>
          <w:rPrChange w:id="424" w:author="DIEGO CORDOBA URRUTIA" w:date="2026-06-07T04:36:00Z" w16du:dateUtc="2026-06-07T10:36:00Z">
            <w:rPr/>
          </w:rPrChange>
        </w:rPr>
        <w:pPrChange w:id="425" w:author="DIEGO CORDOBA URRUTIA" w:date="2026-06-07T04:36:00Z" w16du:dateUtc="2026-06-07T10:36:00Z">
          <w:pPr>
            <w:spacing w:after="200" w:line="380" w:lineRule="auto"/>
            <w:jc w:val="both"/>
          </w:pPr>
        </w:pPrChange>
      </w:pPr>
      <w:r w:rsidRPr="00A9569D">
        <w:rPr>
          <w:lang w:val="es-419"/>
          <w:rPrChange w:id="426" w:author="DIEGO CORDOBA URRUTIA" w:date="2026-06-07T04:36:00Z" w16du:dateUtc="2026-06-07T10:36:00Z">
            <w:rPr>
              <w:color w:val="000000"/>
            </w:rPr>
          </w:rPrChange>
        </w:rPr>
        <w:t>El Capítulo 1 establece la dualidad HJB–Black-Scholes</w:t>
      </w:r>
      <w:ins w:id="427" w:author="DIEGO CORDOBA URRUTIA" w:date="2026-06-07T04:36:00Z" w16du:dateUtc="2026-06-07T10:36:00Z">
        <w:r w:rsidRPr="00A9569D">
          <w:rPr>
            <w:lang w:val="es-419"/>
          </w:rPr>
          <w:t>,</w:t>
        </w:r>
      </w:ins>
      <w:del w:id="428" w:author="DIEGO CORDOBA URRUTIA" w:date="2026-06-07T04:36:00Z" w16du:dateUtc="2026-06-07T10:36:00Z">
        <w:r w:rsidRPr="00DA5EBB">
          <w:rPr>
            <w:rFonts w:ascii="Arial" w:eastAsia="Arial" w:hAnsi="Arial" w:cs="Arial"/>
            <w:color w:val="000000"/>
            <w:lang w:val="es-419"/>
          </w:rPr>
          <w:delText xml:space="preserve"> y</w:delText>
        </w:r>
      </w:del>
      <w:r w:rsidRPr="00A9569D">
        <w:rPr>
          <w:lang w:val="es-419"/>
          <w:rPrChange w:id="429" w:author="DIEGO CORDOBA URRUTIA" w:date="2026-06-07T04:36:00Z" w16du:dateUtc="2026-06-07T10:36:00Z">
            <w:rPr>
              <w:color w:val="000000"/>
            </w:rPr>
          </w:rPrChange>
        </w:rPr>
        <w:t xml:space="preserve"> el proceso Ornstein-Uhlenbeck de frecuencia</w:t>
      </w:r>
      <w:ins w:id="430" w:author="DIEGO CORDOBA URRUTIA" w:date="2026-06-07T04:36:00Z" w16du:dateUtc="2026-06-07T10:36:00Z">
        <w:r w:rsidRPr="00A9569D">
          <w:rPr>
            <w:lang w:val="es-419"/>
          </w:rPr>
          <w:t>, el OU vectorial multizonal, y —nueva contribución— la extensión al Juego de Campo Medio (MFG) de N proveedores con resolución via Deep FBSDE Picard (Sección 1.8).</w:t>
        </w:r>
      </w:ins>
      <w:del w:id="431" w:author="DIEGO CORDOBA URRUTIA" w:date="2026-06-07T04:36:00Z" w16du:dateUtc="2026-06-07T10:36:00Z">
        <w:r w:rsidRPr="00DA5EBB">
          <w:rPr>
            <w:rFonts w:ascii="Arial" w:eastAsia="Arial" w:hAnsi="Arial" w:cs="Arial"/>
            <w:color w:val="000000"/>
            <w:lang w:val="es-419"/>
          </w:rPr>
          <w:delText>.</w:delText>
        </w:r>
      </w:del>
      <w:r w:rsidRPr="00A9569D">
        <w:rPr>
          <w:lang w:val="es-419"/>
          <w:rPrChange w:id="432" w:author="DIEGO CORDOBA URRUTIA" w:date="2026-06-07T04:36:00Z" w16du:dateUtc="2026-06-07T10:36:00Z">
            <w:rPr>
              <w:color w:val="000000"/>
            </w:rPr>
          </w:rPrChange>
        </w:rPr>
        <w:t xml:space="preserve"> El Capítulo 2 modela el contrato de regulación como opción americana con barrera y calcula la frontera libre y las </w:t>
      </w:r>
      <w:ins w:id="433" w:author="DIEGO CORDOBA URRUTIA" w:date="2026-06-07T04:36:00Z" w16du:dateUtc="2026-06-07T10:36:00Z">
        <w:r w:rsidRPr="00A9569D">
          <w:rPr>
            <w:lang w:val="es-419"/>
          </w:rPr>
          <w:t>‘griegas’</w:t>
        </w:r>
      </w:ins>
      <w:del w:id="434" w:author="DIEGO CORDOBA URRUTIA" w:date="2026-06-07T04:36:00Z" w16du:dateUtc="2026-06-07T10:36:00Z">
        <w:r w:rsidRPr="00DA5EBB">
          <w:rPr>
            <w:rFonts w:ascii="Arial" w:eastAsia="Arial" w:hAnsi="Arial" w:cs="Arial"/>
            <w:color w:val="000000"/>
            <w:lang w:val="es-419"/>
          </w:rPr>
          <w:delText>'griegas'</w:delText>
        </w:r>
      </w:del>
      <w:r w:rsidRPr="00A9569D">
        <w:rPr>
          <w:lang w:val="es-419"/>
          <w:rPrChange w:id="435" w:author="DIEGO CORDOBA URRUTIA" w:date="2026-06-07T04:36:00Z" w16du:dateUtc="2026-06-07T10:36:00Z">
            <w:rPr>
              <w:color w:val="000000"/>
            </w:rPr>
          </w:rPrChange>
        </w:rPr>
        <w:t xml:space="preserve">. El Capítulo 3 extiende el modelo a incertidumbre de modelo (ambigüedad knightiana) usando el agente DRL como generador de escenarios adversarios. El Capítulo 4 diseña el mecanismo </w:t>
      </w:r>
      <w:ins w:id="436" w:author="DIEGO CORDOBA URRUTIA" w:date="2026-06-07T04:36:00Z" w16du:dateUtc="2026-06-07T10:36:00Z">
        <w:r w:rsidRPr="00A9569D">
          <w:rPr>
            <w:lang w:val="es-419"/>
          </w:rPr>
          <w:t xml:space="preserve">óptimo </w:t>
        </w:r>
      </w:ins>
      <w:r w:rsidRPr="00A9569D">
        <w:rPr>
          <w:lang w:val="es-419"/>
          <w:rPrChange w:id="437" w:author="DIEGO CORDOBA URRUTIA" w:date="2026-06-07T04:36:00Z" w16du:dateUtc="2026-06-07T10:36:00Z">
            <w:rPr>
              <w:color w:val="000000"/>
            </w:rPr>
          </w:rPrChange>
        </w:rPr>
        <w:t>de subasta</w:t>
      </w:r>
      <w:del w:id="438" w:author="DIEGO CORDOBA URRUTIA" w:date="2026-06-07T04:36:00Z" w16du:dateUtc="2026-06-07T10:36:00Z">
        <w:r w:rsidRPr="00DA5EBB">
          <w:rPr>
            <w:rFonts w:ascii="Arial" w:eastAsia="Arial" w:hAnsi="Arial" w:cs="Arial"/>
            <w:color w:val="000000"/>
            <w:lang w:val="es-419"/>
          </w:rPr>
          <w:delText xml:space="preserve"> óptima</w:delText>
        </w:r>
      </w:del>
      <w:r w:rsidRPr="00A9569D">
        <w:rPr>
          <w:lang w:val="es-419"/>
          <w:rPrChange w:id="439" w:author="DIEGO CORDOBA URRUTIA" w:date="2026-06-07T04:36:00Z" w16du:dateUtc="2026-06-07T10:36:00Z">
            <w:rPr>
              <w:color w:val="000000"/>
            </w:rPr>
          </w:rPrChange>
        </w:rPr>
        <w:t xml:space="preserve"> para contratos de regulación, aplicando el principio de revelación, el teorema de equivalencia de ingresos y el resultado de Myerson. El Capítulo 5 presenta la aplicación empírica completa al mercado CENACE con análisis de bienestar social en seis canales. El Capítulo 6 valora la opción de transición tecnológica hacia solar-almacenamiento de perovskita usando el sistema Granas-Sovereign.</w:t>
      </w:r>
      <w:ins w:id="440" w:author="DIEGO CORDOBA URRUTIA" w:date="2026-06-07T04:36:00Z" w16du:dateUtc="2026-06-07T10:36:00Z">
        <w:r w:rsidRPr="00A9569D">
          <w:rPr>
            <w:lang w:val="es-419"/>
          </w:rPr>
          <w:t xml:space="preserve"> La Introducción incluye dos nuevas secciones: I.5 desarrolla el fundamento institucional de AJR (Nobel 2024) para la economía política de la reforma; I.6 enuncia el problema formal completo, incluyendo la extensión MFG.</w:t>
        </w:r>
      </w:ins>
    </w:p>
    <w:p w14:paraId="77A507E0" w14:textId="77777777" w:rsidR="00A7071E" w:rsidRPr="00A9569D" w:rsidRDefault="00000000">
      <w:pPr>
        <w:pStyle w:val="Heading2"/>
        <w:rPr>
          <w:ins w:id="441" w:author="DIEGO CORDOBA URRUTIA" w:date="2026-06-07T04:36:00Z" w16du:dateUtc="2026-06-07T10:36:00Z"/>
          <w:lang w:val="es-419"/>
        </w:rPr>
      </w:pPr>
      <w:bookmarkStart w:id="442" w:name="_Toc231042641"/>
      <w:bookmarkStart w:id="443" w:name="X72f90b199dc5162dd15406e062f9ae9d627f3bb"/>
      <w:ins w:id="444" w:author="DIEGO CORDOBA URRUTIA" w:date="2026-06-07T04:36:00Z" w16du:dateUtc="2026-06-07T10:36:00Z">
        <w:r w:rsidRPr="00A9569D">
          <w:rPr>
            <w:lang w:val="es-419"/>
          </w:rPr>
          <w:t>I.5 Fundamento Institucional: Economía Política de la Transición Energética</w:t>
        </w:r>
        <w:bookmarkEnd w:id="442"/>
      </w:ins>
    </w:p>
    <w:p w14:paraId="112C056D" w14:textId="77777777" w:rsidR="00A7071E" w:rsidRPr="00A9569D" w:rsidRDefault="00000000">
      <w:pPr>
        <w:pStyle w:val="FirstParagraph"/>
        <w:rPr>
          <w:ins w:id="445" w:author="DIEGO CORDOBA URRUTIA" w:date="2026-06-07T04:36:00Z" w16du:dateUtc="2026-06-07T10:36:00Z"/>
          <w:lang w:val="es-419"/>
        </w:rPr>
      </w:pPr>
      <w:ins w:id="446" w:author="DIEGO CORDOBA URRUTIA" w:date="2026-06-07T04:36:00Z" w16du:dateUtc="2026-06-07T10:36:00Z">
        <w:r w:rsidRPr="00A9569D">
          <w:rPr>
            <w:lang w:val="es-419"/>
          </w:rPr>
          <w:t>El marco matemático HJB-Myerson desarrollado en esta tesis es condición necesaria pero no suficiente para la reforma del mercado de servicios ancilares. La condición suficiente requiere comprender por qué instituciones regulatorias eficientes no emergen espontáneamente en economías con abundante dotación energética —la pregunta central de Acemoglu, Johnson y Robinson (Nobel de Economía 2024).</w:t>
        </w:r>
      </w:ins>
    </w:p>
    <w:p w14:paraId="60D8F366" w14:textId="77777777" w:rsidR="00A7071E" w:rsidRPr="00A9569D" w:rsidRDefault="00000000">
      <w:pPr>
        <w:pStyle w:val="Heading3"/>
        <w:rPr>
          <w:ins w:id="447" w:author="DIEGO CORDOBA URRUTIA" w:date="2026-06-07T04:36:00Z" w16du:dateUtc="2026-06-07T10:36:00Z"/>
          <w:lang w:val="es-419"/>
        </w:rPr>
      </w:pPr>
      <w:bookmarkStart w:id="448" w:name="_Toc231042642"/>
      <w:bookmarkStart w:id="449" w:name="X2bae5764f4a0fd029886b6a9b85cbac26e4b593"/>
      <w:ins w:id="450" w:author="DIEGO CORDOBA URRUTIA" w:date="2026-06-07T04:36:00Z" w16du:dateUtc="2026-06-07T10:36:00Z">
        <w:r w:rsidRPr="00A9569D">
          <w:rPr>
            <w:lang w:val="es-419"/>
          </w:rPr>
          <w:lastRenderedPageBreak/>
          <w:t>I.5.1 Instituciones Extractivas versus Inclusivas en Mercados de Energía</w:t>
        </w:r>
        <w:bookmarkEnd w:id="448"/>
      </w:ins>
    </w:p>
    <w:p w14:paraId="7DFE70DC" w14:textId="77777777" w:rsidR="00A7071E" w:rsidRPr="00A9569D" w:rsidRDefault="00000000">
      <w:pPr>
        <w:pStyle w:val="FirstParagraph"/>
        <w:rPr>
          <w:ins w:id="451" w:author="DIEGO CORDOBA URRUTIA" w:date="2026-06-07T04:36:00Z" w16du:dateUtc="2026-06-07T10:36:00Z"/>
          <w:lang w:val="es-419"/>
        </w:rPr>
      </w:pPr>
      <w:ins w:id="452" w:author="DIEGO CORDOBA URRUTIA" w:date="2026-06-07T04:36:00Z" w16du:dateUtc="2026-06-07T10:36:00Z">
        <w:r w:rsidRPr="00A9569D">
          <w:rPr>
            <w:lang w:val="es-419"/>
          </w:rPr>
          <w:t>Acemoglu, Johnson y Robinson demuestran que la diferencia determinante en el desarrollo económico de largo plazo no radica en la geografía, la cultura, o la dotación de recursos naturales, sino en la calidad de las instituciones: las instituciones inclusivas —que distribuyen derechos de propiedad, hacen cumplir contratos, y limitan la extracción de rentas por élites— generan crecimiento sostenible, mientras que las instituciones extractivas —diseñadas para concentrar el poder y la renta en una élite reducida— producen estancamiento incluso con abundantes recursos.</w:t>
        </w:r>
      </w:ins>
    </w:p>
    <w:p w14:paraId="253C9BD7" w14:textId="77777777" w:rsidR="00A7071E" w:rsidRPr="00A9569D" w:rsidRDefault="00000000">
      <w:pPr>
        <w:pStyle w:val="BodyText"/>
        <w:rPr>
          <w:ins w:id="453" w:author="DIEGO CORDOBA URRUTIA" w:date="2026-06-07T04:36:00Z" w16du:dateUtc="2026-06-07T10:36:00Z"/>
          <w:lang w:val="es-419"/>
        </w:rPr>
      </w:pPr>
      <w:ins w:id="454" w:author="DIEGO CORDOBA URRUTIA" w:date="2026-06-07T04:36:00Z" w16du:dateUtc="2026-06-07T10:36:00Z">
        <w:r w:rsidRPr="00A9569D">
          <w:rPr>
            <w:lang w:val="es-419"/>
          </w:rPr>
          <w:t>Este marco es directamente aplicable al caso de los mercados de regulación de frecuencia en México y Colombia. El fenómeno observado —tarifas de servicios ancilares en el 56-66% del precio de equilibrio, bajo nivel de inversión en BESS, captura regulatoria de la CRE por generadores establecidos— es la manifestación exacta de instituciones extractivas en un mercado de energía: las rentas de la regulación son apropiadas por los grandes generadores con contratos heredados del esquema pre-liberalización, a costa de los consumidores finales y de la inversión en tecnologías limpias.</w:t>
        </w:r>
      </w:ins>
    </w:p>
    <w:p w14:paraId="21333A95" w14:textId="77777777" w:rsidR="00A7071E" w:rsidRPr="00A9569D" w:rsidRDefault="00000000">
      <w:pPr>
        <w:pStyle w:val="BodyText"/>
        <w:rPr>
          <w:ins w:id="455" w:author="DIEGO CORDOBA URRUTIA" w:date="2026-06-07T04:36:00Z" w16du:dateUtc="2026-06-07T10:36:00Z"/>
          <w:lang w:val="es-419"/>
        </w:rPr>
      </w:pPr>
      <w:ins w:id="456" w:author="DIEGO CORDOBA URRUTIA" w:date="2026-06-07T04:36:00Z" w16du:dateUtc="2026-06-07T10:36:00Z">
        <w:r w:rsidRPr="00A9569D">
          <w:rPr>
            <w:lang w:val="es-419"/>
          </w:rPr>
          <w:t>La tabla siguiente sintetiza la correspondencia entre el vocabulario de AJR (2024) y la evidencia empírica del mercado CENACE:</w:t>
        </w:r>
      </w:ins>
    </w:p>
    <w:tbl>
      <w:tblPr>
        <w:tblStyle w:val="Table"/>
        <w:tblW w:w="5000" w:type="pct"/>
        <w:tblLook w:val="0020" w:firstRow="1" w:lastRow="0" w:firstColumn="0" w:lastColumn="0" w:noHBand="0" w:noVBand="0"/>
      </w:tblPr>
      <w:tblGrid>
        <w:gridCol w:w="2159"/>
        <w:gridCol w:w="3989"/>
        <w:gridCol w:w="3212"/>
      </w:tblGrid>
      <w:tr w:rsidR="00A7071E" w14:paraId="6CD91557" w14:textId="77777777" w:rsidTr="00A7071E">
        <w:trPr>
          <w:cnfStyle w:val="100000000000" w:firstRow="1" w:lastRow="0" w:firstColumn="0" w:lastColumn="0" w:oddVBand="0" w:evenVBand="0" w:oddHBand="0" w:evenHBand="0" w:firstRowFirstColumn="0" w:firstRowLastColumn="0" w:lastRowFirstColumn="0" w:lastRowLastColumn="0"/>
          <w:tblHeader/>
          <w:ins w:id="457" w:author="DIEGO CORDOBA URRUTIA" w:date="2026-06-07T04:36:00Z" w16du:dateUtc="2026-06-07T10:36:00Z"/>
        </w:trPr>
        <w:tc>
          <w:tcPr>
            <w:tcW w:w="0" w:type="auto"/>
          </w:tcPr>
          <w:p w14:paraId="455B37CD" w14:textId="77777777" w:rsidR="00A7071E" w:rsidRDefault="00000000">
            <w:pPr>
              <w:pStyle w:val="Compact"/>
              <w:rPr>
                <w:ins w:id="458" w:author="DIEGO CORDOBA URRUTIA" w:date="2026-06-07T04:36:00Z" w16du:dateUtc="2026-06-07T10:36:00Z"/>
              </w:rPr>
            </w:pPr>
            <w:proofErr w:type="spellStart"/>
            <w:ins w:id="459" w:author="DIEGO CORDOBA URRUTIA" w:date="2026-06-07T04:36:00Z" w16du:dateUtc="2026-06-07T10:36:00Z">
              <w:r>
                <w:rPr>
                  <w:b/>
                  <w:bCs/>
                </w:rPr>
                <w:t>Concepto</w:t>
              </w:r>
              <w:proofErr w:type="spellEnd"/>
              <w:r>
                <w:rPr>
                  <w:b/>
                  <w:bCs/>
                </w:rPr>
                <w:t xml:space="preserve"> AJR</w:t>
              </w:r>
            </w:ins>
          </w:p>
        </w:tc>
        <w:tc>
          <w:tcPr>
            <w:tcW w:w="0" w:type="auto"/>
          </w:tcPr>
          <w:p w14:paraId="57788CDC" w14:textId="77777777" w:rsidR="00A7071E" w:rsidRDefault="00000000">
            <w:pPr>
              <w:pStyle w:val="Compact"/>
              <w:rPr>
                <w:ins w:id="460" w:author="DIEGO CORDOBA URRUTIA" w:date="2026-06-07T04:36:00Z" w16du:dateUtc="2026-06-07T10:36:00Z"/>
              </w:rPr>
            </w:pPr>
            <w:proofErr w:type="spellStart"/>
            <w:ins w:id="461" w:author="DIEGO CORDOBA URRUTIA" w:date="2026-06-07T04:36:00Z" w16du:dateUtc="2026-06-07T10:36:00Z">
              <w:r>
                <w:rPr>
                  <w:b/>
                  <w:bCs/>
                </w:rPr>
                <w:t>Manifestación</w:t>
              </w:r>
              <w:proofErr w:type="spellEnd"/>
              <w:r>
                <w:rPr>
                  <w:b/>
                  <w:bCs/>
                </w:rPr>
                <w:t xml:space="preserve"> </w:t>
              </w:r>
              <w:proofErr w:type="spellStart"/>
              <w:r>
                <w:rPr>
                  <w:b/>
                  <w:bCs/>
                </w:rPr>
                <w:t>en</w:t>
              </w:r>
              <w:proofErr w:type="spellEnd"/>
              <w:r>
                <w:rPr>
                  <w:b/>
                  <w:bCs/>
                </w:rPr>
                <w:t xml:space="preserve"> CENACE/CRE</w:t>
              </w:r>
            </w:ins>
          </w:p>
        </w:tc>
        <w:tc>
          <w:tcPr>
            <w:tcW w:w="0" w:type="auto"/>
          </w:tcPr>
          <w:p w14:paraId="46C0C883" w14:textId="77777777" w:rsidR="00A7071E" w:rsidRDefault="00000000">
            <w:pPr>
              <w:pStyle w:val="Compact"/>
              <w:rPr>
                <w:ins w:id="462" w:author="DIEGO CORDOBA URRUTIA" w:date="2026-06-07T04:36:00Z" w16du:dateUtc="2026-06-07T10:36:00Z"/>
              </w:rPr>
            </w:pPr>
            <w:proofErr w:type="spellStart"/>
            <w:ins w:id="463" w:author="DIEGO CORDOBA URRUTIA" w:date="2026-06-07T04:36:00Z" w16du:dateUtc="2026-06-07T10:36:00Z">
              <w:r>
                <w:rPr>
                  <w:b/>
                  <w:bCs/>
                </w:rPr>
                <w:t>Cuantificación</w:t>
              </w:r>
              <w:proofErr w:type="spellEnd"/>
            </w:ins>
          </w:p>
        </w:tc>
      </w:tr>
      <w:tr w:rsidR="00A7071E" w:rsidRPr="00A9569D" w14:paraId="717D5421" w14:textId="77777777">
        <w:trPr>
          <w:ins w:id="464" w:author="DIEGO CORDOBA URRUTIA" w:date="2026-06-07T04:36:00Z" w16du:dateUtc="2026-06-07T10:36:00Z"/>
        </w:trPr>
        <w:tc>
          <w:tcPr>
            <w:tcW w:w="0" w:type="auto"/>
          </w:tcPr>
          <w:p w14:paraId="5F149CF2" w14:textId="77777777" w:rsidR="00A7071E" w:rsidRDefault="00000000">
            <w:pPr>
              <w:pStyle w:val="Compact"/>
              <w:rPr>
                <w:ins w:id="465" w:author="DIEGO CORDOBA URRUTIA" w:date="2026-06-07T04:36:00Z" w16du:dateUtc="2026-06-07T10:36:00Z"/>
              </w:rPr>
            </w:pPr>
            <w:proofErr w:type="spellStart"/>
            <w:ins w:id="466" w:author="DIEGO CORDOBA URRUTIA" w:date="2026-06-07T04:36:00Z" w16du:dateUtc="2026-06-07T10:36:00Z">
              <w:r>
                <w:t>Institución</w:t>
              </w:r>
              <w:proofErr w:type="spellEnd"/>
              <w:r>
                <w:t xml:space="preserve"> </w:t>
              </w:r>
              <w:proofErr w:type="spellStart"/>
              <w:r>
                <w:t>extractiva</w:t>
              </w:r>
              <w:proofErr w:type="spellEnd"/>
            </w:ins>
          </w:p>
        </w:tc>
        <w:tc>
          <w:tcPr>
            <w:tcW w:w="0" w:type="auto"/>
          </w:tcPr>
          <w:p w14:paraId="34D5D0CC" w14:textId="77777777" w:rsidR="00A7071E" w:rsidRPr="00A9569D" w:rsidRDefault="00000000">
            <w:pPr>
              <w:pStyle w:val="Compact"/>
              <w:rPr>
                <w:ins w:id="467" w:author="DIEGO CORDOBA URRUTIA" w:date="2026-06-07T04:36:00Z" w16du:dateUtc="2026-06-07T10:36:00Z"/>
                <w:lang w:val="es-419"/>
              </w:rPr>
            </w:pPr>
            <w:ins w:id="468" w:author="DIEGO CORDOBA URRUTIA" w:date="2026-06-07T04:36:00Z" w16du:dateUtc="2026-06-07T10:36:00Z">
              <w:r w:rsidRPr="00A9569D">
                <w:rPr>
                  <w:lang w:val="es-419"/>
                </w:rPr>
                <w:t>Tarifas reguladas por debajo del equilibrio; acceso restringido a nuevos entrantes</w:t>
              </w:r>
            </w:ins>
          </w:p>
        </w:tc>
        <w:tc>
          <w:tcPr>
            <w:tcW w:w="0" w:type="auto"/>
          </w:tcPr>
          <w:p w14:paraId="09B7F6A2" w14:textId="77777777" w:rsidR="00A7071E" w:rsidRPr="00A9569D" w:rsidRDefault="00000000">
            <w:pPr>
              <w:pStyle w:val="Compact"/>
              <w:rPr>
                <w:ins w:id="469" w:author="DIEGO CORDOBA URRUTIA" w:date="2026-06-07T04:36:00Z" w16du:dateUtc="2026-06-07T10:36:00Z"/>
                <w:lang w:val="es-419"/>
              </w:rPr>
            </w:pPr>
            <w:ins w:id="470" w:author="DIEGO CORDOBA URRUTIA" w:date="2026-06-07T04:36:00Z" w16du:dateUtc="2026-06-07T10:36:00Z">
              <w:r w:rsidRPr="00A9569D">
                <w:rPr>
                  <w:lang w:val="es-419"/>
                </w:rPr>
                <w:t>Brecha USD 971,000/MW-año; 0 nuevos contratos de regulación 2020-2024</w:t>
              </w:r>
            </w:ins>
          </w:p>
        </w:tc>
      </w:tr>
      <w:tr w:rsidR="00A7071E" w:rsidRPr="00A9569D" w14:paraId="5786FA7B" w14:textId="77777777">
        <w:trPr>
          <w:ins w:id="471" w:author="DIEGO CORDOBA URRUTIA" w:date="2026-06-07T04:36:00Z" w16du:dateUtc="2026-06-07T10:36:00Z"/>
        </w:trPr>
        <w:tc>
          <w:tcPr>
            <w:tcW w:w="0" w:type="auto"/>
          </w:tcPr>
          <w:p w14:paraId="7011676D" w14:textId="77777777" w:rsidR="00A7071E" w:rsidRDefault="00000000">
            <w:pPr>
              <w:pStyle w:val="Compact"/>
              <w:rPr>
                <w:ins w:id="472" w:author="DIEGO CORDOBA URRUTIA" w:date="2026-06-07T04:36:00Z" w16du:dateUtc="2026-06-07T10:36:00Z"/>
              </w:rPr>
            </w:pPr>
            <w:proofErr w:type="spellStart"/>
            <w:ins w:id="473" w:author="DIEGO CORDOBA URRUTIA" w:date="2026-06-07T04:36:00Z" w16du:dateUtc="2026-06-07T10:36:00Z">
              <w:r>
                <w:t>Captura</w:t>
              </w:r>
              <w:proofErr w:type="spellEnd"/>
              <w:r>
                <w:t xml:space="preserve"> </w:t>
              </w:r>
              <w:proofErr w:type="spellStart"/>
              <w:r>
                <w:t>regulatoria</w:t>
              </w:r>
              <w:proofErr w:type="spellEnd"/>
            </w:ins>
          </w:p>
        </w:tc>
        <w:tc>
          <w:tcPr>
            <w:tcW w:w="0" w:type="auto"/>
          </w:tcPr>
          <w:p w14:paraId="66B9C0F3" w14:textId="77777777" w:rsidR="00A7071E" w:rsidRPr="00A9569D" w:rsidRDefault="00000000">
            <w:pPr>
              <w:pStyle w:val="Compact"/>
              <w:rPr>
                <w:ins w:id="474" w:author="DIEGO CORDOBA URRUTIA" w:date="2026-06-07T04:36:00Z" w16du:dateUtc="2026-06-07T10:36:00Z"/>
                <w:lang w:val="es-419"/>
              </w:rPr>
            </w:pPr>
            <w:ins w:id="475" w:author="DIEGO CORDOBA URRUTIA" w:date="2026-06-07T04:36:00Z" w16du:dateUtc="2026-06-07T10:36:00Z">
              <w:r w:rsidRPr="00A9569D">
                <w:rPr>
                  <w:lang w:val="es-419"/>
                </w:rPr>
                <w:t>Grandes generadores lobbying contra subasta competitiva</w:t>
              </w:r>
            </w:ins>
          </w:p>
        </w:tc>
        <w:tc>
          <w:tcPr>
            <w:tcW w:w="0" w:type="auto"/>
          </w:tcPr>
          <w:p w14:paraId="7F2C09F5" w14:textId="77777777" w:rsidR="00A7071E" w:rsidRPr="00A9569D" w:rsidRDefault="00000000">
            <w:pPr>
              <w:pStyle w:val="Compact"/>
              <w:rPr>
                <w:ins w:id="476" w:author="DIEGO CORDOBA URRUTIA" w:date="2026-06-07T04:36:00Z" w16du:dateUtc="2026-06-07T10:36:00Z"/>
                <w:lang w:val="es-419"/>
              </w:rPr>
            </w:pPr>
            <w:ins w:id="477" w:author="DIEGO CORDOBA URRUTIA" w:date="2026-06-07T04:36:00Z" w16du:dateUtc="2026-06-07T10:36:00Z">
              <w:r w:rsidRPr="00A9569D">
                <w:rPr>
                  <w:lang w:val="es-419"/>
                </w:rPr>
                <w:t>CRE publica propuesta RES/432/2023 sin proceso de revelación de preferencias</w:t>
              </w:r>
            </w:ins>
          </w:p>
        </w:tc>
      </w:tr>
      <w:tr w:rsidR="00A7071E" w:rsidRPr="00A9569D" w14:paraId="65AE2F7B" w14:textId="77777777">
        <w:trPr>
          <w:ins w:id="478" w:author="DIEGO CORDOBA URRUTIA" w:date="2026-06-07T04:36:00Z" w16du:dateUtc="2026-06-07T10:36:00Z"/>
        </w:trPr>
        <w:tc>
          <w:tcPr>
            <w:tcW w:w="0" w:type="auto"/>
          </w:tcPr>
          <w:p w14:paraId="704431E6" w14:textId="77777777" w:rsidR="00A7071E" w:rsidRDefault="00000000">
            <w:pPr>
              <w:pStyle w:val="Compact"/>
              <w:rPr>
                <w:ins w:id="479" w:author="DIEGO CORDOBA URRUTIA" w:date="2026-06-07T04:36:00Z" w16du:dateUtc="2026-06-07T10:36:00Z"/>
              </w:rPr>
            </w:pPr>
            <w:proofErr w:type="spellStart"/>
            <w:ins w:id="480" w:author="DIEGO CORDOBA URRUTIA" w:date="2026-06-07T04:36:00Z" w16du:dateUtc="2026-06-07T10:36:00Z">
              <w:r>
                <w:t>Círculo</w:t>
              </w:r>
              <w:proofErr w:type="spellEnd"/>
              <w:r>
                <w:t xml:space="preserve"> </w:t>
              </w:r>
              <w:proofErr w:type="spellStart"/>
              <w:r>
                <w:t>vicioso</w:t>
              </w:r>
              <w:proofErr w:type="spellEnd"/>
              <w:r>
                <w:t xml:space="preserve"> </w:t>
              </w:r>
              <w:proofErr w:type="spellStart"/>
              <w:r>
                <w:t>extractivo</w:t>
              </w:r>
              <w:proofErr w:type="spellEnd"/>
            </w:ins>
          </w:p>
        </w:tc>
        <w:tc>
          <w:tcPr>
            <w:tcW w:w="0" w:type="auto"/>
          </w:tcPr>
          <w:p w14:paraId="033B3002" w14:textId="77777777" w:rsidR="00A7071E" w:rsidRPr="00A9569D" w:rsidRDefault="00000000">
            <w:pPr>
              <w:pStyle w:val="Compact"/>
              <w:rPr>
                <w:ins w:id="481" w:author="DIEGO CORDOBA URRUTIA" w:date="2026-06-07T04:36:00Z" w16du:dateUtc="2026-06-07T10:36:00Z"/>
                <w:lang w:val="es-419"/>
              </w:rPr>
            </w:pPr>
            <w:ins w:id="482" w:author="DIEGO CORDOBA URRUTIA" w:date="2026-06-07T04:36:00Z" w16du:dateUtc="2026-06-07T10:36:00Z">
              <w:r w:rsidRPr="00A9569D">
                <w:rPr>
                  <w:lang w:val="es-419"/>
                </w:rPr>
                <w:t>Bajas tarifas → bajo CAPEX en BESS → mayor dependencia de ciclos combinados → presión para mantener tarifas bajas</w:t>
              </w:r>
            </w:ins>
          </w:p>
        </w:tc>
        <w:tc>
          <w:tcPr>
            <w:tcW w:w="0" w:type="auto"/>
          </w:tcPr>
          <w:p w14:paraId="10AD5BFA" w14:textId="77777777" w:rsidR="00A7071E" w:rsidRPr="00A9569D" w:rsidRDefault="00000000">
            <w:pPr>
              <w:pStyle w:val="Compact"/>
              <w:rPr>
                <w:ins w:id="483" w:author="DIEGO CORDOBA URRUTIA" w:date="2026-06-07T04:36:00Z" w16du:dateUtc="2026-06-07T10:36:00Z"/>
                <w:lang w:val="es-419"/>
              </w:rPr>
            </w:pPr>
            <w:ins w:id="484" w:author="DIEGO CORDOBA URRUTIA" w:date="2026-06-07T04:36:00Z" w16du:dateUtc="2026-06-07T10:36:00Z">
              <w:r w:rsidRPr="00A9569D">
                <w:rPr>
                  <w:lang w:val="es-419"/>
                </w:rPr>
                <w:t>VAN BESS = −USD 12.4M bajo tarifa actual (Cap. 5)</w:t>
              </w:r>
            </w:ins>
          </w:p>
        </w:tc>
      </w:tr>
      <w:tr w:rsidR="00A7071E" w:rsidRPr="00A9569D" w14:paraId="3C54A2A8" w14:textId="77777777">
        <w:trPr>
          <w:ins w:id="485" w:author="DIEGO CORDOBA URRUTIA" w:date="2026-06-07T04:36:00Z" w16du:dateUtc="2026-06-07T10:36:00Z"/>
        </w:trPr>
        <w:tc>
          <w:tcPr>
            <w:tcW w:w="0" w:type="auto"/>
          </w:tcPr>
          <w:p w14:paraId="66607239" w14:textId="77777777" w:rsidR="00A7071E" w:rsidRDefault="00000000">
            <w:pPr>
              <w:pStyle w:val="Compact"/>
              <w:rPr>
                <w:ins w:id="486" w:author="DIEGO CORDOBA URRUTIA" w:date="2026-06-07T04:36:00Z" w16du:dateUtc="2026-06-07T10:36:00Z"/>
              </w:rPr>
            </w:pPr>
            <w:proofErr w:type="spellStart"/>
            <w:ins w:id="487" w:author="DIEGO CORDOBA URRUTIA" w:date="2026-06-07T04:36:00Z" w16du:dateUtc="2026-06-07T10:36:00Z">
              <w:r>
                <w:t>Transición</w:t>
              </w:r>
              <w:proofErr w:type="spellEnd"/>
              <w:r>
                <w:t xml:space="preserve"> </w:t>
              </w:r>
              <w:proofErr w:type="gramStart"/>
              <w:r>
                <w:t>a</w:t>
              </w:r>
              <w:proofErr w:type="gramEnd"/>
              <w:r>
                <w:t xml:space="preserve"> </w:t>
              </w:r>
              <w:proofErr w:type="spellStart"/>
              <w:r>
                <w:t>institución</w:t>
              </w:r>
              <w:proofErr w:type="spellEnd"/>
              <w:r>
                <w:t xml:space="preserve"> </w:t>
              </w:r>
              <w:proofErr w:type="spellStart"/>
              <w:r>
                <w:t>inclusiva</w:t>
              </w:r>
              <w:proofErr w:type="spellEnd"/>
            </w:ins>
          </w:p>
        </w:tc>
        <w:tc>
          <w:tcPr>
            <w:tcW w:w="0" w:type="auto"/>
          </w:tcPr>
          <w:p w14:paraId="1D0AEE2B" w14:textId="77777777" w:rsidR="00A7071E" w:rsidRPr="00A9569D" w:rsidRDefault="00000000">
            <w:pPr>
              <w:pStyle w:val="Compact"/>
              <w:rPr>
                <w:ins w:id="488" w:author="DIEGO CORDOBA URRUTIA" w:date="2026-06-07T04:36:00Z" w16du:dateUtc="2026-06-07T10:36:00Z"/>
                <w:lang w:val="es-419"/>
              </w:rPr>
            </w:pPr>
            <w:ins w:id="489" w:author="DIEGO CORDOBA URRUTIA" w:date="2026-06-07T04:36:00Z" w16du:dateUtc="2026-06-07T10:36:00Z">
              <w:r w:rsidRPr="00A9569D">
                <w:rPr>
                  <w:lang w:val="es-419"/>
                </w:rPr>
                <w:t>Subasta óptima de Myerson: acceso abierto, precio de reserva derivado de HJB, transparencia en la valoración</w:t>
              </w:r>
            </w:ins>
          </w:p>
        </w:tc>
        <w:tc>
          <w:tcPr>
            <w:tcW w:w="0" w:type="auto"/>
          </w:tcPr>
          <w:p w14:paraId="475FABF5" w14:textId="77777777" w:rsidR="00A7071E" w:rsidRPr="00A9569D" w:rsidRDefault="00000000">
            <w:pPr>
              <w:pStyle w:val="Compact"/>
              <w:rPr>
                <w:ins w:id="490" w:author="DIEGO CORDOBA URRUTIA" w:date="2026-06-07T04:36:00Z" w16du:dateUtc="2026-06-07T10:36:00Z"/>
                <w:lang w:val="es-419"/>
              </w:rPr>
            </w:pPr>
            <w:ins w:id="491" w:author="DIEGO CORDOBA URRUTIA" w:date="2026-06-07T04:36:00Z" w16du:dateUtc="2026-06-07T10:36:00Z">
              <w:r w:rsidRPr="00A9569D">
                <w:rPr>
                  <w:lang w:val="es-419"/>
                </w:rPr>
                <w:t>VAN BESS = +USD 8.7M bajo precio de equilibrio; 600 MW inducidos</w:t>
              </w:r>
            </w:ins>
          </w:p>
        </w:tc>
      </w:tr>
      <w:tr w:rsidR="00A7071E" w:rsidRPr="00A9569D" w14:paraId="0CA3B51A" w14:textId="77777777">
        <w:trPr>
          <w:ins w:id="492" w:author="DIEGO CORDOBA URRUTIA" w:date="2026-06-07T04:36:00Z" w16du:dateUtc="2026-06-07T10:36:00Z"/>
        </w:trPr>
        <w:tc>
          <w:tcPr>
            <w:tcW w:w="0" w:type="auto"/>
          </w:tcPr>
          <w:p w14:paraId="15F0D9E8" w14:textId="77777777" w:rsidR="00A7071E" w:rsidRPr="00A9569D" w:rsidRDefault="00000000">
            <w:pPr>
              <w:pStyle w:val="Compact"/>
              <w:rPr>
                <w:ins w:id="493" w:author="DIEGO CORDOBA URRUTIA" w:date="2026-06-07T04:36:00Z" w16du:dateUtc="2026-06-07T10:36:00Z"/>
                <w:lang w:val="es-419"/>
              </w:rPr>
            </w:pPr>
            <w:ins w:id="494" w:author="DIEGO CORDOBA URRUTIA" w:date="2026-06-07T04:36:00Z" w16du:dateUtc="2026-06-07T10:36:00Z">
              <w:r w:rsidRPr="00A9569D">
                <w:rPr>
                  <w:lang w:val="es-419"/>
                </w:rPr>
                <w:t>Linkage Principle como mecanismo inclusivo</w:t>
              </w:r>
            </w:ins>
          </w:p>
        </w:tc>
        <w:tc>
          <w:tcPr>
            <w:tcW w:w="0" w:type="auto"/>
          </w:tcPr>
          <w:p w14:paraId="53E448B6" w14:textId="77777777" w:rsidR="00A7071E" w:rsidRPr="00A9569D" w:rsidRDefault="00000000">
            <w:pPr>
              <w:pStyle w:val="Compact"/>
              <w:rPr>
                <w:ins w:id="495" w:author="DIEGO CORDOBA URRUTIA" w:date="2026-06-07T04:36:00Z" w16du:dateUtc="2026-06-07T10:36:00Z"/>
                <w:lang w:val="es-419"/>
              </w:rPr>
            </w:pPr>
            <w:ins w:id="496" w:author="DIEGO CORDOBA URRUTIA" w:date="2026-06-07T04:36:00Z" w16du:dateUtc="2026-06-07T10:36:00Z">
              <w:r w:rsidRPr="00A9569D">
                <w:rPr>
                  <w:lang w:val="es-419"/>
                </w:rPr>
                <w:t>Publicación del modelo de valoración HJB reduce asimetría de información, aumenta competencia en subasta</w:t>
              </w:r>
            </w:ins>
          </w:p>
        </w:tc>
        <w:tc>
          <w:tcPr>
            <w:tcW w:w="0" w:type="auto"/>
          </w:tcPr>
          <w:p w14:paraId="77C64721" w14:textId="77777777" w:rsidR="00A7071E" w:rsidRPr="00A9569D" w:rsidRDefault="00000000">
            <w:pPr>
              <w:pStyle w:val="Compact"/>
              <w:rPr>
                <w:ins w:id="497" w:author="DIEGO CORDOBA URRUTIA" w:date="2026-06-07T04:36:00Z" w16du:dateUtc="2026-06-07T10:36:00Z"/>
                <w:lang w:val="es-419"/>
              </w:rPr>
            </w:pPr>
            <w:ins w:id="498" w:author="DIEGO CORDOBA URRUTIA" w:date="2026-06-07T04:36:00Z" w16du:dateUtc="2026-06-07T10:36:00Z">
              <w:r w:rsidRPr="00A9569D">
                <w:rPr>
                  <w:lang w:val="es-419"/>
                </w:rPr>
                <w:t xml:space="preserve">Reducción del 34% en varianza del componente de valor común </w:t>
              </w:r>
              <w:r>
                <w:t>α</w:t>
              </w:r>
              <w:r w:rsidRPr="00A9569D">
                <w:rPr>
                  <w:lang w:val="es-419"/>
                </w:rPr>
                <w:t xml:space="preserve"> (Sec. 4.3)</w:t>
              </w:r>
            </w:ins>
          </w:p>
        </w:tc>
      </w:tr>
    </w:tbl>
    <w:p w14:paraId="7F676083" w14:textId="77777777" w:rsidR="00A7071E" w:rsidRPr="00A9569D" w:rsidRDefault="00000000">
      <w:pPr>
        <w:pStyle w:val="BodyText"/>
        <w:rPr>
          <w:ins w:id="499" w:author="DIEGO CORDOBA URRUTIA" w:date="2026-06-07T04:36:00Z" w16du:dateUtc="2026-06-07T10:36:00Z"/>
          <w:lang w:val="es-419"/>
        </w:rPr>
      </w:pPr>
      <w:ins w:id="500" w:author="DIEGO CORDOBA URRUTIA" w:date="2026-06-07T04:36:00Z" w16du:dateUtc="2026-06-07T10:36:00Z">
        <w:r w:rsidRPr="00A9569D">
          <w:rPr>
            <w:lang w:val="es-419"/>
          </w:rPr>
          <w:t>Tabla I.1: Correspondencia entre el marco AJR de instituciones extractivas/inclusivas y el mercado CENACE de servicios ancilares.</w:t>
        </w:r>
      </w:ins>
    </w:p>
    <w:p w14:paraId="3BEE7907" w14:textId="77777777" w:rsidR="00A7071E" w:rsidRPr="00A9569D" w:rsidRDefault="00000000">
      <w:pPr>
        <w:pStyle w:val="Heading3"/>
        <w:rPr>
          <w:ins w:id="501" w:author="DIEGO CORDOBA URRUTIA" w:date="2026-06-07T04:36:00Z" w16du:dateUtc="2026-06-07T10:36:00Z"/>
          <w:lang w:val="es-419"/>
        </w:rPr>
      </w:pPr>
      <w:bookmarkStart w:id="502" w:name="_Toc231042643"/>
      <w:bookmarkStart w:id="503" w:name="X2410e28b7f5e6c6687558d3a4b775e26d2eb376"/>
      <w:bookmarkEnd w:id="449"/>
      <w:ins w:id="504" w:author="DIEGO CORDOBA URRUTIA" w:date="2026-06-07T04:36:00Z" w16du:dateUtc="2026-06-07T10:36:00Z">
        <w:r w:rsidRPr="00A9569D">
          <w:rPr>
            <w:lang w:val="es-419"/>
          </w:rPr>
          <w:lastRenderedPageBreak/>
          <w:t>I.5.2 La Paradoja del Recurso y la Trampa Regulatoria</w:t>
        </w:r>
        <w:bookmarkEnd w:id="502"/>
      </w:ins>
    </w:p>
    <w:p w14:paraId="46A5C98D" w14:textId="77777777" w:rsidR="00A7071E" w:rsidRPr="00A9569D" w:rsidRDefault="00000000">
      <w:pPr>
        <w:pStyle w:val="FirstParagraph"/>
        <w:rPr>
          <w:ins w:id="505" w:author="DIEGO CORDOBA URRUTIA" w:date="2026-06-07T04:36:00Z" w16du:dateUtc="2026-06-07T10:36:00Z"/>
          <w:lang w:val="es-419"/>
        </w:rPr>
      </w:pPr>
      <w:ins w:id="506" w:author="DIEGO CORDOBA URRUTIA" w:date="2026-06-07T04:36:00Z" w16du:dateUtc="2026-06-07T10:36:00Z">
        <w:r w:rsidRPr="00A9569D">
          <w:rPr>
            <w:lang w:val="es-419"/>
          </w:rPr>
          <w:t>Mexico y Colombia ilustran lo que la literatura denomina la “paradoja del recurso” en su variante regulatoria: ambas naciones tienen abundante capacidad de generación limpia (viento y solar), pero sus mercados de servicios ancilares permanecen subdesarrollados precisamente porque los incentivos institucionales van en dirección contraria a la inversión eficiente. En México, la Reforma Eléctrica de 2021 (suspendida parcialmente por la SCJN) intentó revertir la liberalización de 2013, reforzando el control de CFE sobre el despacho —un movimiento hacia instituciones más extractivas en la taxonomía de AJR. En Colombia, el mercado XM opera con mayor competencia pero la estructura de ownership de Ecopetrol-Isagen-EPM concentra el poder de mercado.</w:t>
        </w:r>
      </w:ins>
    </w:p>
    <w:p w14:paraId="6131EF0D" w14:textId="77777777" w:rsidR="00A7071E" w:rsidRPr="00A9569D" w:rsidRDefault="00000000">
      <w:pPr>
        <w:pStyle w:val="BodyText"/>
        <w:rPr>
          <w:ins w:id="507" w:author="DIEGO CORDOBA URRUTIA" w:date="2026-06-07T04:36:00Z" w16du:dateUtc="2026-06-07T10:36:00Z"/>
          <w:lang w:val="es-419"/>
        </w:rPr>
      </w:pPr>
      <w:ins w:id="508" w:author="DIEGO CORDOBA URRUTIA" w:date="2026-06-07T04:36:00Z" w16du:dateUtc="2026-06-07T10:36:00Z">
        <w:r w:rsidRPr="00A9569D">
          <w:rPr>
            <w:lang w:val="es-419"/>
          </w:rPr>
          <w:t>El marco HJB-Myerson de esta tesis es, en el lenguaje de AJR, un diseño de institución inclusiva para el mercado de servicios ancilares: el mecanismo de subasta óptima de Myerson elimina las rentas extractivas al establecer un precio de reserva transparente derivado del modelo de valoración, obligar a la revelación de costos verdaderos (DSIC), y distribuir los beneficios del equilibrio eficiente entre proveedores y consumidores. La ganancia social de MXN 6.96 mil millones anuales cuantificada en el Capítulo 5 es la medida de lo que la actual institución extractiva sustrae a la economía mexicana.</w:t>
        </w:r>
      </w:ins>
    </w:p>
    <w:p w14:paraId="53ACB4D7" w14:textId="77777777" w:rsidR="00A7071E" w:rsidRPr="00A9569D" w:rsidRDefault="00000000">
      <w:pPr>
        <w:pStyle w:val="Heading3"/>
        <w:rPr>
          <w:ins w:id="509" w:author="DIEGO CORDOBA URRUTIA" w:date="2026-06-07T04:36:00Z" w16du:dateUtc="2026-06-07T10:36:00Z"/>
          <w:lang w:val="es-419"/>
        </w:rPr>
      </w:pPr>
      <w:bookmarkStart w:id="510" w:name="_Toc231042644"/>
      <w:bookmarkStart w:id="511" w:name="X85170042b51f6cc8e3c387870c025b4913d999f"/>
      <w:bookmarkEnd w:id="503"/>
      <w:ins w:id="512" w:author="DIEGO CORDOBA URRUTIA" w:date="2026-06-07T04:36:00Z" w16du:dateUtc="2026-06-07T10:36:00Z">
        <w:r w:rsidRPr="00A9569D">
          <w:rPr>
            <w:lang w:val="es-419"/>
          </w:rPr>
          <w:t>I.5.3 Implicación para la Estrategia de Implementación de PRIMEnergeia</w:t>
        </w:r>
        <w:bookmarkEnd w:id="510"/>
      </w:ins>
    </w:p>
    <w:p w14:paraId="23A28442" w14:textId="77777777" w:rsidR="00A7071E" w:rsidRPr="00A9569D" w:rsidRDefault="00000000">
      <w:pPr>
        <w:pStyle w:val="FirstParagraph"/>
        <w:rPr>
          <w:ins w:id="513" w:author="DIEGO CORDOBA URRUTIA" w:date="2026-06-07T04:36:00Z" w16du:dateUtc="2026-06-07T10:36:00Z"/>
          <w:lang w:val="es-419"/>
        </w:rPr>
      </w:pPr>
      <w:ins w:id="514" w:author="DIEGO CORDOBA URRUTIA" w:date="2026-06-07T04:36:00Z" w16du:dateUtc="2026-06-07T10:36:00Z">
        <w:r w:rsidRPr="00A9569D">
          <w:rPr>
            <w:lang w:val="es-419"/>
          </w:rPr>
          <w:t>El análisis institucional de AJR tiene una implicación estratégica directa para PRIMEnergeia. La resistencia a la implementación no es técnica —el solucionador HJB funciona a TRL 9, los datos CENACE son públicos, el mecanismo VCG está completamente especificado— sino política: los beneficiarios actuales del régimen extractivo tienen incentivos para bloquear la reforma. La estrategia óptima, coherente con la literatura de cambio institucional de AJR, es construir coaliciones con actores que se benefician de la transición a instituciones inclusivas: nuevos entrantes (desarrolladores de BESS, generadores renovables sin contratos heredados), consumidores industriales con alta exposición a interrupciones (Canal 1), y el gobierno federal como acreedor soberano interesado en la reducción de riesgo CDS (Canal 6). Esta lectura política del problema de implementación sustenta el roadmap de expansión de la Sección 6.5.</w:t>
        </w:r>
      </w:ins>
    </w:p>
    <w:p w14:paraId="2CB89DE3" w14:textId="77777777" w:rsidR="00A7071E" w:rsidRPr="00A9569D" w:rsidRDefault="00000000">
      <w:pPr>
        <w:pStyle w:val="Heading2"/>
        <w:rPr>
          <w:ins w:id="515" w:author="DIEGO CORDOBA URRUTIA" w:date="2026-06-07T04:36:00Z" w16du:dateUtc="2026-06-07T10:36:00Z"/>
          <w:lang w:val="es-419"/>
        </w:rPr>
      </w:pPr>
      <w:bookmarkStart w:id="516" w:name="_Toc231042645"/>
      <w:bookmarkStart w:id="517" w:name="X687793c1669c519f7926a0c2794f9d887accf32"/>
      <w:bookmarkEnd w:id="443"/>
      <w:bookmarkEnd w:id="511"/>
      <w:ins w:id="518" w:author="DIEGO CORDOBA URRUTIA" w:date="2026-06-07T04:36:00Z" w16du:dateUtc="2026-06-07T10:36:00Z">
        <w:r w:rsidRPr="00A9569D">
          <w:rPr>
            <w:lang w:val="es-419"/>
          </w:rPr>
          <w:t>I.6 El Problema Formal: Definición Precisa del Objeto de Estudio</w:t>
        </w:r>
        <w:bookmarkEnd w:id="516"/>
      </w:ins>
    </w:p>
    <w:p w14:paraId="418DD300" w14:textId="77777777" w:rsidR="00A7071E" w:rsidRPr="00A9569D" w:rsidRDefault="00000000">
      <w:pPr>
        <w:pStyle w:val="FirstParagraph"/>
        <w:rPr>
          <w:ins w:id="519" w:author="DIEGO CORDOBA URRUTIA" w:date="2026-06-07T04:36:00Z" w16du:dateUtc="2026-06-07T10:36:00Z"/>
          <w:lang w:val="es-419"/>
        </w:rPr>
      </w:pPr>
      <w:ins w:id="520" w:author="DIEGO CORDOBA URRUTIA" w:date="2026-06-07T04:36:00Z" w16du:dateUtc="2026-06-07T10:36:00Z">
        <w:r w:rsidRPr="00A9569D">
          <w:rPr>
            <w:lang w:val="es-419"/>
          </w:rPr>
          <w:t>El objeto matemático central de esta tesis es el siguiente problema de control óptimo estocástico con restricciones físicas y ambigüedad de modelo.</w:t>
        </w:r>
      </w:ins>
    </w:p>
    <w:p w14:paraId="78E4700D" w14:textId="77777777" w:rsidR="00A7071E" w:rsidRPr="00A9569D" w:rsidRDefault="00000000">
      <w:pPr>
        <w:pStyle w:val="BodyText"/>
        <w:rPr>
          <w:ins w:id="521" w:author="DIEGO CORDOBA URRUTIA" w:date="2026-06-07T04:36:00Z" w16du:dateUtc="2026-06-07T10:36:00Z"/>
          <w:lang w:val="es-419"/>
        </w:rPr>
      </w:pPr>
      <w:ins w:id="522" w:author="DIEGO CORDOBA URRUTIA" w:date="2026-06-07T04:36:00Z" w16du:dateUtc="2026-06-07T10:36:00Z">
        <w:r w:rsidRPr="00A9569D">
          <w:rPr>
            <w:b/>
            <w:bCs/>
            <w:lang w:val="es-419"/>
          </w:rPr>
          <w:t>Sistema dinámico.</w:t>
        </w:r>
        <w:r w:rsidRPr="00A9569D">
          <w:rPr>
            <w:lang w:val="es-419"/>
          </w:rPr>
          <w:t xml:space="preserve"> Sea x(t) = (</w:t>
        </w:r>
        <w:r>
          <w:t>Δ</w:t>
        </w:r>
        <w:r w:rsidRPr="00A9569D">
          <w:rPr>
            <w:lang w:val="es-419"/>
          </w:rPr>
          <w:t>f(t), ROCOF(t))</w:t>
        </w:r>
        <w:r>
          <w:t>ᵀ</w:t>
        </w:r>
        <w:r w:rsidRPr="00A9569D">
          <w:rPr>
            <w:lang w:val="es-419"/>
          </w:rPr>
          <w:t xml:space="preserve"> ∈ ℝ² el vector de estado del sistema de potencia, gobernado por la ecuación de oscilación estocástica:</w:t>
        </w:r>
      </w:ins>
    </w:p>
    <w:p w14:paraId="6EABA6BE" w14:textId="77777777" w:rsidR="00A7071E" w:rsidRPr="00A9569D" w:rsidRDefault="00000000">
      <w:pPr>
        <w:pStyle w:val="BodyText"/>
        <w:rPr>
          <w:ins w:id="523" w:author="DIEGO CORDOBA URRUTIA" w:date="2026-06-07T04:36:00Z" w16du:dateUtc="2026-06-07T10:36:00Z"/>
          <w:lang w:val="es-419"/>
        </w:rPr>
      </w:pPr>
      <w:ins w:id="524" w:author="DIEGO CORDOBA URRUTIA" w:date="2026-06-07T04:36:00Z" w16du:dateUtc="2026-06-07T10:36:00Z">
        <w:r w:rsidRPr="00A9569D">
          <w:rPr>
            <w:lang w:val="es-419"/>
          </w:rPr>
          <w:t xml:space="preserve">dx_t = f(x_t, u_t) dt + </w:t>
        </w:r>
        <w:r>
          <w:t>Σ</w:t>
        </w:r>
        <w:r w:rsidRPr="00A9569D">
          <w:rPr>
            <w:lang w:val="es-419"/>
          </w:rPr>
          <w:t xml:space="preserve"> dW_t, f(x,u) = [x₂, (−Dx₁ − u + </w:t>
        </w:r>
        <w:r>
          <w:t>Δ</w:t>
        </w:r>
        <w:r w:rsidRPr="00A9569D">
          <w:rPr>
            <w:lang w:val="es-419"/>
          </w:rPr>
          <w:t>P_d)/(2H)]</w:t>
        </w:r>
        <w:r>
          <w:t>ᵀ</w:t>
        </w:r>
      </w:ins>
    </w:p>
    <w:p w14:paraId="4A28C92C" w14:textId="77777777" w:rsidR="00A7071E" w:rsidRPr="00A9569D" w:rsidRDefault="00000000">
      <w:pPr>
        <w:pStyle w:val="BodyText"/>
        <w:rPr>
          <w:ins w:id="525" w:author="DIEGO CORDOBA URRUTIA" w:date="2026-06-07T04:36:00Z" w16du:dateUtc="2026-06-07T10:36:00Z"/>
          <w:lang w:val="es-419"/>
        </w:rPr>
      </w:pPr>
      <w:ins w:id="526" w:author="DIEGO CORDOBA URRUTIA" w:date="2026-06-07T04:36:00Z" w16du:dateUtc="2026-06-07T10:36:00Z">
        <w:r w:rsidRPr="00A9569D">
          <w:rPr>
            <w:lang w:val="es-419"/>
          </w:rPr>
          <w:t xml:space="preserve">donde u(t) ∈ U = [−50, +50] MW es la acción de control, W_t es un movimiento browniano estándar bajo la medida física P, y </w:t>
        </w:r>
        <w:r>
          <w:t>σ</w:t>
        </w:r>
        <w:r w:rsidRPr="00A9569D">
          <w:rPr>
            <w:lang w:val="es-419"/>
          </w:rPr>
          <w:t xml:space="preserve"> modela la incertidumbre de demanda y generación renovable. Empíricamente, </w:t>
        </w:r>
        <w:r>
          <w:t>Δ</w:t>
        </w:r>
        <w:r w:rsidRPr="00A9569D">
          <w:rPr>
            <w:lang w:val="es-419"/>
          </w:rPr>
          <w:t>f(t) sigue un proceso OU: d(</w:t>
        </w:r>
        <w:r>
          <w:t>Δ</w:t>
        </w:r>
        <w:r w:rsidRPr="00A9569D">
          <w:rPr>
            <w:lang w:val="es-419"/>
          </w:rPr>
          <w:t xml:space="preserve">f) = </w:t>
        </w:r>
        <w:r>
          <w:t>κ</w:t>
        </w:r>
        <w:r w:rsidRPr="00A9569D">
          <w:rPr>
            <w:lang w:val="es-419"/>
          </w:rPr>
          <w:t>(</w:t>
        </w:r>
        <w:r>
          <w:t>μ</w:t>
        </w:r>
        <w:r w:rsidRPr="00A9569D">
          <w:rPr>
            <w:lang w:val="es-419"/>
          </w:rPr>
          <w:t xml:space="preserve"> − </w:t>
        </w:r>
        <w:r>
          <w:t>Δ</w:t>
        </w:r>
        <w:r w:rsidRPr="00A9569D">
          <w:rPr>
            <w:lang w:val="es-419"/>
          </w:rPr>
          <w:t xml:space="preserve">f)dt + </w:t>
        </w:r>
        <w:r>
          <w:t>σ</w:t>
        </w:r>
        <w:r w:rsidRPr="00A9569D">
          <w:rPr>
            <w:lang w:val="es-419"/>
          </w:rPr>
          <w:t>_OU dW_t.</w:t>
        </w:r>
      </w:ins>
    </w:p>
    <w:p w14:paraId="19BA8A75" w14:textId="77777777" w:rsidR="00A7071E" w:rsidRPr="00A9569D" w:rsidRDefault="00000000">
      <w:pPr>
        <w:pStyle w:val="BodyText"/>
        <w:rPr>
          <w:ins w:id="527" w:author="DIEGO CORDOBA URRUTIA" w:date="2026-06-07T04:36:00Z" w16du:dateUtc="2026-06-07T10:36:00Z"/>
          <w:lang w:val="es-419"/>
        </w:rPr>
      </w:pPr>
      <w:ins w:id="528" w:author="DIEGO CORDOBA URRUTIA" w:date="2026-06-07T04:36:00Z" w16du:dateUtc="2026-06-07T10:36:00Z">
        <w:r w:rsidRPr="00A9569D">
          <w:rPr>
            <w:b/>
            <w:bCs/>
            <w:lang w:val="es-419"/>
          </w:rPr>
          <w:lastRenderedPageBreak/>
          <w:t>Funcional de costo.</w:t>
        </w:r>
        <w:r w:rsidRPr="00A9569D">
          <w:rPr>
            <w:lang w:val="es-419"/>
          </w:rPr>
          <w:t xml:space="preserve"> El operador minimiza:</w:t>
        </w:r>
      </w:ins>
    </w:p>
    <w:p w14:paraId="245E6C71" w14:textId="77777777" w:rsidR="00A7071E" w:rsidRPr="00A9569D" w:rsidRDefault="00000000">
      <w:pPr>
        <w:pStyle w:val="BodyText"/>
        <w:rPr>
          <w:ins w:id="529" w:author="DIEGO CORDOBA URRUTIA" w:date="2026-06-07T04:36:00Z" w16du:dateUtc="2026-06-07T10:36:00Z"/>
          <w:lang w:val="es-419"/>
        </w:rPr>
      </w:pPr>
      <w:ins w:id="530" w:author="DIEGO CORDOBA URRUTIA" w:date="2026-06-07T04:36:00Z" w16du:dateUtc="2026-06-07T10:36:00Z">
        <w:r w:rsidRPr="00A9569D">
          <w:rPr>
            <w:lang w:val="es-419"/>
          </w:rPr>
          <w:t xml:space="preserve">J(x₀, t₀; u) = E^P[ ∫_{t₀}^T (q₁x₁² + q₂x₂² + ru²) ds + </w:t>
        </w:r>
        <w:r>
          <w:t>Φ</w:t>
        </w:r>
        <w:r w:rsidRPr="00A9569D">
          <w:rPr>
            <w:lang w:val="es-419"/>
          </w:rPr>
          <w:t>(x(T)) | x(t₀) = x₀ ]</w:t>
        </w:r>
      </w:ins>
    </w:p>
    <w:p w14:paraId="5572FEE5" w14:textId="77777777" w:rsidR="00A7071E" w:rsidRPr="00A9569D" w:rsidRDefault="00000000">
      <w:pPr>
        <w:pStyle w:val="BodyText"/>
        <w:rPr>
          <w:ins w:id="531" w:author="DIEGO CORDOBA URRUTIA" w:date="2026-06-07T04:36:00Z" w16du:dateUtc="2026-06-07T10:36:00Z"/>
          <w:lang w:val="es-419"/>
        </w:rPr>
      </w:pPr>
      <w:ins w:id="532" w:author="DIEGO CORDOBA URRUTIA" w:date="2026-06-07T04:36:00Z" w16du:dateUtc="2026-06-07T10:36:00Z">
        <w:r w:rsidRPr="00A9569D">
          <w:rPr>
            <w:lang w:val="es-419"/>
          </w:rPr>
          <w:t xml:space="preserve">con q₁ = 100, q₂ = 10, r = 0.1, </w:t>
        </w:r>
        <w:r>
          <w:t>Φ</w:t>
        </w:r>
        <w:r w:rsidRPr="00A9569D">
          <w:rPr>
            <w:lang w:val="es-419"/>
          </w:rPr>
          <w:t xml:space="preserve"> = 0 para contratos de regulación continua.</w:t>
        </w:r>
      </w:ins>
    </w:p>
    <w:p w14:paraId="37A97AD9" w14:textId="77777777" w:rsidR="00A7071E" w:rsidRPr="00A9569D" w:rsidRDefault="00000000">
      <w:pPr>
        <w:pStyle w:val="BodyText"/>
        <w:rPr>
          <w:ins w:id="533" w:author="DIEGO CORDOBA URRUTIA" w:date="2026-06-07T04:36:00Z" w16du:dateUtc="2026-06-07T10:36:00Z"/>
          <w:lang w:val="es-419"/>
        </w:rPr>
      </w:pPr>
      <w:ins w:id="534" w:author="DIEGO CORDOBA URRUTIA" w:date="2026-06-07T04:36:00Z" w16du:dateUtc="2026-06-07T10:36:00Z">
        <w:r w:rsidRPr="00A9569D">
          <w:rPr>
            <w:b/>
            <w:bCs/>
            <w:lang w:val="es-419"/>
          </w:rPr>
          <w:t>Ecuación HJB.</w:t>
        </w:r>
        <w:r w:rsidRPr="00A9569D">
          <w:rPr>
            <w:lang w:val="es-419"/>
          </w:rPr>
          <w:t xml:space="preserve"> Por el Principio de Bellman, la función de valor V*(x,t) satisface:</w:t>
        </w:r>
      </w:ins>
    </w:p>
    <w:p w14:paraId="7BDAA0A2" w14:textId="77777777" w:rsidR="00A7071E" w:rsidRPr="00A9569D" w:rsidRDefault="00000000">
      <w:pPr>
        <w:pStyle w:val="BodyText"/>
        <w:rPr>
          <w:ins w:id="535" w:author="DIEGO CORDOBA URRUTIA" w:date="2026-06-07T04:36:00Z" w16du:dateUtc="2026-06-07T10:36:00Z"/>
          <w:lang w:val="es-419"/>
        </w:rPr>
      </w:pPr>
      <w:ins w:id="536" w:author="DIEGO CORDOBA URRUTIA" w:date="2026-06-07T04:36:00Z" w16du:dateUtc="2026-06-07T10:36:00Z">
        <w:r w:rsidRPr="00A9569D">
          <w:rPr>
            <w:lang w:val="es-419"/>
          </w:rPr>
          <w:t>−∂V/∂t = min_{u∈U} { L(x,u) + (∇_x V)</w:t>
        </w:r>
        <w:r>
          <w:t>ᵀ</w:t>
        </w:r>
        <w:r w:rsidRPr="00A9569D">
          <w:rPr>
            <w:lang w:val="es-419"/>
          </w:rPr>
          <w:t xml:space="preserve"> f(x,u) + ½ Tr[</w:t>
        </w:r>
        <w:r>
          <w:t>ΣΣᵀ</w:t>
        </w:r>
        <w:r w:rsidRPr="00A9569D">
          <w:rPr>
            <w:lang w:val="es-419"/>
          </w:rPr>
          <w:t xml:space="preserve"> · Hess_x(V)] }</w:t>
        </w:r>
      </w:ins>
    </w:p>
    <w:p w14:paraId="0D5163D6" w14:textId="77777777" w:rsidR="00A7071E" w:rsidRPr="00A9569D" w:rsidRDefault="00000000">
      <w:pPr>
        <w:pStyle w:val="BodyText"/>
        <w:rPr>
          <w:ins w:id="537" w:author="DIEGO CORDOBA URRUTIA" w:date="2026-06-07T04:36:00Z" w16du:dateUtc="2026-06-07T10:36:00Z"/>
          <w:lang w:val="es-419"/>
        </w:rPr>
      </w:pPr>
      <w:ins w:id="538" w:author="DIEGO CORDOBA URRUTIA" w:date="2026-06-07T04:36:00Z" w16du:dateUtc="2026-06-07T10:36:00Z">
        <w:r w:rsidRPr="00A9569D">
          <w:rPr>
            <w:lang w:val="es-419"/>
          </w:rPr>
          <w:t>La restricción física u ∈ U introduce una no-linealidad equivalente a la prima de ejercicio anticipado de una opción americana —la Prima de Control Óptimo (12-18% del valor del contrato, estimada en el Capítulo 2).</w:t>
        </w:r>
      </w:ins>
    </w:p>
    <w:p w14:paraId="066FBB53" w14:textId="77777777" w:rsidR="00A7071E" w:rsidRPr="00A9569D" w:rsidRDefault="00000000">
      <w:pPr>
        <w:pStyle w:val="BodyText"/>
        <w:rPr>
          <w:ins w:id="539" w:author="DIEGO CORDOBA URRUTIA" w:date="2026-06-07T04:36:00Z" w16du:dateUtc="2026-06-07T10:36:00Z"/>
          <w:lang w:val="es-419"/>
        </w:rPr>
      </w:pPr>
      <w:ins w:id="540" w:author="DIEGO CORDOBA URRUTIA" w:date="2026-06-07T04:36:00Z" w16du:dateUtc="2026-06-07T10:36:00Z">
        <w:r w:rsidRPr="00A9569D">
          <w:rPr>
            <w:b/>
            <w:bCs/>
            <w:lang w:val="es-419"/>
          </w:rPr>
          <w:t>Extensión robusta (Capítulo 3).</w:t>
        </w:r>
        <w:r w:rsidRPr="00A9569D">
          <w:rPr>
            <w:lang w:val="es-419"/>
          </w:rPr>
          <w:t xml:space="preserve"> Bajo ambigüedad knightiana (medida P incierta en bola KL de radio </w:t>
        </w:r>
        <w:r>
          <w:t>ε</w:t>
        </w:r>
        <w:r w:rsidRPr="00A9569D">
          <w:rPr>
            <w:lang w:val="es-419"/>
          </w:rPr>
          <w:t>), el problema se convierte en un juego diferencial de suma-cero minimax, con ecuación HJB robusta:</w:t>
        </w:r>
      </w:ins>
    </w:p>
    <w:p w14:paraId="07720392" w14:textId="77777777" w:rsidR="00A7071E" w:rsidRPr="00A9569D" w:rsidRDefault="00000000">
      <w:pPr>
        <w:pStyle w:val="BodyText"/>
        <w:rPr>
          <w:ins w:id="541" w:author="DIEGO CORDOBA URRUTIA" w:date="2026-06-07T04:36:00Z" w16du:dateUtc="2026-06-07T10:36:00Z"/>
          <w:lang w:val="es-419"/>
        </w:rPr>
      </w:pPr>
      <w:ins w:id="542" w:author="DIEGO CORDOBA URRUTIA" w:date="2026-06-07T04:36:00Z" w16du:dateUtc="2026-06-07T10:36:00Z">
        <w:r w:rsidRPr="00A9569D">
          <w:rPr>
            <w:lang w:val="es-419"/>
          </w:rPr>
          <w:t>−∂V_rob/∂t − inf_{</w:t>
        </w:r>
        <w:r>
          <w:t>θ</w:t>
        </w:r>
        <w:r w:rsidRPr="00A9569D">
          <w:rPr>
            <w:lang w:val="es-419"/>
          </w:rPr>
          <w:t>∈</w:t>
        </w:r>
        <w:r>
          <w:t>Θ</w:t>
        </w:r>
        <w:r w:rsidRPr="00A9569D">
          <w:rPr>
            <w:lang w:val="es-419"/>
          </w:rPr>
          <w:t>} { L^</w:t>
        </w:r>
        <w:r>
          <w:t>θ</w:t>
        </w:r>
        <w:r w:rsidRPr="00A9569D">
          <w:rPr>
            <w:lang w:val="es-419"/>
          </w:rPr>
          <w:t>_OU [V_rob] } + r_f V_rob = g(x)</w:t>
        </w:r>
      </w:ins>
    </w:p>
    <w:p w14:paraId="3BFFB628" w14:textId="77777777" w:rsidR="00A7071E" w:rsidRPr="00A9569D" w:rsidRDefault="00000000">
      <w:pPr>
        <w:pStyle w:val="BodyText"/>
        <w:rPr>
          <w:ins w:id="543" w:author="DIEGO CORDOBA URRUTIA" w:date="2026-06-07T04:36:00Z" w16du:dateUtc="2026-06-07T10:36:00Z"/>
          <w:lang w:val="es-419"/>
        </w:rPr>
      </w:pPr>
      <w:ins w:id="544" w:author="DIEGO CORDOBA URRUTIA" w:date="2026-06-07T04:36:00Z" w16du:dateUtc="2026-06-07T10:36:00Z">
        <w:r w:rsidRPr="00A9569D">
          <w:rPr>
            <w:b/>
            <w:bCs/>
            <w:lang w:val="es-419"/>
          </w:rPr>
          <w:t>Extensión MFG (nueva, integración Zariphopoulou-Souganidis 2026).</w:t>
        </w:r>
        <w:r w:rsidRPr="00A9569D">
          <w:rPr>
            <w:lang w:val="es-419"/>
          </w:rPr>
          <w:t xml:space="preserve"> Cuando N proveedores de regulación compiten simultáneamente, cada uno resuelve su HJB individual; en el límite N → ∞ (campo medio), la distribución de equilibrio de estrategias m_t ∈ P(U) satisface la ecuación de McKean-Vlasov acoplada:</w:t>
        </w:r>
      </w:ins>
    </w:p>
    <w:p w14:paraId="5BFBE642" w14:textId="77777777" w:rsidR="00A7071E" w:rsidRPr="00A9569D" w:rsidRDefault="00000000">
      <w:pPr>
        <w:pStyle w:val="BodyText"/>
        <w:rPr>
          <w:ins w:id="545" w:author="DIEGO CORDOBA URRUTIA" w:date="2026-06-07T04:36:00Z" w16du:dateUtc="2026-06-07T10:36:00Z"/>
          <w:lang w:val="es-419"/>
        </w:rPr>
      </w:pPr>
      <w:ins w:id="546" w:author="DIEGO CORDOBA URRUTIA" w:date="2026-06-07T04:36:00Z" w16du:dateUtc="2026-06-07T10:36:00Z">
        <w:r w:rsidRPr="00A9569D">
          <w:rPr>
            <w:lang w:val="es-419"/>
          </w:rPr>
          <w:t>∂_t m_t + div(b[m_t] · m_t) − ½ div(</w:t>
        </w:r>
        <w:proofErr w:type="spellStart"/>
        <w:r>
          <w:t>σσ</w:t>
        </w:r>
        <w:proofErr w:type="spellEnd"/>
        <w:r>
          <w:t>ᵀ</w:t>
        </w:r>
        <w:r w:rsidRPr="00A9569D">
          <w:rPr>
            <w:lang w:val="es-419"/>
          </w:rPr>
          <w:t xml:space="preserve"> · ∇m_t) = 0</w:t>
        </w:r>
      </w:ins>
    </w:p>
    <w:p w14:paraId="69BD67FD" w14:textId="77777777" w:rsidR="00A7071E" w:rsidRPr="00A9569D" w:rsidRDefault="00000000">
      <w:pPr>
        <w:pStyle w:val="BodyText"/>
        <w:rPr>
          <w:ins w:id="547" w:author="DIEGO CORDOBA URRUTIA" w:date="2026-06-07T04:36:00Z" w16du:dateUtc="2026-06-07T10:36:00Z"/>
          <w:lang w:val="es-419"/>
        </w:rPr>
      </w:pPr>
      <w:ins w:id="548" w:author="DIEGO CORDOBA URRUTIA" w:date="2026-06-07T04:36:00Z" w16du:dateUtc="2026-06-07T10:36:00Z">
        <w:r w:rsidRPr="00A9569D">
          <w:rPr>
            <w:lang w:val="es-419"/>
          </w:rPr>
          <w:t>donde b[m_t] = −∇_p H(x, ∇_x V[m_t]) es el campo de drift inducido por la función de valor HJB del agente representativo. La solución del sistema acoplado (HJB forward + McKean-Vlasov backward) caracteriza el equilibrio de Nash en el mercado de subastas del Capítulo 4.</w:t>
        </w:r>
      </w:ins>
    </w:p>
    <w:p w14:paraId="224B31F9" w14:textId="77777777" w:rsidR="00A7071E" w:rsidRPr="00A9569D" w:rsidRDefault="00000000">
      <w:pPr>
        <w:pStyle w:val="Heading1"/>
        <w:rPr>
          <w:ins w:id="549" w:author="DIEGO CORDOBA URRUTIA" w:date="2026-06-07T04:36:00Z" w16du:dateUtc="2026-06-07T10:36:00Z"/>
          <w:lang w:val="es-419"/>
        </w:rPr>
      </w:pPr>
      <w:bookmarkStart w:id="550" w:name="_Toc231042646"/>
      <w:bookmarkStart w:id="551" w:name="X6f7b19794425d4194bd36d9b555a943571994b4"/>
      <w:bookmarkEnd w:id="517"/>
      <w:ins w:id="552" w:author="DIEGO CORDOBA URRUTIA" w:date="2026-06-07T04:36:00Z" w16du:dateUtc="2026-06-07T10:36:00Z">
        <w:r w:rsidRPr="00A9569D">
          <w:rPr>
            <w:lang w:val="es-419"/>
          </w:rPr>
          <w:t>Capítulo 1 Marco Teórico Unificado — La Dualidad HJB y Black-Scholes</w:t>
        </w:r>
        <w:bookmarkEnd w:id="550"/>
      </w:ins>
    </w:p>
    <w:p w14:paraId="4CB044E1" w14:textId="77777777" w:rsidR="00DA1741" w:rsidRDefault="00000000">
      <w:pPr>
        <w:rPr>
          <w:del w:id="553" w:author="DIEGO CORDOBA URRUTIA" w:date="2026-06-07T04:36:00Z" w16du:dateUtc="2026-06-07T10:36:00Z"/>
        </w:rPr>
      </w:pPr>
      <w:bookmarkStart w:id="554" w:name="_Toc231042647"/>
      <w:bookmarkStart w:id="555" w:name="introducción"/>
      <w:ins w:id="556" w:author="DIEGO CORDOBA URRUTIA" w:date="2026-06-07T04:36:00Z" w16du:dateUtc="2026-06-07T10:36:00Z">
        <w:r w:rsidRPr="00A9569D">
          <w:rPr>
            <w:lang w:val="es-419"/>
          </w:rPr>
          <w:t>1.1</w:t>
        </w:r>
      </w:ins>
      <w:del w:id="557" w:author="DIEGO CORDOBA URRUTIA" w:date="2026-06-07T04:36:00Z" w16du:dateUtc="2026-06-07T10:36:00Z">
        <w:r>
          <w:br/>
        </w:r>
      </w:del>
    </w:p>
    <w:p w14:paraId="214F449B" w14:textId="77777777" w:rsidR="00DA1741" w:rsidRDefault="00000000">
      <w:pPr>
        <w:pStyle w:val="Heading1"/>
        <w:rPr>
          <w:del w:id="558" w:author="DIEGO CORDOBA URRUTIA" w:date="2026-06-07T04:36:00Z" w16du:dateUtc="2026-06-07T10:36:00Z"/>
        </w:rPr>
      </w:pPr>
      <w:del w:id="559" w:author="DIEGO CORDOBA URRUTIA" w:date="2026-06-07T04:36:00Z" w16du:dateUtc="2026-06-07T10:36:00Z">
        <w:r>
          <w:rPr>
            <w:rFonts w:ascii="Arial" w:eastAsia="Arial" w:hAnsi="Arial" w:cs="Arial"/>
            <w:color w:val="0D2B45"/>
            <w:sz w:val="34"/>
            <w:szCs w:val="34"/>
          </w:rPr>
          <w:delText>Capítulo 1  Marco Teórico Unificado — La Dualidad HJB y Black-Scholes</w:delText>
        </w:r>
      </w:del>
    </w:p>
    <w:p w14:paraId="7907B21E" w14:textId="77777777" w:rsidR="00DA1741" w:rsidRPr="00A9569D" w:rsidRDefault="00000000">
      <w:pPr>
        <w:pStyle w:val="Heading2"/>
        <w:rPr>
          <w:lang w:val="es-419"/>
          <w:rPrChange w:id="560" w:author="DIEGO CORDOBA URRUTIA" w:date="2026-06-07T04:36:00Z" w16du:dateUtc="2026-06-07T10:36:00Z">
            <w:rPr/>
          </w:rPrChange>
        </w:rPr>
      </w:pPr>
      <w:del w:id="561" w:author="DIEGO CORDOBA URRUTIA" w:date="2026-06-07T04:36:00Z" w16du:dateUtc="2026-06-07T10:36:00Z">
        <w:r>
          <w:rPr>
            <w:rFonts w:ascii="Arial" w:eastAsia="Arial" w:hAnsi="Arial" w:cs="Arial"/>
            <w:color w:val="0F6E56"/>
          </w:rPr>
          <w:delText xml:space="preserve">1.1 </w:delText>
        </w:r>
      </w:del>
      <w:r w:rsidRPr="00A9569D">
        <w:rPr>
          <w:lang w:val="es-419"/>
          <w:rPrChange w:id="562" w:author="DIEGO CORDOBA URRUTIA" w:date="2026-06-07T04:36:00Z" w16du:dateUtc="2026-06-07T10:36:00Z">
            <w:rPr/>
          </w:rPrChange>
        </w:rPr>
        <w:t xml:space="preserve"> Introducción</w:t>
      </w:r>
      <w:bookmarkEnd w:id="554"/>
    </w:p>
    <w:p w14:paraId="37491180" w14:textId="77777777" w:rsidR="00DA1741" w:rsidRPr="00A9569D" w:rsidRDefault="00000000">
      <w:pPr>
        <w:pStyle w:val="FirstParagraph"/>
        <w:rPr>
          <w:lang w:val="es-419"/>
          <w:rPrChange w:id="563" w:author="DIEGO CORDOBA URRUTIA" w:date="2026-06-07T04:36:00Z" w16du:dateUtc="2026-06-07T10:36:00Z">
            <w:rPr/>
          </w:rPrChange>
        </w:rPr>
        <w:pPrChange w:id="564" w:author="DIEGO CORDOBA URRUTIA" w:date="2026-06-07T04:36:00Z" w16du:dateUtc="2026-06-07T10:36:00Z">
          <w:pPr>
            <w:spacing w:after="200" w:line="380" w:lineRule="auto"/>
            <w:jc w:val="both"/>
          </w:pPr>
        </w:pPrChange>
      </w:pPr>
      <w:r w:rsidRPr="00A9569D">
        <w:rPr>
          <w:lang w:val="es-419"/>
          <w:rPrChange w:id="565" w:author="DIEGO CORDOBA URRUTIA" w:date="2026-06-07T04:36:00Z" w16du:dateUtc="2026-06-07T10:36:00Z">
            <w:rPr>
              <w:color w:val="000000"/>
            </w:rPr>
          </w:rPrChange>
        </w:rPr>
        <w:t>Este capítulo establece que la ecuación de Hamilton-Jacobi-Bellman del control óptimo estocástico y la ecuación diferencial parcial de Black-Scholes-Merton son instancias del mismo operador parabólico, con la diferencia de que la HJB de control incluye una restricción en el conjunto de acciones admisibles U que genera una no-linealidad equivalente a la prima de ejercicio anticipado de una opción americana. La demostración pasa por el Teorema de Feynman-Kac y constituye el fundamento matemático de toda la tesis.</w:t>
      </w:r>
    </w:p>
    <w:p w14:paraId="093124DC" w14:textId="77777777" w:rsidR="00DA1741" w:rsidRPr="00A9569D" w:rsidRDefault="00000000">
      <w:pPr>
        <w:pStyle w:val="Heading2"/>
        <w:rPr>
          <w:lang w:val="es-419"/>
          <w:rPrChange w:id="566" w:author="DIEGO CORDOBA URRUTIA" w:date="2026-06-07T04:36:00Z" w16du:dateUtc="2026-06-07T10:36:00Z">
            <w:rPr/>
          </w:rPrChange>
        </w:rPr>
      </w:pPr>
      <w:bookmarkStart w:id="567" w:name="_Toc231042648"/>
      <w:bookmarkStart w:id="568" w:name="X6d77c0103c3b89028e07eca05276da09203bc8e"/>
      <w:bookmarkEnd w:id="555"/>
      <w:r w:rsidRPr="00A9569D">
        <w:rPr>
          <w:lang w:val="es-419"/>
          <w:rPrChange w:id="569" w:author="DIEGO CORDOBA URRUTIA" w:date="2026-06-07T04:36:00Z" w16du:dateUtc="2026-06-07T10:36:00Z">
            <w:rPr/>
          </w:rPrChange>
        </w:rPr>
        <w:lastRenderedPageBreak/>
        <w:t>1.2</w:t>
      </w:r>
      <w:del w:id="570" w:author="DIEGO CORDOBA URRUTIA" w:date="2026-06-07T04:36:00Z" w16du:dateUtc="2026-06-07T10:36:00Z">
        <w:r>
          <w:rPr>
            <w:rFonts w:ascii="Arial" w:eastAsia="Arial" w:hAnsi="Arial" w:cs="Arial"/>
            <w:color w:val="0F6E56"/>
          </w:rPr>
          <w:delText xml:space="preserve"> </w:delText>
        </w:r>
      </w:del>
      <w:r w:rsidRPr="00A9569D">
        <w:rPr>
          <w:lang w:val="es-419"/>
          <w:rPrChange w:id="571" w:author="DIEGO CORDOBA URRUTIA" w:date="2026-06-07T04:36:00Z" w16du:dateUtc="2026-06-07T10:36:00Z">
            <w:rPr/>
          </w:rPrChange>
        </w:rPr>
        <w:t xml:space="preserve"> El Sistema Físico y la Ecuación de Oscilación</w:t>
      </w:r>
      <w:bookmarkEnd w:id="567"/>
    </w:p>
    <w:p w14:paraId="3D5FB8BB" w14:textId="77777777" w:rsidR="00DA1741" w:rsidRPr="00A9569D" w:rsidRDefault="00000000">
      <w:pPr>
        <w:pStyle w:val="Heading3"/>
        <w:rPr>
          <w:lang w:val="es-419"/>
          <w:rPrChange w:id="572" w:author="DIEGO CORDOBA URRUTIA" w:date="2026-06-07T04:36:00Z" w16du:dateUtc="2026-06-07T10:36:00Z">
            <w:rPr/>
          </w:rPrChange>
        </w:rPr>
      </w:pPr>
      <w:bookmarkStart w:id="573" w:name="_Toc231042649"/>
      <w:r w:rsidRPr="00A9569D">
        <w:rPr>
          <w:lang w:val="es-419"/>
          <w:rPrChange w:id="574" w:author="DIEGO CORDOBA URRUTIA" w:date="2026-06-07T04:36:00Z" w16du:dateUtc="2026-06-07T10:36:00Z">
            <w:rPr/>
          </w:rPrChange>
        </w:rPr>
        <w:t xml:space="preserve">1.2.1 </w:t>
      </w:r>
      <w:del w:id="575" w:author="DIEGO CORDOBA URRUTIA" w:date="2026-06-07T04:36:00Z" w16du:dateUtc="2026-06-07T10:36:00Z">
        <w:r>
          <w:rPr>
            <w:rFonts w:ascii="Arial" w:eastAsia="Arial" w:hAnsi="Arial" w:cs="Arial"/>
            <w:color w:val="0D2B45"/>
          </w:rPr>
          <w:delText xml:space="preserve"> </w:delText>
        </w:r>
      </w:del>
      <w:r w:rsidRPr="00A9569D">
        <w:rPr>
          <w:lang w:val="es-419"/>
          <w:rPrChange w:id="576" w:author="DIEGO CORDOBA URRUTIA" w:date="2026-06-07T04:36:00Z" w16du:dateUtc="2026-06-07T10:36:00Z">
            <w:rPr/>
          </w:rPrChange>
        </w:rPr>
        <w:t>Dinámica de Frecuencia</w:t>
      </w:r>
      <w:bookmarkEnd w:id="573"/>
    </w:p>
    <w:p w14:paraId="1C3EA93D" w14:textId="77777777" w:rsidR="00DA1741" w:rsidRPr="00A9569D" w:rsidRDefault="00000000">
      <w:pPr>
        <w:pStyle w:val="FirstParagraph"/>
        <w:rPr>
          <w:lang w:val="es-419"/>
          <w:rPrChange w:id="577" w:author="DIEGO CORDOBA URRUTIA" w:date="2026-06-07T04:36:00Z" w16du:dateUtc="2026-06-07T10:36:00Z">
            <w:rPr/>
          </w:rPrChange>
        </w:rPr>
        <w:pPrChange w:id="578" w:author="DIEGO CORDOBA URRUTIA" w:date="2026-06-07T04:36:00Z" w16du:dateUtc="2026-06-07T10:36:00Z">
          <w:pPr>
            <w:spacing w:after="200" w:line="380" w:lineRule="auto"/>
            <w:jc w:val="both"/>
          </w:pPr>
        </w:pPrChange>
      </w:pPr>
      <w:r w:rsidRPr="00A9569D">
        <w:rPr>
          <w:lang w:val="es-419"/>
          <w:rPrChange w:id="579" w:author="DIEGO CORDOBA URRUTIA" w:date="2026-06-07T04:36:00Z" w16du:dateUtc="2026-06-07T10:36:00Z">
            <w:rPr>
              <w:color w:val="000000"/>
            </w:rPr>
          </w:rPrChange>
        </w:rPr>
        <w:t xml:space="preserve">Consideremos un sistema de potencia de área única con constante de inercia H (segundos), coeficiente de amortiguamiento D (pu/Hz), y perturbación de potencia </w:t>
      </w:r>
      <w:r>
        <w:rPr>
          <w:rPrChange w:id="580" w:author="DIEGO CORDOBA URRUTIA" w:date="2026-06-07T04:36:00Z" w16du:dateUtc="2026-06-07T10:36:00Z">
            <w:rPr>
              <w:color w:val="000000"/>
            </w:rPr>
          </w:rPrChange>
        </w:rPr>
        <w:t>Δ</w:t>
      </w:r>
      <w:r w:rsidRPr="00A9569D">
        <w:rPr>
          <w:lang w:val="es-419"/>
          <w:rPrChange w:id="581" w:author="DIEGO CORDOBA URRUTIA" w:date="2026-06-07T04:36:00Z" w16du:dateUtc="2026-06-07T10:36:00Z">
            <w:rPr>
              <w:color w:val="000000"/>
            </w:rPr>
          </w:rPrChange>
        </w:rPr>
        <w:t>P_d.</w:t>
      </w:r>
      <w:ins w:id="582" w:author="DIEGO CORDOBA URRUTIA" w:date="2026-06-07T04:36:00Z" w16du:dateUtc="2026-06-07T10:36:00Z">
        <w:r w:rsidRPr="00A9569D">
          <w:rPr>
            <w:lang w:val="es-419"/>
          </w:rPr>
          <w:t> </w:t>
        </w:r>
      </w:ins>
      <w:del w:id="583" w:author="DIEGO CORDOBA URRUTIA" w:date="2026-06-07T04:36:00Z" w16du:dateUtc="2026-06-07T10:36:00Z">
        <w:r w:rsidRPr="00DA5EBB">
          <w:rPr>
            <w:rFonts w:ascii="Arial" w:eastAsia="Arial" w:hAnsi="Arial" w:cs="Arial"/>
            <w:color w:val="000000"/>
            <w:lang w:val="es-419"/>
          </w:rPr>
          <w:delText xml:space="preserve"> </w:delText>
        </w:r>
      </w:del>
      <w:r w:rsidRPr="00A9569D">
        <w:rPr>
          <w:lang w:val="es-419"/>
          <w:rPrChange w:id="584" w:author="DIEGO CORDOBA URRUTIA" w:date="2026-06-07T04:36:00Z" w16du:dateUtc="2026-06-07T10:36:00Z">
            <w:rPr>
              <w:color w:val="000000"/>
            </w:rPr>
          </w:rPrChange>
        </w:rPr>
        <w:t xml:space="preserve">La ecuación de oscilación que gobierna la desviación de frecuencia </w:t>
      </w:r>
      <w:r>
        <w:rPr>
          <w:rPrChange w:id="585" w:author="DIEGO CORDOBA URRUTIA" w:date="2026-06-07T04:36:00Z" w16du:dateUtc="2026-06-07T10:36:00Z">
            <w:rPr>
              <w:color w:val="000000"/>
            </w:rPr>
          </w:rPrChange>
        </w:rPr>
        <w:t>Δ</w:t>
      </w:r>
      <w:r w:rsidRPr="00A9569D">
        <w:rPr>
          <w:lang w:val="es-419"/>
          <w:rPrChange w:id="586" w:author="DIEGO CORDOBA URRUTIA" w:date="2026-06-07T04:36:00Z" w16du:dateUtc="2026-06-07T10:36:00Z">
            <w:rPr>
              <w:color w:val="000000"/>
            </w:rPr>
          </w:rPrChange>
        </w:rPr>
        <w:t>f(t) es:</w:t>
      </w:r>
    </w:p>
    <w:p w14:paraId="2AEF51B1" w14:textId="77777777" w:rsidR="00DA1741" w:rsidRPr="00A9569D" w:rsidRDefault="00000000">
      <w:pPr>
        <w:pStyle w:val="BodyText"/>
        <w:rPr>
          <w:lang w:val="es-419"/>
          <w:rPrChange w:id="587" w:author="DIEGO CORDOBA URRUTIA" w:date="2026-06-07T04:36:00Z" w16du:dateUtc="2026-06-07T10:36:00Z">
            <w:rPr/>
          </w:rPrChange>
        </w:rPr>
        <w:pPrChange w:id="588" w:author="DIEGO CORDOBA URRUTIA" w:date="2026-06-07T04:36:00Z" w16du:dateUtc="2026-06-07T10:36:00Z">
          <w:pPr>
            <w:spacing w:before="240" w:after="240"/>
            <w:jc w:val="center"/>
          </w:pPr>
        </w:pPrChange>
      </w:pPr>
      <w:r w:rsidRPr="00A9569D">
        <w:rPr>
          <w:lang w:val="es-419"/>
          <w:rPrChange w:id="589" w:author="DIEGO CORDOBA URRUTIA" w:date="2026-06-07T04:36:00Z" w16du:dateUtc="2026-06-07T10:36:00Z">
            <w:rPr>
              <w:rFonts w:ascii="Cambria Math" w:eastAsia="Cambria Math" w:hAnsi="Cambria Math" w:cs="Cambria Math"/>
              <w:color w:val="0D2B45"/>
              <w:sz w:val="22"/>
              <w:szCs w:val="22"/>
            </w:rPr>
          </w:rPrChange>
        </w:rPr>
        <w:t>2H · d(</w:t>
      </w:r>
      <w:r>
        <w:rPr>
          <w:rPrChange w:id="590"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591" w:author="DIEGO CORDOBA URRUTIA" w:date="2026-06-07T04:36:00Z" w16du:dateUtc="2026-06-07T10:36:00Z">
            <w:rPr>
              <w:rFonts w:ascii="Cambria Math" w:eastAsia="Cambria Math" w:hAnsi="Cambria Math" w:cs="Cambria Math"/>
              <w:color w:val="0D2B45"/>
              <w:sz w:val="22"/>
              <w:szCs w:val="22"/>
            </w:rPr>
          </w:rPrChange>
        </w:rPr>
        <w:t xml:space="preserve">f)/dt </w:t>
      </w:r>
      <w:ins w:id="592" w:author="DIEGO CORDOBA URRUTIA" w:date="2026-06-07T04:36:00Z" w16du:dateUtc="2026-06-07T10:36:00Z">
        <w:r w:rsidRPr="00A9569D">
          <w:rPr>
            <w:lang w:val="es-419"/>
          </w:rPr>
          <w:t>=</w:t>
        </w:r>
      </w:ins>
      <w:del w:id="59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9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595"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596" w:author="DIEGO CORDOBA URRUTIA" w:date="2026-06-07T04:36:00Z" w16du:dateUtc="2026-06-07T10:36:00Z">
            <w:rPr>
              <w:rFonts w:ascii="Cambria Math" w:eastAsia="Cambria Math" w:hAnsi="Cambria Math" w:cs="Cambria Math"/>
              <w:color w:val="0D2B45"/>
              <w:sz w:val="22"/>
              <w:szCs w:val="22"/>
            </w:rPr>
          </w:rPrChange>
        </w:rPr>
        <w:t xml:space="preserve">P_mec </w:t>
      </w:r>
      <w:ins w:id="597" w:author="DIEGO CORDOBA URRUTIA" w:date="2026-06-07T04:36:00Z" w16du:dateUtc="2026-06-07T10:36:00Z">
        <w:r w:rsidRPr="00A9569D">
          <w:rPr>
            <w:lang w:val="es-419"/>
          </w:rPr>
          <w:t>−</w:t>
        </w:r>
      </w:ins>
      <w:del w:id="59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99" w:author="DIEGO CORDOBA URRUTIA" w:date="2026-06-07T04:36:00Z" w16du:dateUtc="2026-06-07T10:36:00Z">
            <w:rPr>
              <w:rFonts w:ascii="Cambria Math" w:eastAsia="Cambria Math" w:hAnsi="Cambria Math" w:cs="Cambria Math"/>
              <w:color w:val="0D2B45"/>
              <w:sz w:val="22"/>
              <w:szCs w:val="22"/>
            </w:rPr>
          </w:rPrChange>
        </w:rPr>
        <w:t xml:space="preserve"> D · </w:t>
      </w:r>
      <w:r>
        <w:rPr>
          <w:rPrChange w:id="600"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601" w:author="DIEGO CORDOBA URRUTIA" w:date="2026-06-07T04:36:00Z" w16du:dateUtc="2026-06-07T10:36:00Z">
            <w:rPr>
              <w:rFonts w:ascii="Cambria Math" w:eastAsia="Cambria Math" w:hAnsi="Cambria Math" w:cs="Cambria Math"/>
              <w:color w:val="0D2B45"/>
              <w:sz w:val="22"/>
              <w:szCs w:val="22"/>
            </w:rPr>
          </w:rPrChange>
        </w:rPr>
        <w:t xml:space="preserve">f </w:t>
      </w:r>
      <w:ins w:id="602" w:author="DIEGO CORDOBA URRUTIA" w:date="2026-06-07T04:36:00Z" w16du:dateUtc="2026-06-07T10:36:00Z">
        <w:r w:rsidRPr="00A9569D">
          <w:rPr>
            <w:lang w:val="es-419"/>
          </w:rPr>
          <w:t>−</w:t>
        </w:r>
      </w:ins>
      <w:del w:id="60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0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605"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606" w:author="DIEGO CORDOBA URRUTIA" w:date="2026-06-07T04:36:00Z" w16du:dateUtc="2026-06-07T10:36:00Z">
            <w:rPr>
              <w:rFonts w:ascii="Cambria Math" w:eastAsia="Cambria Math" w:hAnsi="Cambria Math" w:cs="Cambria Math"/>
              <w:color w:val="0D2B45"/>
              <w:sz w:val="22"/>
              <w:szCs w:val="22"/>
            </w:rPr>
          </w:rPrChange>
        </w:rPr>
        <w:t xml:space="preserve">P_carga </w:t>
      </w:r>
      <w:ins w:id="607" w:author="DIEGO CORDOBA URRUTIA" w:date="2026-06-07T04:36:00Z" w16du:dateUtc="2026-06-07T10:36:00Z">
        <w:r w:rsidRPr="00A9569D">
          <w:rPr>
            <w:lang w:val="es-419"/>
          </w:rPr>
          <w:t>+</w:t>
        </w:r>
      </w:ins>
      <w:del w:id="60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09" w:author="DIEGO CORDOBA URRUTIA" w:date="2026-06-07T04:36:00Z" w16du:dateUtc="2026-06-07T10:36:00Z">
            <w:rPr>
              <w:rFonts w:ascii="Cambria Math" w:eastAsia="Cambria Math" w:hAnsi="Cambria Math" w:cs="Cambria Math"/>
              <w:color w:val="0D2B45"/>
              <w:sz w:val="22"/>
              <w:szCs w:val="22"/>
            </w:rPr>
          </w:rPrChange>
        </w:rPr>
        <w:t xml:space="preserve"> u(t) </w:t>
      </w:r>
      <w:ins w:id="610" w:author="DIEGO CORDOBA URRUTIA" w:date="2026-06-07T04:36:00Z" w16du:dateUtc="2026-06-07T10:36:00Z">
        <w:r w:rsidRPr="00A9569D">
          <w:rPr>
            <w:lang w:val="es-419"/>
          </w:rPr>
          <w:t>+</w:t>
        </w:r>
      </w:ins>
      <w:del w:id="61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12"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613"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614" w:author="DIEGO CORDOBA URRUTIA" w:date="2026-06-07T04:36:00Z" w16du:dateUtc="2026-06-07T10:36:00Z">
            <w:rPr>
              <w:rFonts w:ascii="Cambria Math" w:eastAsia="Cambria Math" w:hAnsi="Cambria Math" w:cs="Cambria Math"/>
              <w:color w:val="0D2B45"/>
              <w:sz w:val="22"/>
              <w:szCs w:val="22"/>
            </w:rPr>
          </w:rPrChange>
        </w:rPr>
        <w:t xml:space="preserve"> · dW_t / dt</w:t>
      </w:r>
    </w:p>
    <w:p w14:paraId="3A1DC68C" w14:textId="77777777" w:rsidR="00DA1741" w:rsidRPr="00A9569D" w:rsidRDefault="00000000">
      <w:pPr>
        <w:pStyle w:val="BodyText"/>
        <w:rPr>
          <w:lang w:val="es-419"/>
          <w:rPrChange w:id="615" w:author="DIEGO CORDOBA URRUTIA" w:date="2026-06-07T04:36:00Z" w16du:dateUtc="2026-06-07T10:36:00Z">
            <w:rPr/>
          </w:rPrChange>
        </w:rPr>
        <w:pPrChange w:id="616" w:author="DIEGO CORDOBA URRUTIA" w:date="2026-06-07T04:36:00Z" w16du:dateUtc="2026-06-07T10:36:00Z">
          <w:pPr>
            <w:spacing w:after="200" w:line="380" w:lineRule="auto"/>
            <w:jc w:val="both"/>
          </w:pPr>
        </w:pPrChange>
      </w:pPr>
      <w:r w:rsidRPr="00A9569D">
        <w:rPr>
          <w:lang w:val="es-419"/>
          <w:rPrChange w:id="617" w:author="DIEGO CORDOBA URRUTIA" w:date="2026-06-07T04:36:00Z" w16du:dateUtc="2026-06-07T10:36:00Z">
            <w:rPr>
              <w:color w:val="000000"/>
            </w:rPr>
          </w:rPrChange>
        </w:rPr>
        <w:t xml:space="preserve">donde u(t) ∈ U = [u_min, u_max] = [−50, +50] MW es la acción de control del regulador de frecuencia, </w:t>
      </w:r>
      <w:r>
        <w:rPr>
          <w:rPrChange w:id="618" w:author="DIEGO CORDOBA URRUTIA" w:date="2026-06-07T04:36:00Z" w16du:dateUtc="2026-06-07T10:36:00Z">
            <w:rPr>
              <w:color w:val="000000"/>
            </w:rPr>
          </w:rPrChange>
        </w:rPr>
        <w:t>σ</w:t>
      </w:r>
      <w:r w:rsidRPr="00A9569D">
        <w:rPr>
          <w:lang w:val="es-419"/>
          <w:rPrChange w:id="619" w:author="DIEGO CORDOBA URRUTIA" w:date="2026-06-07T04:36:00Z" w16du:dateUtc="2026-06-07T10:36:00Z">
            <w:rPr>
              <w:color w:val="000000"/>
            </w:rPr>
          </w:rPrChange>
        </w:rPr>
        <w:t xml:space="preserve"> es la intensidad del ruido estocástico (incertidumbre en la demanda y generación renovable), y W_t es un movimiento browniano estándar bajo la medida de probabilidad física P. En coordenadas de estado x = (x₁, x₂) = (</w:t>
      </w:r>
      <w:r>
        <w:rPr>
          <w:rPrChange w:id="620" w:author="DIEGO CORDOBA URRUTIA" w:date="2026-06-07T04:36:00Z" w16du:dateUtc="2026-06-07T10:36:00Z">
            <w:rPr>
              <w:color w:val="000000"/>
            </w:rPr>
          </w:rPrChange>
        </w:rPr>
        <w:t>Δ</w:t>
      </w:r>
      <w:r w:rsidRPr="00A9569D">
        <w:rPr>
          <w:lang w:val="es-419"/>
          <w:rPrChange w:id="621" w:author="DIEGO CORDOBA URRUTIA" w:date="2026-06-07T04:36:00Z" w16du:dateUtc="2026-06-07T10:36:00Z">
            <w:rPr>
              <w:color w:val="000000"/>
            </w:rPr>
          </w:rPrChange>
        </w:rPr>
        <w:t>f, ROCOF):</w:t>
      </w:r>
    </w:p>
    <w:p w14:paraId="2356BB22" w14:textId="77777777" w:rsidR="00DA1741" w:rsidRPr="00A9569D" w:rsidRDefault="00000000">
      <w:pPr>
        <w:pStyle w:val="BodyText"/>
        <w:rPr>
          <w:lang w:val="es-419"/>
          <w:rPrChange w:id="622" w:author="DIEGO CORDOBA URRUTIA" w:date="2026-06-07T04:36:00Z" w16du:dateUtc="2026-06-07T10:36:00Z">
            <w:rPr/>
          </w:rPrChange>
        </w:rPr>
        <w:pPrChange w:id="623" w:author="DIEGO CORDOBA URRUTIA" w:date="2026-06-07T04:36:00Z" w16du:dateUtc="2026-06-07T10:36:00Z">
          <w:pPr>
            <w:spacing w:before="240" w:after="240"/>
            <w:jc w:val="center"/>
          </w:pPr>
        </w:pPrChange>
      </w:pPr>
      <w:r w:rsidRPr="00A9569D">
        <w:rPr>
          <w:lang w:val="es-419"/>
          <w:rPrChange w:id="624" w:author="DIEGO CORDOBA URRUTIA" w:date="2026-06-07T04:36:00Z" w16du:dateUtc="2026-06-07T10:36:00Z">
            <w:rPr>
              <w:rFonts w:ascii="Cambria Math" w:eastAsia="Cambria Math" w:hAnsi="Cambria Math" w:cs="Cambria Math"/>
              <w:color w:val="0D2B45"/>
              <w:sz w:val="22"/>
              <w:szCs w:val="22"/>
            </w:rPr>
          </w:rPrChange>
        </w:rPr>
        <w:t xml:space="preserve">dx </w:t>
      </w:r>
      <w:ins w:id="625" w:author="DIEGO CORDOBA URRUTIA" w:date="2026-06-07T04:36:00Z" w16du:dateUtc="2026-06-07T10:36:00Z">
        <w:r w:rsidRPr="00A9569D">
          <w:rPr>
            <w:lang w:val="es-419"/>
          </w:rPr>
          <w:t>=</w:t>
        </w:r>
      </w:ins>
      <w:del w:id="62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27" w:author="DIEGO CORDOBA URRUTIA" w:date="2026-06-07T04:36:00Z" w16du:dateUtc="2026-06-07T10:36:00Z">
            <w:rPr>
              <w:rFonts w:ascii="Cambria Math" w:eastAsia="Cambria Math" w:hAnsi="Cambria Math" w:cs="Cambria Math"/>
              <w:color w:val="0D2B45"/>
              <w:sz w:val="22"/>
              <w:szCs w:val="22"/>
            </w:rPr>
          </w:rPrChange>
        </w:rPr>
        <w:t xml:space="preserve"> f(x, u) dt </w:t>
      </w:r>
      <w:ins w:id="628" w:author="DIEGO CORDOBA URRUTIA" w:date="2026-06-07T04:36:00Z" w16du:dateUtc="2026-06-07T10:36:00Z">
        <w:r w:rsidRPr="00A9569D">
          <w:rPr>
            <w:lang w:val="es-419"/>
          </w:rPr>
          <w:t>+</w:t>
        </w:r>
      </w:ins>
      <w:del w:id="62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30"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631"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632" w:author="DIEGO CORDOBA URRUTIA" w:date="2026-06-07T04:36:00Z" w16du:dateUtc="2026-06-07T10:36:00Z">
            <w:rPr>
              <w:rFonts w:ascii="Cambria Math" w:eastAsia="Cambria Math" w:hAnsi="Cambria Math" w:cs="Cambria Math"/>
              <w:color w:val="0D2B45"/>
              <w:sz w:val="22"/>
              <w:szCs w:val="22"/>
            </w:rPr>
          </w:rPrChange>
        </w:rPr>
        <w:t xml:space="preserve"> dW_t</w:t>
      </w:r>
    </w:p>
    <w:p w14:paraId="5155CBC3" w14:textId="77777777" w:rsidR="00DA1741" w:rsidRPr="00A9569D" w:rsidRDefault="00000000">
      <w:pPr>
        <w:pStyle w:val="BodyText"/>
        <w:rPr>
          <w:lang w:val="es-419"/>
          <w:rPrChange w:id="633" w:author="DIEGO CORDOBA URRUTIA" w:date="2026-06-07T04:36:00Z" w16du:dateUtc="2026-06-07T10:36:00Z">
            <w:rPr/>
          </w:rPrChange>
        </w:rPr>
        <w:pPrChange w:id="634" w:author="DIEGO CORDOBA URRUTIA" w:date="2026-06-07T04:36:00Z" w16du:dateUtc="2026-06-07T10:36:00Z">
          <w:pPr>
            <w:spacing w:before="240" w:after="240"/>
            <w:jc w:val="center"/>
          </w:pPr>
        </w:pPrChange>
      </w:pPr>
      <w:r w:rsidRPr="00A9569D">
        <w:rPr>
          <w:lang w:val="es-419"/>
          <w:rPrChange w:id="635" w:author="DIEGO CORDOBA URRUTIA" w:date="2026-06-07T04:36:00Z" w16du:dateUtc="2026-06-07T10:36:00Z">
            <w:rPr>
              <w:rFonts w:ascii="Cambria Math" w:eastAsia="Cambria Math" w:hAnsi="Cambria Math" w:cs="Cambria Math"/>
              <w:color w:val="0D2B45"/>
              <w:sz w:val="22"/>
              <w:szCs w:val="22"/>
            </w:rPr>
          </w:rPrChange>
        </w:rPr>
        <w:t xml:space="preserve">f(x, u) </w:t>
      </w:r>
      <w:ins w:id="636" w:author="DIEGO CORDOBA URRUTIA" w:date="2026-06-07T04:36:00Z" w16du:dateUtc="2026-06-07T10:36:00Z">
        <w:r w:rsidRPr="00A9569D">
          <w:rPr>
            <w:lang w:val="es-419"/>
          </w:rPr>
          <w:t>=</w:t>
        </w:r>
      </w:ins>
      <w:del w:id="63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38" w:author="DIEGO CORDOBA URRUTIA" w:date="2026-06-07T04:36:00Z" w16du:dateUtc="2026-06-07T10:36:00Z">
            <w:rPr>
              <w:rFonts w:ascii="Cambria Math" w:eastAsia="Cambria Math" w:hAnsi="Cambria Math" w:cs="Cambria Math"/>
              <w:color w:val="0D2B45"/>
              <w:sz w:val="22"/>
              <w:szCs w:val="22"/>
            </w:rPr>
          </w:rPrChange>
        </w:rPr>
        <w:t xml:space="preserve"> [ x₂ , </w:t>
      </w:r>
      <w:del w:id="63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640" w:author="DIEGO CORDOBA URRUTIA" w:date="2026-06-07T04:36:00Z" w16du:dateUtc="2026-06-07T10:36:00Z">
            <w:rPr>
              <w:rFonts w:ascii="Cambria Math" w:eastAsia="Cambria Math" w:hAnsi="Cambria Math" w:cs="Cambria Math"/>
              <w:color w:val="0D2B45"/>
              <w:sz w:val="22"/>
              <w:szCs w:val="22"/>
            </w:rPr>
          </w:rPrChange>
        </w:rPr>
        <w:t xml:space="preserve">(−D x₁ </w:t>
      </w:r>
      <w:ins w:id="641" w:author="DIEGO CORDOBA URRUTIA" w:date="2026-06-07T04:36:00Z" w16du:dateUtc="2026-06-07T10:36:00Z">
        <w:r w:rsidRPr="00A9569D">
          <w:rPr>
            <w:lang w:val="es-419"/>
          </w:rPr>
          <w:t>−</w:t>
        </w:r>
      </w:ins>
      <w:del w:id="64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43" w:author="DIEGO CORDOBA URRUTIA" w:date="2026-06-07T04:36:00Z" w16du:dateUtc="2026-06-07T10:36:00Z">
            <w:rPr>
              <w:rFonts w:ascii="Cambria Math" w:eastAsia="Cambria Math" w:hAnsi="Cambria Math" w:cs="Cambria Math"/>
              <w:color w:val="0D2B45"/>
              <w:sz w:val="22"/>
              <w:szCs w:val="22"/>
            </w:rPr>
          </w:rPrChange>
        </w:rPr>
        <w:t xml:space="preserve"> u </w:t>
      </w:r>
      <w:ins w:id="644" w:author="DIEGO CORDOBA URRUTIA" w:date="2026-06-07T04:36:00Z" w16du:dateUtc="2026-06-07T10:36:00Z">
        <w:r w:rsidRPr="00A9569D">
          <w:rPr>
            <w:lang w:val="es-419"/>
          </w:rPr>
          <w:t>+</w:t>
        </w:r>
      </w:ins>
      <w:del w:id="64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46"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647"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648" w:author="DIEGO CORDOBA URRUTIA" w:date="2026-06-07T04:36:00Z" w16du:dateUtc="2026-06-07T10:36:00Z">
            <w:rPr>
              <w:rFonts w:ascii="Cambria Math" w:eastAsia="Cambria Math" w:hAnsi="Cambria Math" w:cs="Cambria Math"/>
              <w:color w:val="0D2B45"/>
              <w:sz w:val="22"/>
              <w:szCs w:val="22"/>
            </w:rPr>
          </w:rPrChange>
        </w:rPr>
        <w:t>P_d) / (2H) ]</w:t>
      </w:r>
      <w:r>
        <w:rPr>
          <w:rPrChange w:id="649" w:author="DIEGO CORDOBA URRUTIA" w:date="2026-06-07T04:36:00Z" w16du:dateUtc="2026-06-07T10:36:00Z">
            <w:rPr>
              <w:rFonts w:ascii="Cambria Math" w:eastAsia="Cambria Math" w:hAnsi="Cambria Math" w:cs="Cambria Math"/>
              <w:color w:val="0D2B45"/>
              <w:sz w:val="22"/>
              <w:szCs w:val="22"/>
            </w:rPr>
          </w:rPrChange>
        </w:rPr>
        <w:t>ᵀ</w:t>
      </w:r>
    </w:p>
    <w:p w14:paraId="6376CB75" w14:textId="77777777" w:rsidR="00DA1741" w:rsidRPr="00A9569D" w:rsidRDefault="00000000">
      <w:pPr>
        <w:pStyle w:val="Heading3"/>
        <w:rPr>
          <w:lang w:val="es-419"/>
          <w:rPrChange w:id="650" w:author="DIEGO CORDOBA URRUTIA" w:date="2026-06-07T04:36:00Z" w16du:dateUtc="2026-06-07T10:36:00Z">
            <w:rPr/>
          </w:rPrChange>
        </w:rPr>
      </w:pPr>
      <w:bookmarkStart w:id="651" w:name="_Toc231042650"/>
      <w:r w:rsidRPr="00A9569D">
        <w:rPr>
          <w:lang w:val="es-419"/>
          <w:rPrChange w:id="652" w:author="DIEGO CORDOBA URRUTIA" w:date="2026-06-07T04:36:00Z" w16du:dateUtc="2026-06-07T10:36:00Z">
            <w:rPr/>
          </w:rPrChange>
        </w:rPr>
        <w:t>1.2.2</w:t>
      </w:r>
      <w:del w:id="653" w:author="DIEGO CORDOBA URRUTIA" w:date="2026-06-07T04:36:00Z" w16du:dateUtc="2026-06-07T10:36:00Z">
        <w:r>
          <w:rPr>
            <w:rFonts w:ascii="Arial" w:eastAsia="Arial" w:hAnsi="Arial" w:cs="Arial"/>
            <w:color w:val="0D2B45"/>
          </w:rPr>
          <w:delText xml:space="preserve"> </w:delText>
        </w:r>
      </w:del>
      <w:r w:rsidRPr="00A9569D">
        <w:rPr>
          <w:lang w:val="es-419"/>
          <w:rPrChange w:id="654" w:author="DIEGO CORDOBA URRUTIA" w:date="2026-06-07T04:36:00Z" w16du:dateUtc="2026-06-07T10:36:00Z">
            <w:rPr/>
          </w:rPrChange>
        </w:rPr>
        <w:t xml:space="preserve"> El Problema de Control Óptimo</w:t>
      </w:r>
      <w:bookmarkEnd w:id="651"/>
    </w:p>
    <w:p w14:paraId="5F683C9D" w14:textId="77777777" w:rsidR="00DA1741" w:rsidRPr="00A9569D" w:rsidRDefault="00000000">
      <w:pPr>
        <w:pStyle w:val="FirstParagraph"/>
        <w:rPr>
          <w:lang w:val="es-419"/>
          <w:rPrChange w:id="655" w:author="DIEGO CORDOBA URRUTIA" w:date="2026-06-07T04:36:00Z" w16du:dateUtc="2026-06-07T10:36:00Z">
            <w:rPr/>
          </w:rPrChange>
        </w:rPr>
        <w:pPrChange w:id="656" w:author="DIEGO CORDOBA URRUTIA" w:date="2026-06-07T04:36:00Z" w16du:dateUtc="2026-06-07T10:36:00Z">
          <w:pPr>
            <w:spacing w:after="200" w:line="380" w:lineRule="auto"/>
            <w:jc w:val="both"/>
          </w:pPr>
        </w:pPrChange>
      </w:pPr>
      <w:r w:rsidRPr="00A9569D">
        <w:rPr>
          <w:lang w:val="es-419"/>
          <w:rPrChange w:id="657" w:author="DIEGO CORDOBA URRUTIA" w:date="2026-06-07T04:36:00Z" w16du:dateUtc="2026-06-07T10:36:00Z">
            <w:rPr>
              <w:color w:val="000000"/>
            </w:rPr>
          </w:rPrChange>
        </w:rPr>
        <w:t>El operador busca la política u*(x,t): ℝ² × [0,T] → U que minimiza el funcional de costo esperado:</w:t>
      </w:r>
    </w:p>
    <w:p w14:paraId="3CEA4F91" w14:textId="77777777" w:rsidR="00DA1741" w:rsidRPr="00A9569D" w:rsidRDefault="00000000">
      <w:pPr>
        <w:pStyle w:val="BodyText"/>
        <w:rPr>
          <w:lang w:val="es-419"/>
          <w:rPrChange w:id="658" w:author="DIEGO CORDOBA URRUTIA" w:date="2026-06-07T04:36:00Z" w16du:dateUtc="2026-06-07T10:36:00Z">
            <w:rPr/>
          </w:rPrChange>
        </w:rPr>
        <w:pPrChange w:id="659" w:author="DIEGO CORDOBA URRUTIA" w:date="2026-06-07T04:36:00Z" w16du:dateUtc="2026-06-07T10:36:00Z">
          <w:pPr>
            <w:spacing w:before="240" w:after="240"/>
            <w:jc w:val="center"/>
          </w:pPr>
        </w:pPrChange>
      </w:pPr>
      <w:r w:rsidRPr="00A9569D">
        <w:rPr>
          <w:lang w:val="es-419"/>
          <w:rPrChange w:id="660" w:author="DIEGO CORDOBA URRUTIA" w:date="2026-06-07T04:36:00Z" w16du:dateUtc="2026-06-07T10:36:00Z">
            <w:rPr>
              <w:rFonts w:ascii="Cambria Math" w:eastAsia="Cambria Math" w:hAnsi="Cambria Math" w:cs="Cambria Math"/>
              <w:color w:val="0D2B45"/>
              <w:sz w:val="22"/>
              <w:szCs w:val="22"/>
            </w:rPr>
          </w:rPrChange>
        </w:rPr>
        <w:t xml:space="preserve">J(x₀, t₀) </w:t>
      </w:r>
      <w:ins w:id="661" w:author="DIEGO CORDOBA URRUTIA" w:date="2026-06-07T04:36:00Z" w16du:dateUtc="2026-06-07T10:36:00Z">
        <w:r w:rsidRPr="00A9569D">
          <w:rPr>
            <w:lang w:val="es-419"/>
          </w:rPr>
          <w:t>=</w:t>
        </w:r>
      </w:ins>
      <w:del w:id="66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63" w:author="DIEGO CORDOBA URRUTIA" w:date="2026-06-07T04:36:00Z" w16du:dateUtc="2026-06-07T10:36:00Z">
            <w:rPr>
              <w:rFonts w:ascii="Cambria Math" w:eastAsia="Cambria Math" w:hAnsi="Cambria Math" w:cs="Cambria Math"/>
              <w:color w:val="0D2B45"/>
              <w:sz w:val="22"/>
              <w:szCs w:val="22"/>
            </w:rPr>
          </w:rPrChange>
        </w:rPr>
        <w:t xml:space="preserve"> E[ ∫_{t₀}^{T} L(x(s), u(s)) ds </w:t>
      </w:r>
      <w:ins w:id="664" w:author="DIEGO CORDOBA URRUTIA" w:date="2026-06-07T04:36:00Z" w16du:dateUtc="2026-06-07T10:36:00Z">
        <w:r w:rsidRPr="00A9569D">
          <w:rPr>
            <w:lang w:val="es-419"/>
          </w:rPr>
          <w:t>+</w:t>
        </w:r>
      </w:ins>
      <w:del w:id="66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66"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667" w:author="DIEGO CORDOBA URRUTIA" w:date="2026-06-07T04:36:00Z" w16du:dateUtc="2026-06-07T10:36:00Z">
            <w:rPr>
              <w:rFonts w:ascii="Cambria Math" w:eastAsia="Cambria Math" w:hAnsi="Cambria Math" w:cs="Cambria Math"/>
              <w:color w:val="0D2B45"/>
              <w:sz w:val="22"/>
              <w:szCs w:val="22"/>
            </w:rPr>
          </w:rPrChange>
        </w:rPr>
        <w:t>Φ</w:t>
      </w:r>
      <w:r w:rsidRPr="00A9569D">
        <w:rPr>
          <w:lang w:val="es-419"/>
          <w:rPrChange w:id="668" w:author="DIEGO CORDOBA URRUTIA" w:date="2026-06-07T04:36:00Z" w16du:dateUtc="2026-06-07T10:36:00Z">
            <w:rPr>
              <w:rFonts w:ascii="Cambria Math" w:eastAsia="Cambria Math" w:hAnsi="Cambria Math" w:cs="Cambria Math"/>
              <w:color w:val="0D2B45"/>
              <w:sz w:val="22"/>
              <w:szCs w:val="22"/>
            </w:rPr>
          </w:rPrChange>
        </w:rPr>
        <w:t xml:space="preserve">(x(T)) </w:t>
      </w:r>
      <w:ins w:id="669" w:author="DIEGO CORDOBA URRUTIA" w:date="2026-06-07T04:36:00Z" w16du:dateUtc="2026-06-07T10:36:00Z">
        <w:r w:rsidRPr="00A9569D">
          <w:rPr>
            <w:lang w:val="es-419"/>
          </w:rPr>
          <w:t>|</w:t>
        </w:r>
      </w:ins>
      <w:del w:id="67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71" w:author="DIEGO CORDOBA URRUTIA" w:date="2026-06-07T04:36:00Z" w16du:dateUtc="2026-06-07T10:36:00Z">
            <w:rPr>
              <w:rFonts w:ascii="Cambria Math" w:eastAsia="Cambria Math" w:hAnsi="Cambria Math" w:cs="Cambria Math"/>
              <w:color w:val="0D2B45"/>
              <w:sz w:val="22"/>
              <w:szCs w:val="22"/>
            </w:rPr>
          </w:rPrChange>
        </w:rPr>
        <w:t xml:space="preserve"> x(t₀) = x₀ ]</w:t>
      </w:r>
    </w:p>
    <w:p w14:paraId="03FB432C" w14:textId="77777777" w:rsidR="00DA1741" w:rsidRPr="00A9569D" w:rsidRDefault="00000000">
      <w:pPr>
        <w:pStyle w:val="BodyText"/>
        <w:rPr>
          <w:lang w:val="es-419"/>
          <w:rPrChange w:id="672" w:author="DIEGO CORDOBA URRUTIA" w:date="2026-06-07T04:36:00Z" w16du:dateUtc="2026-06-07T10:36:00Z">
            <w:rPr/>
          </w:rPrChange>
        </w:rPr>
        <w:pPrChange w:id="673" w:author="DIEGO CORDOBA URRUTIA" w:date="2026-06-07T04:36:00Z" w16du:dateUtc="2026-06-07T10:36:00Z">
          <w:pPr>
            <w:spacing w:after="200" w:line="380" w:lineRule="auto"/>
            <w:jc w:val="both"/>
          </w:pPr>
        </w:pPrChange>
      </w:pPr>
      <w:r w:rsidRPr="00A9569D">
        <w:rPr>
          <w:lang w:val="es-419"/>
          <w:rPrChange w:id="674" w:author="DIEGO CORDOBA URRUTIA" w:date="2026-06-07T04:36:00Z" w16du:dateUtc="2026-06-07T10:36:00Z">
            <w:rPr>
              <w:color w:val="000000"/>
            </w:rPr>
          </w:rPrChange>
        </w:rPr>
        <w:t xml:space="preserve">con costo de operación L(x,u) = q₁ x₁² + q₂ x₂² + r u², que penaliza desviación de frecuencia (q₁ = 100), ROCOF (q₂ = 10), y esfuerzo de control (r = 0.1), y costo terminal </w:t>
      </w:r>
      <w:r>
        <w:rPr>
          <w:rPrChange w:id="675" w:author="DIEGO CORDOBA URRUTIA" w:date="2026-06-07T04:36:00Z" w16du:dateUtc="2026-06-07T10:36:00Z">
            <w:rPr>
              <w:color w:val="000000"/>
            </w:rPr>
          </w:rPrChange>
        </w:rPr>
        <w:t>Φ</w:t>
      </w:r>
      <w:r w:rsidRPr="00A9569D">
        <w:rPr>
          <w:lang w:val="es-419"/>
          <w:rPrChange w:id="676" w:author="DIEGO CORDOBA URRUTIA" w:date="2026-06-07T04:36:00Z" w16du:dateUtc="2026-06-07T10:36:00Z">
            <w:rPr>
              <w:color w:val="000000"/>
            </w:rPr>
          </w:rPrChange>
        </w:rPr>
        <w:t>(x(T)) = 0 para contratos de horizonte T finito.</w:t>
      </w:r>
    </w:p>
    <w:p w14:paraId="594CAC20" w14:textId="77777777" w:rsidR="00DA1741" w:rsidRPr="00A9569D" w:rsidRDefault="00000000">
      <w:pPr>
        <w:pStyle w:val="Heading2"/>
        <w:rPr>
          <w:lang w:val="es-419"/>
          <w:rPrChange w:id="677" w:author="DIEGO CORDOBA URRUTIA" w:date="2026-06-07T04:36:00Z" w16du:dateUtc="2026-06-07T10:36:00Z">
            <w:rPr/>
          </w:rPrChange>
        </w:rPr>
      </w:pPr>
      <w:bookmarkStart w:id="678" w:name="_Toc231042651"/>
      <w:bookmarkEnd w:id="568"/>
      <w:r w:rsidRPr="00A9569D">
        <w:rPr>
          <w:lang w:val="es-419"/>
          <w:rPrChange w:id="679" w:author="DIEGO CORDOBA URRUTIA" w:date="2026-06-07T04:36:00Z" w16du:dateUtc="2026-06-07T10:36:00Z">
            <w:rPr/>
          </w:rPrChange>
        </w:rPr>
        <w:t>1.3</w:t>
      </w:r>
      <w:del w:id="680" w:author="DIEGO CORDOBA URRUTIA" w:date="2026-06-07T04:36:00Z" w16du:dateUtc="2026-06-07T10:36:00Z">
        <w:r>
          <w:rPr>
            <w:rFonts w:ascii="Arial" w:eastAsia="Arial" w:hAnsi="Arial" w:cs="Arial"/>
            <w:color w:val="0F6E56"/>
          </w:rPr>
          <w:delText xml:space="preserve"> </w:delText>
        </w:r>
      </w:del>
      <w:r w:rsidRPr="00A9569D">
        <w:rPr>
          <w:lang w:val="es-419"/>
          <w:rPrChange w:id="681" w:author="DIEGO CORDOBA URRUTIA" w:date="2026-06-07T04:36:00Z" w16du:dateUtc="2026-06-07T10:36:00Z">
            <w:rPr/>
          </w:rPrChange>
        </w:rPr>
        <w:t xml:space="preserve"> La Ecuación HJB Estocástica</w:t>
      </w:r>
      <w:bookmarkEnd w:id="678"/>
    </w:p>
    <w:p w14:paraId="6D7429DB" w14:textId="77777777" w:rsidR="00DA1741" w:rsidRPr="00A9569D" w:rsidRDefault="00000000">
      <w:pPr>
        <w:pStyle w:val="FirstParagraph"/>
        <w:rPr>
          <w:lang w:val="es-419"/>
          <w:rPrChange w:id="682" w:author="DIEGO CORDOBA URRUTIA" w:date="2026-06-07T04:36:00Z" w16du:dateUtc="2026-06-07T10:36:00Z">
            <w:rPr/>
          </w:rPrChange>
        </w:rPr>
        <w:pPrChange w:id="683" w:author="DIEGO CORDOBA URRUTIA" w:date="2026-06-07T04:36:00Z" w16du:dateUtc="2026-06-07T10:36:00Z">
          <w:pPr>
            <w:spacing w:after="200" w:line="380" w:lineRule="auto"/>
            <w:jc w:val="both"/>
          </w:pPr>
        </w:pPrChange>
      </w:pPr>
      <w:r w:rsidRPr="00A9569D">
        <w:rPr>
          <w:lang w:val="es-419"/>
          <w:rPrChange w:id="684" w:author="DIEGO CORDOBA URRUTIA" w:date="2026-06-07T04:36:00Z" w16du:dateUtc="2026-06-07T10:36:00Z">
            <w:rPr>
              <w:color w:val="000000"/>
            </w:rPr>
          </w:rPrChange>
        </w:rPr>
        <w:t>Por el Principio de Optimalidad de Bellman (1957), la función de valor V*(x,t) = inf_{u} J(x,t) satisface la HJB estocástica:</w:t>
      </w:r>
    </w:p>
    <w:p w14:paraId="1C76956C" w14:textId="77777777" w:rsidR="00DA1741" w:rsidRPr="00A9569D" w:rsidRDefault="00000000">
      <w:pPr>
        <w:pStyle w:val="BodyText"/>
        <w:rPr>
          <w:lang w:val="es-419"/>
          <w:rPrChange w:id="685" w:author="DIEGO CORDOBA URRUTIA" w:date="2026-06-07T04:36:00Z" w16du:dateUtc="2026-06-07T10:36:00Z">
            <w:rPr/>
          </w:rPrChange>
        </w:rPr>
        <w:pPrChange w:id="686" w:author="DIEGO CORDOBA URRUTIA" w:date="2026-06-07T04:36:00Z" w16du:dateUtc="2026-06-07T10:36:00Z">
          <w:pPr>
            <w:spacing w:before="240" w:after="240"/>
            <w:jc w:val="center"/>
          </w:pPr>
        </w:pPrChange>
      </w:pPr>
      <w:r w:rsidRPr="00A9569D">
        <w:rPr>
          <w:lang w:val="es-419"/>
          <w:rPrChange w:id="687" w:author="DIEGO CORDOBA URRUTIA" w:date="2026-06-07T04:36:00Z" w16du:dateUtc="2026-06-07T10:36:00Z">
            <w:rPr>
              <w:rFonts w:ascii="Cambria Math" w:eastAsia="Cambria Math" w:hAnsi="Cambria Math" w:cs="Cambria Math"/>
              <w:color w:val="0D2B45"/>
              <w:sz w:val="22"/>
              <w:szCs w:val="22"/>
            </w:rPr>
          </w:rPrChange>
        </w:rPr>
        <w:t xml:space="preserve">−∂V/∂t </w:t>
      </w:r>
      <w:ins w:id="688" w:author="DIEGO CORDOBA URRUTIA" w:date="2026-06-07T04:36:00Z" w16du:dateUtc="2026-06-07T10:36:00Z">
        <w:r w:rsidRPr="00A9569D">
          <w:rPr>
            <w:lang w:val="es-419"/>
          </w:rPr>
          <w:t>=</w:t>
        </w:r>
      </w:ins>
      <w:del w:id="68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90" w:author="DIEGO CORDOBA URRUTIA" w:date="2026-06-07T04:36:00Z" w16du:dateUtc="2026-06-07T10:36:00Z">
            <w:rPr>
              <w:rFonts w:ascii="Cambria Math" w:eastAsia="Cambria Math" w:hAnsi="Cambria Math" w:cs="Cambria Math"/>
              <w:color w:val="0D2B45"/>
              <w:sz w:val="22"/>
              <w:szCs w:val="22"/>
            </w:rPr>
          </w:rPrChange>
        </w:rPr>
        <w:t xml:space="preserve"> min_{u ∈ U} { L(x,u) </w:t>
      </w:r>
      <w:ins w:id="691" w:author="DIEGO CORDOBA URRUTIA" w:date="2026-06-07T04:36:00Z" w16du:dateUtc="2026-06-07T10:36:00Z">
        <w:r w:rsidRPr="00A9569D">
          <w:rPr>
            <w:lang w:val="es-419"/>
          </w:rPr>
          <w:t>+</w:t>
        </w:r>
      </w:ins>
      <w:del w:id="69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93" w:author="DIEGO CORDOBA URRUTIA" w:date="2026-06-07T04:36:00Z" w16du:dateUtc="2026-06-07T10:36:00Z">
            <w:rPr>
              <w:rFonts w:ascii="Cambria Math" w:eastAsia="Cambria Math" w:hAnsi="Cambria Math" w:cs="Cambria Math"/>
              <w:color w:val="0D2B45"/>
              <w:sz w:val="22"/>
              <w:szCs w:val="22"/>
            </w:rPr>
          </w:rPrChange>
        </w:rPr>
        <w:t xml:space="preserve"> (∇_x V)</w:t>
      </w:r>
      <w:r>
        <w:rPr>
          <w:rPrChange w:id="694" w:author="DIEGO CORDOBA URRUTIA" w:date="2026-06-07T04:36:00Z" w16du:dateUtc="2026-06-07T10:36:00Z">
            <w:rPr>
              <w:rFonts w:ascii="Cambria Math" w:eastAsia="Cambria Math" w:hAnsi="Cambria Math" w:cs="Cambria Math"/>
              <w:color w:val="0D2B45"/>
              <w:sz w:val="22"/>
              <w:szCs w:val="22"/>
            </w:rPr>
          </w:rPrChange>
        </w:rPr>
        <w:t>ᵀ</w:t>
      </w:r>
      <w:r w:rsidRPr="00A9569D">
        <w:rPr>
          <w:lang w:val="es-419"/>
          <w:rPrChange w:id="695" w:author="DIEGO CORDOBA URRUTIA" w:date="2026-06-07T04:36:00Z" w16du:dateUtc="2026-06-07T10:36:00Z">
            <w:rPr>
              <w:rFonts w:ascii="Cambria Math" w:eastAsia="Cambria Math" w:hAnsi="Cambria Math" w:cs="Cambria Math"/>
              <w:color w:val="0D2B45"/>
              <w:sz w:val="22"/>
              <w:szCs w:val="22"/>
            </w:rPr>
          </w:rPrChange>
        </w:rPr>
        <w:t xml:space="preserve"> f(x,u) </w:t>
      </w:r>
      <w:ins w:id="696" w:author="DIEGO CORDOBA URRUTIA" w:date="2026-06-07T04:36:00Z" w16du:dateUtc="2026-06-07T10:36:00Z">
        <w:r w:rsidRPr="00A9569D">
          <w:rPr>
            <w:lang w:val="es-419"/>
          </w:rPr>
          <w:t>+</w:t>
        </w:r>
      </w:ins>
      <w:del w:id="69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698" w:author="DIEGO CORDOBA URRUTIA" w:date="2026-06-07T04:36:00Z" w16du:dateUtc="2026-06-07T10:36:00Z">
            <w:rPr>
              <w:rFonts w:ascii="Cambria Math" w:eastAsia="Cambria Math" w:hAnsi="Cambria Math" w:cs="Cambria Math"/>
              <w:color w:val="0D2B45"/>
              <w:sz w:val="22"/>
              <w:szCs w:val="22"/>
            </w:rPr>
          </w:rPrChange>
        </w:rPr>
        <w:t xml:space="preserve"> ½ Tr[</w:t>
      </w:r>
      <w:r>
        <w:rPr>
          <w:rPrChange w:id="699" w:author="DIEGO CORDOBA URRUTIA" w:date="2026-06-07T04:36:00Z" w16du:dateUtc="2026-06-07T10:36:00Z">
            <w:rPr>
              <w:rFonts w:ascii="Cambria Math" w:eastAsia="Cambria Math" w:hAnsi="Cambria Math" w:cs="Cambria Math"/>
              <w:color w:val="0D2B45"/>
              <w:sz w:val="22"/>
              <w:szCs w:val="22"/>
            </w:rPr>
          </w:rPrChange>
        </w:rPr>
        <w:t>ΣΣᵀ</w:t>
      </w:r>
      <w:r w:rsidRPr="00A9569D">
        <w:rPr>
          <w:lang w:val="es-419"/>
          <w:rPrChange w:id="700" w:author="DIEGO CORDOBA URRUTIA" w:date="2026-06-07T04:36:00Z" w16du:dateUtc="2026-06-07T10:36:00Z">
            <w:rPr>
              <w:rFonts w:ascii="Cambria Math" w:eastAsia="Cambria Math" w:hAnsi="Cambria Math" w:cs="Cambria Math"/>
              <w:color w:val="0D2B45"/>
              <w:sz w:val="22"/>
              <w:szCs w:val="22"/>
            </w:rPr>
          </w:rPrChange>
        </w:rPr>
        <w:t xml:space="preserve"> · Hess_x(V)] }</w:t>
      </w:r>
    </w:p>
    <w:p w14:paraId="0C4F0211" w14:textId="77777777" w:rsidR="00DA1741" w:rsidRPr="00A9569D" w:rsidRDefault="00000000">
      <w:pPr>
        <w:pStyle w:val="BodyText"/>
        <w:rPr>
          <w:lang w:val="es-419"/>
          <w:rPrChange w:id="701" w:author="DIEGO CORDOBA URRUTIA" w:date="2026-06-07T04:36:00Z" w16du:dateUtc="2026-06-07T10:36:00Z">
            <w:rPr/>
          </w:rPrChange>
        </w:rPr>
        <w:pPrChange w:id="702" w:author="DIEGO CORDOBA URRUTIA" w:date="2026-06-07T04:36:00Z" w16du:dateUtc="2026-06-07T10:36:00Z">
          <w:pPr>
            <w:spacing w:after="200" w:line="380" w:lineRule="auto"/>
            <w:jc w:val="both"/>
          </w:pPr>
        </w:pPrChange>
      </w:pPr>
      <w:r w:rsidRPr="00A9569D">
        <w:rPr>
          <w:lang w:val="es-419"/>
          <w:rPrChange w:id="703" w:author="DIEGO CORDOBA URRUTIA" w:date="2026-06-07T04:36:00Z" w16du:dateUtc="2026-06-07T10:36:00Z">
            <w:rPr>
              <w:color w:val="000000"/>
            </w:rPr>
          </w:rPrChange>
        </w:rPr>
        <w:t>con condición terminal V*(x,T) = 0. El término ½ Tr[</w:t>
      </w:r>
      <w:r>
        <w:rPr>
          <w:rPrChange w:id="704" w:author="DIEGO CORDOBA URRUTIA" w:date="2026-06-07T04:36:00Z" w16du:dateUtc="2026-06-07T10:36:00Z">
            <w:rPr>
              <w:color w:val="000000"/>
            </w:rPr>
          </w:rPrChange>
        </w:rPr>
        <w:t>ΣΣᵀ</w:t>
      </w:r>
      <w:r w:rsidRPr="00A9569D">
        <w:rPr>
          <w:lang w:val="es-419"/>
          <w:rPrChange w:id="705" w:author="DIEGO CORDOBA URRUTIA" w:date="2026-06-07T04:36:00Z" w16du:dateUtc="2026-06-07T10:36:00Z">
            <w:rPr>
              <w:color w:val="000000"/>
            </w:rPr>
          </w:rPrChange>
        </w:rPr>
        <w:t xml:space="preserve"> · Hess(V)] es la contribución de la difusión estocástica a la función de valor — no existe en el problema determinístico — y es exactamente el que establece la conexión con Black-Scholes. Para el caso de una sola dimensión de ruido (</w:t>
      </w:r>
      <w:r>
        <w:rPr>
          <w:rPrChange w:id="706" w:author="DIEGO CORDOBA URRUTIA" w:date="2026-06-07T04:36:00Z" w16du:dateUtc="2026-06-07T10:36:00Z">
            <w:rPr>
              <w:color w:val="000000"/>
            </w:rPr>
          </w:rPrChange>
        </w:rPr>
        <w:t>σ</w:t>
      </w:r>
      <w:r w:rsidRPr="00A9569D">
        <w:rPr>
          <w:lang w:val="es-419"/>
          <w:rPrChange w:id="707" w:author="DIEGO CORDOBA URRUTIA" w:date="2026-06-07T04:36:00Z" w16du:dateUtc="2026-06-07T10:36:00Z">
            <w:rPr>
              <w:color w:val="000000"/>
            </w:rPr>
          </w:rPrChange>
        </w:rPr>
        <w:t xml:space="preserve"> escalar que afecta solo a </w:t>
      </w:r>
      <w:r>
        <w:rPr>
          <w:rPrChange w:id="708" w:author="DIEGO CORDOBA URRUTIA" w:date="2026-06-07T04:36:00Z" w16du:dateUtc="2026-06-07T10:36:00Z">
            <w:rPr>
              <w:color w:val="000000"/>
            </w:rPr>
          </w:rPrChange>
        </w:rPr>
        <w:t>Δ</w:t>
      </w:r>
      <w:r w:rsidRPr="00A9569D">
        <w:rPr>
          <w:lang w:val="es-419"/>
          <w:rPrChange w:id="709" w:author="DIEGO CORDOBA URRUTIA" w:date="2026-06-07T04:36:00Z" w16du:dateUtc="2026-06-07T10:36:00Z">
            <w:rPr>
              <w:color w:val="000000"/>
            </w:rPr>
          </w:rPrChange>
        </w:rPr>
        <w:t>f):</w:t>
      </w:r>
    </w:p>
    <w:p w14:paraId="4E0EF1A2" w14:textId="77777777" w:rsidR="00DA1741" w:rsidRPr="00A9569D" w:rsidRDefault="00000000">
      <w:pPr>
        <w:pStyle w:val="BodyText"/>
        <w:rPr>
          <w:lang w:val="es-419"/>
          <w:rPrChange w:id="710" w:author="DIEGO CORDOBA URRUTIA" w:date="2026-06-07T04:36:00Z" w16du:dateUtc="2026-06-07T10:36:00Z">
            <w:rPr/>
          </w:rPrChange>
        </w:rPr>
        <w:pPrChange w:id="711" w:author="DIEGO CORDOBA URRUTIA" w:date="2026-06-07T04:36:00Z" w16du:dateUtc="2026-06-07T10:36:00Z">
          <w:pPr>
            <w:spacing w:before="240" w:after="240"/>
            <w:jc w:val="center"/>
          </w:pPr>
        </w:pPrChange>
      </w:pPr>
      <w:r w:rsidRPr="00A9569D">
        <w:rPr>
          <w:lang w:val="es-419"/>
          <w:rPrChange w:id="712" w:author="DIEGO CORDOBA URRUTIA" w:date="2026-06-07T04:36:00Z" w16du:dateUtc="2026-06-07T10:36:00Z">
            <w:rPr>
              <w:rFonts w:ascii="Cambria Math" w:eastAsia="Cambria Math" w:hAnsi="Cambria Math" w:cs="Cambria Math"/>
              <w:color w:val="0D2B45"/>
              <w:sz w:val="22"/>
              <w:szCs w:val="22"/>
            </w:rPr>
          </w:rPrChange>
        </w:rPr>
        <w:t>−∂V/∂t − min_{u∈U}{ q₁x₁² + q₂x₂² + ru² + (∂V/∂x₁)x₂ + (∂V/∂x₂)(−Dx₁−u+</w:t>
      </w:r>
      <w:r>
        <w:rPr>
          <w:rPrChange w:id="713"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714" w:author="DIEGO CORDOBA URRUTIA" w:date="2026-06-07T04:36:00Z" w16du:dateUtc="2026-06-07T10:36:00Z">
            <w:rPr>
              <w:rFonts w:ascii="Cambria Math" w:eastAsia="Cambria Math" w:hAnsi="Cambria Math" w:cs="Cambria Math"/>
              <w:color w:val="0D2B45"/>
              <w:sz w:val="22"/>
              <w:szCs w:val="22"/>
            </w:rPr>
          </w:rPrChange>
        </w:rPr>
        <w:t>P_d)/(2H) } − ½</w:t>
      </w:r>
      <w:r>
        <w:rPr>
          <w:rPrChange w:id="715"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716" w:author="DIEGO CORDOBA URRUTIA" w:date="2026-06-07T04:36:00Z" w16du:dateUtc="2026-06-07T10:36:00Z">
            <w:rPr>
              <w:rFonts w:ascii="Cambria Math" w:eastAsia="Cambria Math" w:hAnsi="Cambria Math" w:cs="Cambria Math"/>
              <w:color w:val="0D2B45"/>
              <w:sz w:val="22"/>
              <w:szCs w:val="22"/>
            </w:rPr>
          </w:rPrChange>
        </w:rPr>
        <w:t>²∂²V/∂x₁² = 0</w:t>
      </w:r>
    </w:p>
    <w:p w14:paraId="2E58BB2E" w14:textId="77777777" w:rsidR="00DA1741" w:rsidRPr="00A9569D" w:rsidRDefault="00000000">
      <w:pPr>
        <w:pStyle w:val="Heading2"/>
        <w:rPr>
          <w:lang w:val="es-419"/>
          <w:rPrChange w:id="717" w:author="DIEGO CORDOBA URRUTIA" w:date="2026-06-07T04:36:00Z" w16du:dateUtc="2026-06-07T10:36:00Z">
            <w:rPr/>
          </w:rPrChange>
        </w:rPr>
      </w:pPr>
      <w:bookmarkStart w:id="718" w:name="_Toc231042652"/>
      <w:r w:rsidRPr="00A9569D">
        <w:rPr>
          <w:lang w:val="es-419"/>
          <w:rPrChange w:id="719" w:author="DIEGO CORDOBA URRUTIA" w:date="2026-06-07T04:36:00Z" w16du:dateUtc="2026-06-07T10:36:00Z">
            <w:rPr/>
          </w:rPrChange>
        </w:rPr>
        <w:t>1.4</w:t>
      </w:r>
      <w:del w:id="720" w:author="DIEGO CORDOBA URRUTIA" w:date="2026-06-07T04:36:00Z" w16du:dateUtc="2026-06-07T10:36:00Z">
        <w:r>
          <w:rPr>
            <w:rFonts w:ascii="Arial" w:eastAsia="Arial" w:hAnsi="Arial" w:cs="Arial"/>
            <w:color w:val="0F6E56"/>
          </w:rPr>
          <w:delText xml:space="preserve"> </w:delText>
        </w:r>
      </w:del>
      <w:r w:rsidRPr="00A9569D">
        <w:rPr>
          <w:lang w:val="es-419"/>
          <w:rPrChange w:id="721" w:author="DIEGO CORDOBA URRUTIA" w:date="2026-06-07T04:36:00Z" w16du:dateUtc="2026-06-07T10:36:00Z">
            <w:rPr/>
          </w:rPrChange>
        </w:rPr>
        <w:t xml:space="preserve"> La EDP de Black-Scholes-Merton</w:t>
      </w:r>
      <w:bookmarkEnd w:id="718"/>
    </w:p>
    <w:p w14:paraId="1D1199B2" w14:textId="77777777" w:rsidR="00DA1741" w:rsidRPr="00A9569D" w:rsidRDefault="00000000">
      <w:pPr>
        <w:pStyle w:val="FirstParagraph"/>
        <w:rPr>
          <w:lang w:val="es-419"/>
          <w:rPrChange w:id="722" w:author="DIEGO CORDOBA URRUTIA" w:date="2026-06-07T04:36:00Z" w16du:dateUtc="2026-06-07T10:36:00Z">
            <w:rPr/>
          </w:rPrChange>
        </w:rPr>
        <w:pPrChange w:id="723" w:author="DIEGO CORDOBA URRUTIA" w:date="2026-06-07T04:36:00Z" w16du:dateUtc="2026-06-07T10:36:00Z">
          <w:pPr>
            <w:spacing w:after="200" w:line="380" w:lineRule="auto"/>
            <w:jc w:val="both"/>
          </w:pPr>
        </w:pPrChange>
      </w:pPr>
      <w:r w:rsidRPr="00A9569D">
        <w:rPr>
          <w:lang w:val="es-419"/>
          <w:rPrChange w:id="724" w:author="DIEGO CORDOBA URRUTIA" w:date="2026-06-07T04:36:00Z" w16du:dateUtc="2026-06-07T10:36:00Z">
            <w:rPr>
              <w:color w:val="000000"/>
            </w:rPr>
          </w:rPrChange>
        </w:rPr>
        <w:t xml:space="preserve">En el dominio financiero, el precio de un derivado V(S,t) sobre un activo que sigue dS = </w:t>
      </w:r>
      <w:r>
        <w:rPr>
          <w:rPrChange w:id="725" w:author="DIEGO CORDOBA URRUTIA" w:date="2026-06-07T04:36:00Z" w16du:dateUtc="2026-06-07T10:36:00Z">
            <w:rPr>
              <w:color w:val="000000"/>
            </w:rPr>
          </w:rPrChange>
        </w:rPr>
        <w:t>μ</w:t>
      </w:r>
      <w:r w:rsidRPr="00A9569D">
        <w:rPr>
          <w:lang w:val="es-419"/>
          <w:rPrChange w:id="726" w:author="DIEGO CORDOBA URRUTIA" w:date="2026-06-07T04:36:00Z" w16du:dateUtc="2026-06-07T10:36:00Z">
            <w:rPr>
              <w:color w:val="000000"/>
            </w:rPr>
          </w:rPrChange>
        </w:rPr>
        <w:t xml:space="preserve">S dt + </w:t>
      </w:r>
      <w:r>
        <w:rPr>
          <w:rPrChange w:id="727" w:author="DIEGO CORDOBA URRUTIA" w:date="2026-06-07T04:36:00Z" w16du:dateUtc="2026-06-07T10:36:00Z">
            <w:rPr>
              <w:color w:val="000000"/>
            </w:rPr>
          </w:rPrChange>
        </w:rPr>
        <w:t>σ</w:t>
      </w:r>
      <w:r w:rsidRPr="00A9569D">
        <w:rPr>
          <w:lang w:val="es-419"/>
          <w:rPrChange w:id="728" w:author="DIEGO CORDOBA URRUTIA" w:date="2026-06-07T04:36:00Z" w16du:dateUtc="2026-06-07T10:36:00Z">
            <w:rPr>
              <w:color w:val="000000"/>
            </w:rPr>
          </w:rPrChange>
        </w:rPr>
        <w:t>_S S dW satisface la EDP parabólica de Black-Scholes:</w:t>
      </w:r>
    </w:p>
    <w:p w14:paraId="47420E2A" w14:textId="77777777" w:rsidR="00DA1741" w:rsidRDefault="00000000">
      <w:pPr>
        <w:pStyle w:val="BodyText"/>
        <w:pPrChange w:id="729" w:author="DIEGO CORDOBA URRUTIA" w:date="2026-06-07T04:36:00Z" w16du:dateUtc="2026-06-07T10:36:00Z">
          <w:pPr>
            <w:spacing w:before="240" w:after="240"/>
            <w:jc w:val="center"/>
          </w:pPr>
        </w:pPrChange>
      </w:pPr>
      <w:r>
        <w:rPr>
          <w:rPrChange w:id="730" w:author="DIEGO CORDOBA URRUTIA" w:date="2026-06-07T04:36:00Z" w16du:dateUtc="2026-06-07T10:36:00Z">
            <w:rPr>
              <w:rFonts w:ascii="Cambria Math" w:eastAsia="Cambria Math" w:hAnsi="Cambria Math" w:cs="Cambria Math"/>
              <w:color w:val="0D2B45"/>
              <w:sz w:val="22"/>
              <w:szCs w:val="22"/>
            </w:rPr>
          </w:rPrChange>
        </w:rPr>
        <w:lastRenderedPageBreak/>
        <w:t xml:space="preserve">∂V/∂t </w:t>
      </w:r>
      <w:ins w:id="731" w:author="DIEGO CORDOBA URRUTIA" w:date="2026-06-07T04:36:00Z" w16du:dateUtc="2026-06-07T10:36:00Z">
        <w:r>
          <w:t>+</w:t>
        </w:r>
      </w:ins>
      <w:del w:id="732"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733" w:author="DIEGO CORDOBA URRUTIA" w:date="2026-06-07T04:36:00Z" w16du:dateUtc="2026-06-07T10:36:00Z">
            <w:rPr>
              <w:rFonts w:ascii="Cambria Math" w:eastAsia="Cambria Math" w:hAnsi="Cambria Math" w:cs="Cambria Math"/>
              <w:color w:val="0D2B45"/>
              <w:sz w:val="22"/>
              <w:szCs w:val="22"/>
            </w:rPr>
          </w:rPrChange>
        </w:rPr>
        <w:t xml:space="preserve"> ½ σ_S² S² ∂²V/∂S² </w:t>
      </w:r>
      <w:ins w:id="734" w:author="DIEGO CORDOBA URRUTIA" w:date="2026-06-07T04:36:00Z" w16du:dateUtc="2026-06-07T10:36:00Z">
        <w:r>
          <w:t>+</w:t>
        </w:r>
      </w:ins>
      <w:del w:id="735"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736"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737" w:author="DIEGO CORDOBA URRUTIA" w:date="2026-06-07T04:36:00Z" w16du:dateUtc="2026-06-07T10:36:00Z">
            <w:rPr>
              <w:rFonts w:ascii="Cambria Math" w:eastAsia="Cambria Math" w:hAnsi="Cambria Math" w:cs="Cambria Math"/>
              <w:color w:val="0D2B45"/>
              <w:sz w:val="22"/>
              <w:szCs w:val="22"/>
            </w:rPr>
          </w:rPrChange>
        </w:rPr>
        <w:t>r_f</w:t>
      </w:r>
      <w:proofErr w:type="spellEnd"/>
      <w:r>
        <w:rPr>
          <w:rPrChange w:id="738" w:author="DIEGO CORDOBA URRUTIA" w:date="2026-06-07T04:36:00Z" w16du:dateUtc="2026-06-07T10:36:00Z">
            <w:rPr>
              <w:rFonts w:ascii="Cambria Math" w:eastAsia="Cambria Math" w:hAnsi="Cambria Math" w:cs="Cambria Math"/>
              <w:color w:val="0D2B45"/>
              <w:sz w:val="22"/>
              <w:szCs w:val="22"/>
            </w:rPr>
          </w:rPrChange>
        </w:rPr>
        <w:t xml:space="preserve"> S ∂V/∂S </w:t>
      </w:r>
      <w:ins w:id="739" w:author="DIEGO CORDOBA URRUTIA" w:date="2026-06-07T04:36:00Z" w16du:dateUtc="2026-06-07T10:36:00Z">
        <w:r>
          <w:t>−</w:t>
        </w:r>
      </w:ins>
      <w:del w:id="740"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741"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742" w:author="DIEGO CORDOBA URRUTIA" w:date="2026-06-07T04:36:00Z" w16du:dateUtc="2026-06-07T10:36:00Z">
            <w:rPr>
              <w:rFonts w:ascii="Cambria Math" w:eastAsia="Cambria Math" w:hAnsi="Cambria Math" w:cs="Cambria Math"/>
              <w:color w:val="0D2B45"/>
              <w:sz w:val="22"/>
              <w:szCs w:val="22"/>
            </w:rPr>
          </w:rPrChange>
        </w:rPr>
        <w:t>r_f</w:t>
      </w:r>
      <w:proofErr w:type="spellEnd"/>
      <w:r>
        <w:rPr>
          <w:rPrChange w:id="743" w:author="DIEGO CORDOBA URRUTIA" w:date="2026-06-07T04:36:00Z" w16du:dateUtc="2026-06-07T10:36:00Z">
            <w:rPr>
              <w:rFonts w:ascii="Cambria Math" w:eastAsia="Cambria Math" w:hAnsi="Cambria Math" w:cs="Cambria Math"/>
              <w:color w:val="0D2B45"/>
              <w:sz w:val="22"/>
              <w:szCs w:val="22"/>
            </w:rPr>
          </w:rPrChange>
        </w:rPr>
        <w:t xml:space="preserve"> V </w:t>
      </w:r>
      <w:ins w:id="744" w:author="DIEGO CORDOBA URRUTIA" w:date="2026-06-07T04:36:00Z" w16du:dateUtc="2026-06-07T10:36:00Z">
        <w:r>
          <w:t>=</w:t>
        </w:r>
      </w:ins>
      <w:del w:id="745"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746" w:author="DIEGO CORDOBA URRUTIA" w:date="2026-06-07T04:36:00Z" w16du:dateUtc="2026-06-07T10:36:00Z">
            <w:rPr>
              <w:rFonts w:ascii="Cambria Math" w:eastAsia="Cambria Math" w:hAnsi="Cambria Math" w:cs="Cambria Math"/>
              <w:color w:val="0D2B45"/>
              <w:sz w:val="22"/>
              <w:szCs w:val="22"/>
            </w:rPr>
          </w:rPrChange>
        </w:rPr>
        <w:t xml:space="preserve"> 0</w:t>
      </w:r>
    </w:p>
    <w:p w14:paraId="4C264C8E" w14:textId="77777777" w:rsidR="00DA1741" w:rsidRPr="00A9569D" w:rsidRDefault="00000000">
      <w:pPr>
        <w:pStyle w:val="BodyText"/>
        <w:rPr>
          <w:lang w:val="es-419"/>
          <w:rPrChange w:id="747" w:author="DIEGO CORDOBA URRUTIA" w:date="2026-06-07T04:36:00Z" w16du:dateUtc="2026-06-07T10:36:00Z">
            <w:rPr/>
          </w:rPrChange>
        </w:rPr>
        <w:pPrChange w:id="748" w:author="DIEGO CORDOBA URRUTIA" w:date="2026-06-07T04:36:00Z" w16du:dateUtc="2026-06-07T10:36:00Z">
          <w:pPr>
            <w:spacing w:after="200" w:line="380" w:lineRule="auto"/>
            <w:jc w:val="both"/>
          </w:pPr>
        </w:pPrChange>
      </w:pPr>
      <w:r w:rsidRPr="00A9569D">
        <w:rPr>
          <w:lang w:val="es-419"/>
          <w:rPrChange w:id="749" w:author="DIEGO CORDOBA URRUTIA" w:date="2026-06-07T04:36:00Z" w16du:dateUtc="2026-06-07T10:36:00Z">
            <w:rPr>
              <w:color w:val="000000"/>
            </w:rPr>
          </w:rPrChange>
        </w:rPr>
        <w:t xml:space="preserve">con condición terminal V(S,T) = </w:t>
      </w:r>
      <w:r>
        <w:rPr>
          <w:rPrChange w:id="750" w:author="DIEGO CORDOBA URRUTIA" w:date="2026-06-07T04:36:00Z" w16du:dateUtc="2026-06-07T10:36:00Z">
            <w:rPr>
              <w:color w:val="000000"/>
            </w:rPr>
          </w:rPrChange>
        </w:rPr>
        <w:t>Φ</w:t>
      </w:r>
      <w:r w:rsidRPr="00A9569D">
        <w:rPr>
          <w:lang w:val="es-419"/>
          <w:rPrChange w:id="751" w:author="DIEGO CORDOBA URRUTIA" w:date="2026-06-07T04:36:00Z" w16du:dateUtc="2026-06-07T10:36:00Z">
            <w:rPr>
              <w:color w:val="000000"/>
            </w:rPr>
          </w:rPrChange>
        </w:rPr>
        <w:t>(S(T)). Reescribiendo con el operador infinitesimal L^{BS}:</w:t>
      </w:r>
    </w:p>
    <w:p w14:paraId="7453C19E" w14:textId="77777777" w:rsidR="00DA1741" w:rsidRPr="00A9569D" w:rsidRDefault="00000000">
      <w:pPr>
        <w:pStyle w:val="BodyText"/>
        <w:rPr>
          <w:lang w:val="es-419"/>
          <w:rPrChange w:id="752" w:author="DIEGO CORDOBA URRUTIA" w:date="2026-06-07T04:36:00Z" w16du:dateUtc="2026-06-07T10:36:00Z">
            <w:rPr/>
          </w:rPrChange>
        </w:rPr>
        <w:pPrChange w:id="753" w:author="DIEGO CORDOBA URRUTIA" w:date="2026-06-07T04:36:00Z" w16du:dateUtc="2026-06-07T10:36:00Z">
          <w:pPr>
            <w:spacing w:before="240" w:after="240"/>
            <w:jc w:val="center"/>
          </w:pPr>
        </w:pPrChange>
      </w:pPr>
      <w:r w:rsidRPr="00A9569D">
        <w:rPr>
          <w:lang w:val="es-419"/>
          <w:rPrChange w:id="754" w:author="DIEGO CORDOBA URRUTIA" w:date="2026-06-07T04:36:00Z" w16du:dateUtc="2026-06-07T10:36:00Z">
            <w:rPr>
              <w:rFonts w:ascii="Cambria Math" w:eastAsia="Cambria Math" w:hAnsi="Cambria Math" w:cs="Cambria Math"/>
              <w:color w:val="0D2B45"/>
              <w:sz w:val="22"/>
              <w:szCs w:val="22"/>
            </w:rPr>
          </w:rPrChange>
        </w:rPr>
        <w:t xml:space="preserve">∂V/∂t </w:t>
      </w:r>
      <w:ins w:id="755" w:author="DIEGO CORDOBA URRUTIA" w:date="2026-06-07T04:36:00Z" w16du:dateUtc="2026-06-07T10:36:00Z">
        <w:r w:rsidRPr="00A9569D">
          <w:rPr>
            <w:lang w:val="es-419"/>
          </w:rPr>
          <w:t>+</w:t>
        </w:r>
      </w:ins>
      <w:del w:id="756"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757" w:author="DIEGO CORDOBA URRUTIA" w:date="2026-06-07T04:36:00Z" w16du:dateUtc="2026-06-07T10:36:00Z">
            <w:rPr>
              <w:rFonts w:ascii="Cambria Math" w:eastAsia="Cambria Math" w:hAnsi="Cambria Math" w:cs="Cambria Math"/>
              <w:color w:val="0D2B45"/>
              <w:sz w:val="22"/>
              <w:szCs w:val="22"/>
            </w:rPr>
          </w:rPrChange>
        </w:rPr>
        <w:t xml:space="preserve"> L^{BS}[V] </w:t>
      </w:r>
      <w:ins w:id="758" w:author="DIEGO CORDOBA URRUTIA" w:date="2026-06-07T04:36:00Z" w16du:dateUtc="2026-06-07T10:36:00Z">
        <w:r w:rsidRPr="00A9569D">
          <w:rPr>
            <w:lang w:val="es-419"/>
          </w:rPr>
          <w:t>=</w:t>
        </w:r>
      </w:ins>
      <w:del w:id="759"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760" w:author="DIEGO CORDOBA URRUTIA" w:date="2026-06-07T04:36:00Z" w16du:dateUtc="2026-06-07T10:36:00Z">
            <w:rPr>
              <w:rFonts w:ascii="Cambria Math" w:eastAsia="Cambria Math" w:hAnsi="Cambria Math" w:cs="Cambria Math"/>
              <w:color w:val="0D2B45"/>
              <w:sz w:val="22"/>
              <w:szCs w:val="22"/>
            </w:rPr>
          </w:rPrChange>
        </w:rPr>
        <w:t xml:space="preserve"> 0</w:t>
      </w:r>
    </w:p>
    <w:p w14:paraId="4C37C907" w14:textId="77777777" w:rsidR="00DA1741" w:rsidRPr="00A9569D" w:rsidRDefault="00000000">
      <w:pPr>
        <w:pStyle w:val="Heading2"/>
        <w:rPr>
          <w:lang w:val="es-419"/>
          <w:rPrChange w:id="761" w:author="DIEGO CORDOBA URRUTIA" w:date="2026-06-07T04:36:00Z" w16du:dateUtc="2026-06-07T10:36:00Z">
            <w:rPr/>
          </w:rPrChange>
        </w:rPr>
      </w:pPr>
      <w:bookmarkStart w:id="762" w:name="_Toc231042653"/>
      <w:bookmarkStart w:id="763" w:name="Xd6e6ec00c8122b9f0f7351372d3b79db49f5f81"/>
      <w:r w:rsidRPr="00A9569D">
        <w:rPr>
          <w:lang w:val="es-419"/>
          <w:rPrChange w:id="764" w:author="DIEGO CORDOBA URRUTIA" w:date="2026-06-07T04:36:00Z" w16du:dateUtc="2026-06-07T10:36:00Z">
            <w:rPr/>
          </w:rPrChange>
        </w:rPr>
        <w:t>1.5</w:t>
      </w:r>
      <w:del w:id="765" w:author="DIEGO CORDOBA URRUTIA" w:date="2026-06-07T04:36:00Z" w16du:dateUtc="2026-06-07T10:36:00Z">
        <w:r>
          <w:rPr>
            <w:rFonts w:ascii="Arial" w:eastAsia="Arial" w:hAnsi="Arial" w:cs="Arial"/>
            <w:color w:val="0F6E56"/>
          </w:rPr>
          <w:delText xml:space="preserve"> </w:delText>
        </w:r>
      </w:del>
      <w:r w:rsidRPr="00A9569D">
        <w:rPr>
          <w:lang w:val="es-419"/>
          <w:rPrChange w:id="766" w:author="DIEGO CORDOBA URRUTIA" w:date="2026-06-07T04:36:00Z" w16du:dateUtc="2026-06-07T10:36:00Z">
            <w:rPr/>
          </w:rPrChange>
        </w:rPr>
        <w:t xml:space="preserve"> Demostración de la Dualidad via Feynman-Kac</w:t>
      </w:r>
      <w:bookmarkEnd w:id="762"/>
    </w:p>
    <w:p w14:paraId="1327EA56" w14:textId="77777777" w:rsidR="00DA1741" w:rsidRPr="00A9569D" w:rsidRDefault="00000000">
      <w:pPr>
        <w:pStyle w:val="Heading3"/>
        <w:rPr>
          <w:lang w:val="es-419"/>
          <w:rPrChange w:id="767" w:author="DIEGO CORDOBA URRUTIA" w:date="2026-06-07T04:36:00Z" w16du:dateUtc="2026-06-07T10:36:00Z">
            <w:rPr/>
          </w:rPrChange>
        </w:rPr>
      </w:pPr>
      <w:bookmarkStart w:id="768" w:name="_Toc231042654"/>
      <w:r w:rsidRPr="00A9569D">
        <w:rPr>
          <w:lang w:val="es-419"/>
          <w:rPrChange w:id="769" w:author="DIEGO CORDOBA URRUTIA" w:date="2026-06-07T04:36:00Z" w16du:dateUtc="2026-06-07T10:36:00Z">
            <w:rPr/>
          </w:rPrChange>
        </w:rPr>
        <w:t>1.5.1</w:t>
      </w:r>
      <w:del w:id="770" w:author="DIEGO CORDOBA URRUTIA" w:date="2026-06-07T04:36:00Z" w16du:dateUtc="2026-06-07T10:36:00Z">
        <w:r>
          <w:rPr>
            <w:rFonts w:ascii="Arial" w:eastAsia="Arial" w:hAnsi="Arial" w:cs="Arial"/>
            <w:color w:val="0D2B45"/>
          </w:rPr>
          <w:delText xml:space="preserve"> </w:delText>
        </w:r>
      </w:del>
      <w:r w:rsidRPr="00A9569D">
        <w:rPr>
          <w:lang w:val="es-419"/>
          <w:rPrChange w:id="771" w:author="DIEGO CORDOBA URRUTIA" w:date="2026-06-07T04:36:00Z" w16du:dateUtc="2026-06-07T10:36:00Z">
            <w:rPr/>
          </w:rPrChange>
        </w:rPr>
        <w:t xml:space="preserve"> El Teorema de Feynman-Kac</w:t>
      </w:r>
      <w:bookmarkEnd w:id="768"/>
    </w:p>
    <w:p w14:paraId="7D55A215" w14:textId="77777777" w:rsidR="00DA1741" w:rsidRPr="00A9569D" w:rsidRDefault="00000000">
      <w:pPr>
        <w:pStyle w:val="FirstParagraph"/>
        <w:rPr>
          <w:lang w:val="es-419"/>
          <w:rPrChange w:id="772" w:author="DIEGO CORDOBA URRUTIA" w:date="2026-06-07T04:36:00Z" w16du:dateUtc="2026-06-07T10:36:00Z">
            <w:rPr/>
          </w:rPrChange>
        </w:rPr>
        <w:pPrChange w:id="773" w:author="DIEGO CORDOBA URRUTIA" w:date="2026-06-07T04:36:00Z" w16du:dateUtc="2026-06-07T10:36:00Z">
          <w:pPr>
            <w:spacing w:after="200" w:line="380" w:lineRule="auto"/>
            <w:jc w:val="both"/>
          </w:pPr>
        </w:pPrChange>
      </w:pPr>
      <w:r w:rsidRPr="00A9569D">
        <w:rPr>
          <w:lang w:val="es-419"/>
          <w:rPrChange w:id="774" w:author="DIEGO CORDOBA URRUTIA" w:date="2026-06-07T04:36:00Z" w16du:dateUtc="2026-06-07T10:36:00Z">
            <w:rPr>
              <w:color w:val="000000"/>
            </w:rPr>
          </w:rPrChange>
        </w:rPr>
        <w:t xml:space="preserve">Teorema 1.1 (Feynman-Kac, versión general). Sea X(t) un proceso de Itô en ℝⁿ con dX = </w:t>
      </w:r>
      <w:r>
        <w:rPr>
          <w:rPrChange w:id="775" w:author="DIEGO CORDOBA URRUTIA" w:date="2026-06-07T04:36:00Z" w16du:dateUtc="2026-06-07T10:36:00Z">
            <w:rPr>
              <w:color w:val="000000"/>
            </w:rPr>
          </w:rPrChange>
        </w:rPr>
        <w:t>μ</w:t>
      </w:r>
      <w:r w:rsidRPr="00A9569D">
        <w:rPr>
          <w:lang w:val="es-419"/>
          <w:rPrChange w:id="776" w:author="DIEGO CORDOBA URRUTIA" w:date="2026-06-07T04:36:00Z" w16du:dateUtc="2026-06-07T10:36:00Z">
            <w:rPr>
              <w:color w:val="000000"/>
            </w:rPr>
          </w:rPrChange>
        </w:rPr>
        <w:t xml:space="preserve">(X,t)dt + </w:t>
      </w:r>
      <w:r>
        <w:rPr>
          <w:rPrChange w:id="777" w:author="DIEGO CORDOBA URRUTIA" w:date="2026-06-07T04:36:00Z" w16du:dateUtc="2026-06-07T10:36:00Z">
            <w:rPr>
              <w:color w:val="000000"/>
            </w:rPr>
          </w:rPrChange>
        </w:rPr>
        <w:t>σ</w:t>
      </w:r>
      <w:r w:rsidRPr="00A9569D">
        <w:rPr>
          <w:lang w:val="es-419"/>
          <w:rPrChange w:id="778" w:author="DIEGO CORDOBA URRUTIA" w:date="2026-06-07T04:36:00Z" w16du:dateUtc="2026-06-07T10:36:00Z">
            <w:rPr>
              <w:color w:val="000000"/>
            </w:rPr>
          </w:rPrChange>
        </w:rPr>
        <w:t>(X,t)dW. Si u(x,t) satisface la EDP parabólica:</w:t>
      </w:r>
    </w:p>
    <w:p w14:paraId="5937EC59" w14:textId="77777777" w:rsidR="00DA1741" w:rsidRPr="00A9569D" w:rsidRDefault="00000000">
      <w:pPr>
        <w:pStyle w:val="BodyText"/>
        <w:rPr>
          <w:lang w:val="es-419"/>
          <w:rPrChange w:id="779" w:author="DIEGO CORDOBA URRUTIA" w:date="2026-06-07T04:36:00Z" w16du:dateUtc="2026-06-07T10:36:00Z">
            <w:rPr/>
          </w:rPrChange>
        </w:rPr>
        <w:pPrChange w:id="780" w:author="DIEGO CORDOBA URRUTIA" w:date="2026-06-07T04:36:00Z" w16du:dateUtc="2026-06-07T10:36:00Z">
          <w:pPr>
            <w:spacing w:before="240" w:after="240"/>
            <w:jc w:val="center"/>
          </w:pPr>
        </w:pPrChange>
      </w:pPr>
      <w:r w:rsidRPr="00A9569D">
        <w:rPr>
          <w:lang w:val="es-419"/>
          <w:rPrChange w:id="781" w:author="DIEGO CORDOBA URRUTIA" w:date="2026-06-07T04:36:00Z" w16du:dateUtc="2026-06-07T10:36:00Z">
            <w:rPr>
              <w:rFonts w:ascii="Cambria Math" w:eastAsia="Cambria Math" w:hAnsi="Cambria Math" w:cs="Cambria Math"/>
              <w:color w:val="0D2B45"/>
              <w:sz w:val="22"/>
              <w:szCs w:val="22"/>
            </w:rPr>
          </w:rPrChange>
        </w:rPr>
        <w:t xml:space="preserve">∂u/∂t </w:t>
      </w:r>
      <w:ins w:id="782" w:author="DIEGO CORDOBA URRUTIA" w:date="2026-06-07T04:36:00Z" w16du:dateUtc="2026-06-07T10:36:00Z">
        <w:r w:rsidRPr="00A9569D">
          <w:rPr>
            <w:lang w:val="es-419"/>
          </w:rPr>
          <w:t>+</w:t>
        </w:r>
      </w:ins>
      <w:del w:id="78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78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785" w:author="DIEGO CORDOBA URRUTIA" w:date="2026-06-07T04:36:00Z" w16du:dateUtc="2026-06-07T10:36:00Z">
            <w:rPr>
              <w:rFonts w:ascii="Cambria Math" w:eastAsia="Cambria Math" w:hAnsi="Cambria Math" w:cs="Cambria Math"/>
              <w:color w:val="0D2B45"/>
              <w:sz w:val="22"/>
              <w:szCs w:val="22"/>
            </w:rPr>
          </w:rPrChange>
        </w:rPr>
        <w:t>Σᵢ</w:t>
      </w:r>
      <w:r w:rsidRPr="00A9569D">
        <w:rPr>
          <w:lang w:val="es-419"/>
          <w:rPrChange w:id="786"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787" w:author="DIEGO CORDOBA URRUTIA" w:date="2026-06-07T04:36:00Z" w16du:dateUtc="2026-06-07T10:36:00Z">
            <w:rPr>
              <w:rFonts w:ascii="Cambria Math" w:eastAsia="Cambria Math" w:hAnsi="Cambria Math" w:cs="Cambria Math"/>
              <w:color w:val="0D2B45"/>
              <w:sz w:val="22"/>
              <w:szCs w:val="22"/>
            </w:rPr>
          </w:rPrChange>
        </w:rPr>
        <w:t>μᵢ</w:t>
      </w:r>
      <w:r w:rsidRPr="00A9569D">
        <w:rPr>
          <w:lang w:val="es-419"/>
          <w:rPrChange w:id="788" w:author="DIEGO CORDOBA URRUTIA" w:date="2026-06-07T04:36:00Z" w16du:dateUtc="2026-06-07T10:36:00Z">
            <w:rPr>
              <w:rFonts w:ascii="Cambria Math" w:eastAsia="Cambria Math" w:hAnsi="Cambria Math" w:cs="Cambria Math"/>
              <w:color w:val="0D2B45"/>
              <w:sz w:val="22"/>
              <w:szCs w:val="22"/>
            </w:rPr>
          </w:rPrChange>
        </w:rPr>
        <w:t xml:space="preserve"> ∂u/∂x</w:t>
      </w:r>
      <w:r>
        <w:rPr>
          <w:rPrChange w:id="789"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790" w:author="DIEGO CORDOBA URRUTIA" w:date="2026-06-07T04:36:00Z" w16du:dateUtc="2026-06-07T10:36:00Z">
            <w:rPr>
              <w:rFonts w:ascii="Cambria Math" w:eastAsia="Cambria Math" w:hAnsi="Cambria Math" w:cs="Cambria Math"/>
              <w:color w:val="0D2B45"/>
              <w:sz w:val="22"/>
              <w:szCs w:val="22"/>
            </w:rPr>
          </w:rPrChange>
        </w:rPr>
        <w:t xml:space="preserve"> </w:t>
      </w:r>
      <w:ins w:id="791" w:author="DIEGO CORDOBA URRUTIA" w:date="2026-06-07T04:36:00Z" w16du:dateUtc="2026-06-07T10:36:00Z">
        <w:r w:rsidRPr="00A9569D">
          <w:rPr>
            <w:lang w:val="es-419"/>
          </w:rPr>
          <w:t>+</w:t>
        </w:r>
      </w:ins>
      <w:del w:id="79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793" w:author="DIEGO CORDOBA URRUTIA" w:date="2026-06-07T04:36:00Z" w16du:dateUtc="2026-06-07T10:36:00Z">
            <w:rPr>
              <w:rFonts w:ascii="Cambria Math" w:eastAsia="Cambria Math" w:hAnsi="Cambria Math" w:cs="Cambria Math"/>
              <w:color w:val="0D2B45"/>
              <w:sz w:val="22"/>
              <w:szCs w:val="22"/>
            </w:rPr>
          </w:rPrChange>
        </w:rPr>
        <w:t xml:space="preserve"> ½ </w:t>
      </w:r>
      <w:r>
        <w:rPr>
          <w:rPrChange w:id="794" w:author="DIEGO CORDOBA URRUTIA" w:date="2026-06-07T04:36:00Z" w16du:dateUtc="2026-06-07T10:36:00Z">
            <w:rPr>
              <w:rFonts w:ascii="Cambria Math" w:eastAsia="Cambria Math" w:hAnsi="Cambria Math" w:cs="Cambria Math"/>
              <w:color w:val="0D2B45"/>
              <w:sz w:val="22"/>
              <w:szCs w:val="22"/>
            </w:rPr>
          </w:rPrChange>
        </w:rPr>
        <w:t>Σᵢⱼ</w:t>
      </w:r>
      <w:r w:rsidRPr="00A9569D">
        <w:rPr>
          <w:lang w:val="es-419"/>
          <w:rPrChange w:id="795"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796" w:author="DIEGO CORDOBA URRUTIA" w:date="2026-06-07T04:36:00Z" w16du:dateUtc="2026-06-07T10:36:00Z">
            <w:rPr>
              <w:rFonts w:ascii="Cambria Math" w:eastAsia="Cambria Math" w:hAnsi="Cambria Math" w:cs="Cambria Math"/>
              <w:color w:val="0D2B45"/>
              <w:sz w:val="22"/>
              <w:szCs w:val="22"/>
            </w:rPr>
          </w:rPrChange>
        </w:rPr>
        <w:t>σσ</w:t>
      </w:r>
      <w:proofErr w:type="spellEnd"/>
      <w:r>
        <w:rPr>
          <w:rPrChange w:id="797" w:author="DIEGO CORDOBA URRUTIA" w:date="2026-06-07T04:36:00Z" w16du:dateUtc="2026-06-07T10:36:00Z">
            <w:rPr>
              <w:rFonts w:ascii="Cambria Math" w:eastAsia="Cambria Math" w:hAnsi="Cambria Math" w:cs="Cambria Math"/>
              <w:color w:val="0D2B45"/>
              <w:sz w:val="22"/>
              <w:szCs w:val="22"/>
            </w:rPr>
          </w:rPrChange>
        </w:rPr>
        <w:t>ᵀ</w:t>
      </w:r>
      <w:r w:rsidRPr="00A9569D">
        <w:rPr>
          <w:lang w:val="es-419"/>
          <w:rPrChange w:id="798" w:author="DIEGO CORDOBA URRUTIA" w:date="2026-06-07T04:36:00Z" w16du:dateUtc="2026-06-07T10:36:00Z">
            <w:rPr>
              <w:rFonts w:ascii="Cambria Math" w:eastAsia="Cambria Math" w:hAnsi="Cambria Math" w:cs="Cambria Math"/>
              <w:color w:val="0D2B45"/>
              <w:sz w:val="22"/>
              <w:szCs w:val="22"/>
            </w:rPr>
          </w:rPrChange>
        </w:rPr>
        <w:t>)</w:t>
      </w:r>
      <w:r>
        <w:rPr>
          <w:rPrChange w:id="799" w:author="DIEGO CORDOBA URRUTIA" w:date="2026-06-07T04:36:00Z" w16du:dateUtc="2026-06-07T10:36:00Z">
            <w:rPr>
              <w:rFonts w:ascii="Cambria Math" w:eastAsia="Cambria Math" w:hAnsi="Cambria Math" w:cs="Cambria Math"/>
              <w:color w:val="0D2B45"/>
              <w:sz w:val="22"/>
              <w:szCs w:val="22"/>
            </w:rPr>
          </w:rPrChange>
        </w:rPr>
        <w:t>ᵢⱼ</w:t>
      </w:r>
      <w:r w:rsidRPr="00A9569D">
        <w:rPr>
          <w:lang w:val="es-419"/>
          <w:rPrChange w:id="800" w:author="DIEGO CORDOBA URRUTIA" w:date="2026-06-07T04:36:00Z" w16du:dateUtc="2026-06-07T10:36:00Z">
            <w:rPr>
              <w:rFonts w:ascii="Cambria Math" w:eastAsia="Cambria Math" w:hAnsi="Cambria Math" w:cs="Cambria Math"/>
              <w:color w:val="0D2B45"/>
              <w:sz w:val="22"/>
              <w:szCs w:val="22"/>
            </w:rPr>
          </w:rPrChange>
        </w:rPr>
        <w:t xml:space="preserve"> ∂²u/∂x</w:t>
      </w:r>
      <w:r>
        <w:rPr>
          <w:rPrChange w:id="801"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802" w:author="DIEGO CORDOBA URRUTIA" w:date="2026-06-07T04:36:00Z" w16du:dateUtc="2026-06-07T10:36:00Z">
            <w:rPr>
              <w:rFonts w:ascii="Cambria Math" w:eastAsia="Cambria Math" w:hAnsi="Cambria Math" w:cs="Cambria Math"/>
              <w:color w:val="0D2B45"/>
              <w:sz w:val="22"/>
              <w:szCs w:val="22"/>
            </w:rPr>
          </w:rPrChange>
        </w:rPr>
        <w:t>∂x</w:t>
      </w:r>
      <w:r>
        <w:rPr>
          <w:rPrChange w:id="803" w:author="DIEGO CORDOBA URRUTIA" w:date="2026-06-07T04:36:00Z" w16du:dateUtc="2026-06-07T10:36:00Z">
            <w:rPr>
              <w:rFonts w:ascii="Cambria Math" w:eastAsia="Cambria Math" w:hAnsi="Cambria Math" w:cs="Cambria Math"/>
              <w:color w:val="0D2B45"/>
              <w:sz w:val="22"/>
              <w:szCs w:val="22"/>
            </w:rPr>
          </w:rPrChange>
        </w:rPr>
        <w:t>ⱼ</w:t>
      </w:r>
      <w:r w:rsidRPr="00A9569D">
        <w:rPr>
          <w:lang w:val="es-419"/>
          <w:rPrChange w:id="804" w:author="DIEGO CORDOBA URRUTIA" w:date="2026-06-07T04:36:00Z" w16du:dateUtc="2026-06-07T10:36:00Z">
            <w:rPr>
              <w:rFonts w:ascii="Cambria Math" w:eastAsia="Cambria Math" w:hAnsi="Cambria Math" w:cs="Cambria Math"/>
              <w:color w:val="0D2B45"/>
              <w:sz w:val="22"/>
              <w:szCs w:val="22"/>
            </w:rPr>
          </w:rPrChange>
        </w:rPr>
        <w:t xml:space="preserve"> </w:t>
      </w:r>
      <w:ins w:id="805" w:author="DIEGO CORDOBA URRUTIA" w:date="2026-06-07T04:36:00Z" w16du:dateUtc="2026-06-07T10:36:00Z">
        <w:r w:rsidRPr="00A9569D">
          <w:rPr>
            <w:lang w:val="es-419"/>
          </w:rPr>
          <w:t>−</w:t>
        </w:r>
      </w:ins>
      <w:del w:id="80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807" w:author="DIEGO CORDOBA URRUTIA" w:date="2026-06-07T04:36:00Z" w16du:dateUtc="2026-06-07T10:36:00Z">
            <w:rPr>
              <w:rFonts w:ascii="Cambria Math" w:eastAsia="Cambria Math" w:hAnsi="Cambria Math" w:cs="Cambria Math"/>
              <w:color w:val="0D2B45"/>
              <w:sz w:val="22"/>
              <w:szCs w:val="22"/>
            </w:rPr>
          </w:rPrChange>
        </w:rPr>
        <w:t xml:space="preserve"> r(x,t)u </w:t>
      </w:r>
      <w:ins w:id="808" w:author="DIEGO CORDOBA URRUTIA" w:date="2026-06-07T04:36:00Z" w16du:dateUtc="2026-06-07T10:36:00Z">
        <w:r w:rsidRPr="00A9569D">
          <w:rPr>
            <w:lang w:val="es-419"/>
          </w:rPr>
          <w:t>+</w:t>
        </w:r>
      </w:ins>
      <w:del w:id="80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810" w:author="DIEGO CORDOBA URRUTIA" w:date="2026-06-07T04:36:00Z" w16du:dateUtc="2026-06-07T10:36:00Z">
            <w:rPr>
              <w:rFonts w:ascii="Cambria Math" w:eastAsia="Cambria Math" w:hAnsi="Cambria Math" w:cs="Cambria Math"/>
              <w:color w:val="0D2B45"/>
              <w:sz w:val="22"/>
              <w:szCs w:val="22"/>
            </w:rPr>
          </w:rPrChange>
        </w:rPr>
        <w:t xml:space="preserve"> g(x,t) </w:t>
      </w:r>
      <w:ins w:id="811" w:author="DIEGO CORDOBA URRUTIA" w:date="2026-06-07T04:36:00Z" w16du:dateUtc="2026-06-07T10:36:00Z">
        <w:r w:rsidRPr="00A9569D">
          <w:rPr>
            <w:lang w:val="es-419"/>
          </w:rPr>
          <w:t>=</w:t>
        </w:r>
      </w:ins>
      <w:del w:id="81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813" w:author="DIEGO CORDOBA URRUTIA" w:date="2026-06-07T04:36:00Z" w16du:dateUtc="2026-06-07T10:36:00Z">
            <w:rPr>
              <w:rFonts w:ascii="Cambria Math" w:eastAsia="Cambria Math" w:hAnsi="Cambria Math" w:cs="Cambria Math"/>
              <w:color w:val="0D2B45"/>
              <w:sz w:val="22"/>
              <w:szCs w:val="22"/>
            </w:rPr>
          </w:rPrChange>
        </w:rPr>
        <w:t xml:space="preserve"> 0</w:t>
      </w:r>
    </w:p>
    <w:p w14:paraId="517301C0" w14:textId="77777777" w:rsidR="00DA1741" w:rsidRPr="00A9569D" w:rsidRDefault="00000000">
      <w:pPr>
        <w:pStyle w:val="BodyText"/>
        <w:rPr>
          <w:lang w:val="es-419"/>
          <w:rPrChange w:id="814" w:author="DIEGO CORDOBA URRUTIA" w:date="2026-06-07T04:36:00Z" w16du:dateUtc="2026-06-07T10:36:00Z">
            <w:rPr/>
          </w:rPrChange>
        </w:rPr>
        <w:pPrChange w:id="815" w:author="DIEGO CORDOBA URRUTIA" w:date="2026-06-07T04:36:00Z" w16du:dateUtc="2026-06-07T10:36:00Z">
          <w:pPr>
            <w:spacing w:after="200" w:line="380" w:lineRule="auto"/>
            <w:jc w:val="both"/>
          </w:pPr>
        </w:pPrChange>
      </w:pPr>
      <w:r w:rsidRPr="00A9569D">
        <w:rPr>
          <w:lang w:val="es-419"/>
          <w:rPrChange w:id="816" w:author="DIEGO CORDOBA URRUTIA" w:date="2026-06-07T04:36:00Z" w16du:dateUtc="2026-06-07T10:36:00Z">
            <w:rPr>
              <w:color w:val="000000"/>
            </w:rPr>
          </w:rPrChange>
        </w:rPr>
        <w:t>entonces u admite la representación estocástica (esperanza bajo la medida inducida por el proceso):</w:t>
      </w:r>
    </w:p>
    <w:p w14:paraId="44170069" w14:textId="77777777" w:rsidR="00DA1741" w:rsidRPr="00A9569D" w:rsidRDefault="00000000">
      <w:pPr>
        <w:pStyle w:val="BodyText"/>
        <w:rPr>
          <w:lang w:val="es-419"/>
          <w:rPrChange w:id="817" w:author="DIEGO CORDOBA URRUTIA" w:date="2026-06-07T04:36:00Z" w16du:dateUtc="2026-06-07T10:36:00Z">
            <w:rPr/>
          </w:rPrChange>
        </w:rPr>
        <w:pPrChange w:id="818" w:author="DIEGO CORDOBA URRUTIA" w:date="2026-06-07T04:36:00Z" w16du:dateUtc="2026-06-07T10:36:00Z">
          <w:pPr>
            <w:spacing w:before="240" w:after="240"/>
            <w:jc w:val="center"/>
          </w:pPr>
        </w:pPrChange>
      </w:pPr>
      <w:r w:rsidRPr="00A9569D">
        <w:rPr>
          <w:lang w:val="es-419"/>
          <w:rPrChange w:id="819" w:author="DIEGO CORDOBA URRUTIA" w:date="2026-06-07T04:36:00Z" w16du:dateUtc="2026-06-07T10:36:00Z">
            <w:rPr>
              <w:rFonts w:ascii="Cambria Math" w:eastAsia="Cambria Math" w:hAnsi="Cambria Math" w:cs="Cambria Math"/>
              <w:color w:val="0D2B45"/>
              <w:sz w:val="22"/>
              <w:szCs w:val="22"/>
            </w:rPr>
          </w:rPrChange>
        </w:rPr>
        <w:t xml:space="preserve">u(x,t) </w:t>
      </w:r>
      <w:ins w:id="820" w:author="DIEGO CORDOBA URRUTIA" w:date="2026-06-07T04:36:00Z" w16du:dateUtc="2026-06-07T10:36:00Z">
        <w:r w:rsidRPr="00A9569D">
          <w:rPr>
            <w:lang w:val="es-419"/>
          </w:rPr>
          <w:t>=</w:t>
        </w:r>
      </w:ins>
      <w:del w:id="82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822" w:author="DIEGO CORDOBA URRUTIA" w:date="2026-06-07T04:36:00Z" w16du:dateUtc="2026-06-07T10:36:00Z">
            <w:rPr>
              <w:rFonts w:ascii="Cambria Math" w:eastAsia="Cambria Math" w:hAnsi="Cambria Math" w:cs="Cambria Math"/>
              <w:color w:val="0D2B45"/>
              <w:sz w:val="22"/>
              <w:szCs w:val="22"/>
            </w:rPr>
          </w:rPrChange>
        </w:rPr>
        <w:t xml:space="preserve"> E[ ∫_t^T e^{−∫_t^s r d</w:t>
      </w:r>
      <w:r>
        <w:rPr>
          <w:rPrChange w:id="823"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824" w:author="DIEGO CORDOBA URRUTIA" w:date="2026-06-07T04:36:00Z" w16du:dateUtc="2026-06-07T10:36:00Z">
            <w:rPr>
              <w:rFonts w:ascii="Cambria Math" w:eastAsia="Cambria Math" w:hAnsi="Cambria Math" w:cs="Cambria Math"/>
              <w:color w:val="0D2B45"/>
              <w:sz w:val="22"/>
              <w:szCs w:val="22"/>
            </w:rPr>
          </w:rPrChange>
        </w:rPr>
        <w:t xml:space="preserve">} g(X(s),s) ds </w:t>
      </w:r>
      <w:ins w:id="825" w:author="DIEGO CORDOBA URRUTIA" w:date="2026-06-07T04:36:00Z" w16du:dateUtc="2026-06-07T10:36:00Z">
        <w:r w:rsidRPr="00A9569D">
          <w:rPr>
            <w:lang w:val="es-419"/>
          </w:rPr>
          <w:t>+</w:t>
        </w:r>
      </w:ins>
      <w:del w:id="82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827" w:author="DIEGO CORDOBA URRUTIA" w:date="2026-06-07T04:36:00Z" w16du:dateUtc="2026-06-07T10:36:00Z">
            <w:rPr>
              <w:rFonts w:ascii="Cambria Math" w:eastAsia="Cambria Math" w:hAnsi="Cambria Math" w:cs="Cambria Math"/>
              <w:color w:val="0D2B45"/>
              <w:sz w:val="22"/>
              <w:szCs w:val="22"/>
            </w:rPr>
          </w:rPrChange>
        </w:rPr>
        <w:t xml:space="preserve"> e^{−∫_t^T r d</w:t>
      </w:r>
      <w:r>
        <w:rPr>
          <w:rPrChange w:id="828"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82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830" w:author="DIEGO CORDOBA URRUTIA" w:date="2026-06-07T04:36:00Z" w16du:dateUtc="2026-06-07T10:36:00Z">
            <w:rPr>
              <w:rFonts w:ascii="Cambria Math" w:eastAsia="Cambria Math" w:hAnsi="Cambria Math" w:cs="Cambria Math"/>
              <w:color w:val="0D2B45"/>
              <w:sz w:val="22"/>
              <w:szCs w:val="22"/>
            </w:rPr>
          </w:rPrChange>
        </w:rPr>
        <w:t>Φ</w:t>
      </w:r>
      <w:r w:rsidRPr="00A9569D">
        <w:rPr>
          <w:lang w:val="es-419"/>
          <w:rPrChange w:id="831" w:author="DIEGO CORDOBA URRUTIA" w:date="2026-06-07T04:36:00Z" w16du:dateUtc="2026-06-07T10:36:00Z">
            <w:rPr>
              <w:rFonts w:ascii="Cambria Math" w:eastAsia="Cambria Math" w:hAnsi="Cambria Math" w:cs="Cambria Math"/>
              <w:color w:val="0D2B45"/>
              <w:sz w:val="22"/>
              <w:szCs w:val="22"/>
            </w:rPr>
          </w:rPrChange>
        </w:rPr>
        <w:t>(X(T)) | X(t)=x ]</w:t>
      </w:r>
    </w:p>
    <w:p w14:paraId="417797EF" w14:textId="77777777" w:rsidR="00DA1741" w:rsidRPr="00A9569D" w:rsidRDefault="00000000">
      <w:pPr>
        <w:pStyle w:val="Heading3"/>
        <w:rPr>
          <w:lang w:val="es-419"/>
          <w:rPrChange w:id="832" w:author="DIEGO CORDOBA URRUTIA" w:date="2026-06-07T04:36:00Z" w16du:dateUtc="2026-06-07T10:36:00Z">
            <w:rPr/>
          </w:rPrChange>
        </w:rPr>
      </w:pPr>
      <w:bookmarkStart w:id="833" w:name="_Toc231042655"/>
      <w:r w:rsidRPr="00A9569D">
        <w:rPr>
          <w:lang w:val="es-419"/>
          <w:rPrChange w:id="834" w:author="DIEGO CORDOBA URRUTIA" w:date="2026-06-07T04:36:00Z" w16du:dateUtc="2026-06-07T10:36:00Z">
            <w:rPr/>
          </w:rPrChange>
        </w:rPr>
        <w:t>1.5.2</w:t>
      </w:r>
      <w:del w:id="835" w:author="DIEGO CORDOBA URRUTIA" w:date="2026-06-07T04:36:00Z" w16du:dateUtc="2026-06-07T10:36:00Z">
        <w:r>
          <w:rPr>
            <w:rFonts w:ascii="Arial" w:eastAsia="Arial" w:hAnsi="Arial" w:cs="Arial"/>
            <w:color w:val="0D2B45"/>
          </w:rPr>
          <w:delText xml:space="preserve"> </w:delText>
        </w:r>
      </w:del>
      <w:r w:rsidRPr="00A9569D">
        <w:rPr>
          <w:lang w:val="es-419"/>
          <w:rPrChange w:id="836" w:author="DIEGO CORDOBA URRUTIA" w:date="2026-06-07T04:36:00Z" w16du:dateUtc="2026-06-07T10:36:00Z">
            <w:rPr/>
          </w:rPrChange>
        </w:rPr>
        <w:t xml:space="preserve"> La Dualidad: Proposición Formal</w:t>
      </w:r>
      <w:bookmarkEnd w:id="833"/>
    </w:p>
    <w:p w14:paraId="240C72DC" w14:textId="77777777" w:rsidR="00DA1741" w:rsidRPr="00A9569D" w:rsidRDefault="00000000">
      <w:pPr>
        <w:pStyle w:val="FirstParagraph"/>
        <w:rPr>
          <w:lang w:val="es-419"/>
          <w:rPrChange w:id="837" w:author="DIEGO CORDOBA URRUTIA" w:date="2026-06-07T04:36:00Z" w16du:dateUtc="2026-06-07T10:36:00Z">
            <w:rPr/>
          </w:rPrChange>
        </w:rPr>
        <w:pPrChange w:id="838" w:author="DIEGO CORDOBA URRUTIA" w:date="2026-06-07T04:36:00Z" w16du:dateUtc="2026-06-07T10:36:00Z">
          <w:pPr>
            <w:spacing w:after="200" w:line="380" w:lineRule="auto"/>
            <w:jc w:val="both"/>
          </w:pPr>
        </w:pPrChange>
      </w:pPr>
      <w:r w:rsidRPr="00A9569D">
        <w:rPr>
          <w:lang w:val="es-419"/>
          <w:rPrChange w:id="839" w:author="DIEGO CORDOBA URRUTIA" w:date="2026-06-07T04:36:00Z" w16du:dateUtc="2026-06-07T10:36:00Z">
            <w:rPr>
              <w:color w:val="000000"/>
            </w:rPr>
          </w:rPrChange>
        </w:rPr>
        <w:t>Proposición 1.1 (Dualidad HJB–BS). Sea V_HJB(x,t) la función de valor del problema de control estocástico con costo cuadrático L y sin restricciones (U = ℝ). Entonces V_HJB coincide con el precio V_BS(S,t) de una opción bajo el modelo Black-Scholes bajo la identificación paramétrica:</w:t>
      </w:r>
    </w:p>
    <w:tbl>
      <w:tblPr>
        <w:tblStyle w:val="Table"/>
        <w:tblW w:w="5000" w:type="pct"/>
        <w:tblLook w:val="0020" w:firstRow="1" w:lastRow="0" w:firstColumn="0" w:lastColumn="0" w:noHBand="0" w:noVBand="0"/>
        <w:tblPrChange w:id="84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858"/>
        <w:gridCol w:w="1201"/>
        <w:gridCol w:w="3271"/>
        <w:gridCol w:w="2030"/>
        <w:tblGridChange w:id="841">
          <w:tblGrid>
            <w:gridCol w:w="1"/>
            <w:gridCol w:w="2400"/>
            <w:gridCol w:w="457"/>
            <w:gridCol w:w="743"/>
            <w:gridCol w:w="458"/>
            <w:gridCol w:w="1942"/>
            <w:gridCol w:w="1329"/>
            <w:gridCol w:w="2030"/>
            <w:gridCol w:w="1"/>
          </w:tblGrid>
        </w:tblGridChange>
      </w:tblGrid>
      <w:tr w:rsidR="00DA1741" w14:paraId="7664F1DE" w14:textId="77777777" w:rsidTr="00A7071E">
        <w:tblPrEx>
          <w:tblPrExChange w:id="84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843" w:author="DIEGO CORDOBA URRUTIA" w:date="2026-06-07T04:36:00Z" w16du:dateUtc="2026-06-07T10:36:00Z">
            <w:trPr>
              <w:gridBefore w:val="1"/>
              <w:tblHeader/>
            </w:trPr>
          </w:trPrChange>
        </w:trPr>
        <w:tc>
          <w:tcPr>
            <w:tcW w:w="0" w:type="auto"/>
            <w:tcPrChange w:id="844"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C9F1CE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8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846" w:author="DIEGO CORDOBA URRUTIA" w:date="2026-06-07T04:36:00Z" w16du:dateUtc="2026-06-07T10:36:00Z">
                  <w:rPr>
                    <w:rFonts w:ascii="Arial" w:eastAsia="Arial" w:hAnsi="Arial" w:cs="Arial"/>
                    <w:b/>
                    <w:bCs/>
                    <w:color w:val="FFFFFF"/>
                    <w:sz w:val="19"/>
                    <w:szCs w:val="19"/>
                  </w:rPr>
                </w:rPrChange>
              </w:rPr>
              <w:t>Parámetro Físico (HJB)</w:t>
            </w:r>
          </w:p>
        </w:tc>
        <w:tc>
          <w:tcPr>
            <w:tcW w:w="0" w:type="auto"/>
            <w:tcPrChange w:id="847"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F242EC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8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849" w:author="DIEGO CORDOBA URRUTIA" w:date="2026-06-07T04:36:00Z" w16du:dateUtc="2026-06-07T10:36:00Z">
                  <w:rPr>
                    <w:rFonts w:ascii="Arial" w:eastAsia="Arial" w:hAnsi="Arial" w:cs="Arial"/>
                    <w:b/>
                    <w:bCs/>
                    <w:color w:val="FFFFFF"/>
                    <w:sz w:val="19"/>
                    <w:szCs w:val="19"/>
                  </w:rPr>
                </w:rPrChange>
              </w:rPr>
              <w:t>Símbolo</w:t>
            </w:r>
          </w:p>
        </w:tc>
        <w:tc>
          <w:tcPr>
            <w:tcW w:w="0" w:type="auto"/>
            <w:tcPrChange w:id="85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A240507"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85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852" w:author="DIEGO CORDOBA URRUTIA" w:date="2026-06-07T04:36:00Z" w16du:dateUtc="2026-06-07T10:36:00Z">
                  <w:rPr>
                    <w:rFonts w:ascii="Arial" w:eastAsia="Arial" w:hAnsi="Arial" w:cs="Arial"/>
                    <w:b/>
                    <w:bCs/>
                    <w:color w:val="FFFFFF"/>
                    <w:sz w:val="19"/>
                    <w:szCs w:val="19"/>
                  </w:rPr>
                </w:rPrChange>
              </w:rPr>
              <w:t>Parámetro Financiero (BS)</w:t>
            </w:r>
          </w:p>
        </w:tc>
        <w:tc>
          <w:tcPr>
            <w:tcW w:w="0" w:type="auto"/>
            <w:tcPrChange w:id="853"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2E1AAD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85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855" w:author="DIEGO CORDOBA URRUTIA" w:date="2026-06-07T04:36:00Z" w16du:dateUtc="2026-06-07T10:36:00Z">
                  <w:rPr>
                    <w:rFonts w:ascii="Arial" w:eastAsia="Arial" w:hAnsi="Arial" w:cs="Arial"/>
                    <w:b/>
                    <w:bCs/>
                    <w:color w:val="FFFFFF"/>
                    <w:sz w:val="19"/>
                    <w:szCs w:val="19"/>
                  </w:rPr>
                </w:rPrChange>
              </w:rPr>
              <w:t>Expresión</w:t>
            </w:r>
          </w:p>
        </w:tc>
      </w:tr>
      <w:tr w:rsidR="00DA1741" w14:paraId="7C3E3705" w14:textId="77777777">
        <w:tblPrEx>
          <w:tblPrExChange w:id="856" w:author="DIEGO CORDOBA URRUTIA" w:date="2026-06-07T04:36:00Z" w16du:dateUtc="2026-06-07T10:36:00Z">
            <w:tblPrEx>
              <w:tblCellMar>
                <w:top w:w="0" w:type="dxa"/>
                <w:bottom w:w="0" w:type="dxa"/>
              </w:tblCellMar>
            </w:tblPrEx>
          </w:tblPrExChange>
        </w:tblPrEx>
        <w:trPr>
          <w:trPrChange w:id="857" w:author="DIEGO CORDOBA URRUTIA" w:date="2026-06-07T04:36:00Z" w16du:dateUtc="2026-06-07T10:36:00Z">
            <w:trPr>
              <w:gridBefore w:val="1"/>
            </w:trPr>
          </w:trPrChange>
        </w:trPr>
        <w:tc>
          <w:tcPr>
            <w:tcW w:w="0" w:type="auto"/>
            <w:tcPrChange w:id="858"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99FCF15" w14:textId="77777777" w:rsidR="00DA1741" w:rsidRDefault="00000000">
            <w:pPr>
              <w:pStyle w:val="Compact"/>
              <w:pPrChange w:id="859" w:author="DIEGO CORDOBA URRUTIA" w:date="2026-06-07T04:36:00Z" w16du:dateUtc="2026-06-07T10:36:00Z">
                <w:pPr>
                  <w:jc w:val="both"/>
                </w:pPr>
              </w:pPrChange>
            </w:pPr>
            <w:r>
              <w:rPr>
                <w:rPrChange w:id="860" w:author="DIEGO CORDOBA URRUTIA" w:date="2026-06-07T04:36:00Z" w16du:dateUtc="2026-06-07T10:36:00Z">
                  <w:rPr>
                    <w:rFonts w:ascii="Arial" w:eastAsia="Arial" w:hAnsi="Arial" w:cs="Arial"/>
                    <w:color w:val="000000"/>
                    <w:sz w:val="19"/>
                    <w:szCs w:val="19"/>
                  </w:rPr>
                </w:rPrChange>
              </w:rPr>
              <w:t>Constante de inercia</w:t>
            </w:r>
          </w:p>
        </w:tc>
        <w:tc>
          <w:tcPr>
            <w:tcW w:w="0" w:type="auto"/>
            <w:tcPrChange w:id="861"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2D80EA8" w14:textId="77777777" w:rsidR="00DA1741" w:rsidRDefault="00000000">
            <w:pPr>
              <w:pStyle w:val="Compact"/>
              <w:pPrChange w:id="862" w:author="DIEGO CORDOBA URRUTIA" w:date="2026-06-07T04:36:00Z" w16du:dateUtc="2026-06-07T10:36:00Z">
                <w:pPr>
                  <w:jc w:val="both"/>
                </w:pPr>
              </w:pPrChange>
            </w:pPr>
            <w:r>
              <w:rPr>
                <w:rPrChange w:id="863" w:author="DIEGO CORDOBA URRUTIA" w:date="2026-06-07T04:36:00Z" w16du:dateUtc="2026-06-07T10:36:00Z">
                  <w:rPr>
                    <w:rFonts w:ascii="Arial" w:eastAsia="Arial" w:hAnsi="Arial" w:cs="Arial"/>
                    <w:color w:val="000000"/>
                    <w:sz w:val="19"/>
                    <w:szCs w:val="19"/>
                  </w:rPr>
                </w:rPrChange>
              </w:rPr>
              <w:t>H</w:t>
            </w:r>
          </w:p>
        </w:tc>
        <w:tc>
          <w:tcPr>
            <w:tcW w:w="0" w:type="auto"/>
            <w:tcPrChange w:id="86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5B6F515" w14:textId="77777777" w:rsidR="00DA1741" w:rsidRDefault="00000000">
            <w:pPr>
              <w:pStyle w:val="Compact"/>
              <w:pPrChange w:id="865" w:author="DIEGO CORDOBA URRUTIA" w:date="2026-06-07T04:36:00Z" w16du:dateUtc="2026-06-07T10:36:00Z">
                <w:pPr>
                  <w:jc w:val="both"/>
                </w:pPr>
              </w:pPrChange>
            </w:pPr>
            <w:r>
              <w:rPr>
                <w:rPrChange w:id="866" w:author="DIEGO CORDOBA URRUTIA" w:date="2026-06-07T04:36:00Z" w16du:dateUtc="2026-06-07T10:36:00Z">
                  <w:rPr>
                    <w:rFonts w:ascii="Arial" w:eastAsia="Arial" w:hAnsi="Arial" w:cs="Arial"/>
                    <w:color w:val="000000"/>
                    <w:sz w:val="19"/>
                    <w:szCs w:val="19"/>
                  </w:rPr>
                </w:rPrChange>
              </w:rPr>
              <w:t>Inverso tasa de reversión</w:t>
            </w:r>
          </w:p>
        </w:tc>
        <w:tc>
          <w:tcPr>
            <w:tcW w:w="0" w:type="auto"/>
            <w:tcPrChange w:id="867"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E50D5B" w14:textId="77777777" w:rsidR="00DA1741" w:rsidRDefault="00000000">
            <w:pPr>
              <w:pStyle w:val="Compact"/>
              <w:pPrChange w:id="868" w:author="DIEGO CORDOBA URRUTIA" w:date="2026-06-07T04:36:00Z" w16du:dateUtc="2026-06-07T10:36:00Z">
                <w:pPr>
                  <w:jc w:val="both"/>
                </w:pPr>
              </w:pPrChange>
            </w:pPr>
            <w:r>
              <w:rPr>
                <w:rPrChange w:id="869" w:author="DIEGO CORDOBA URRUTIA" w:date="2026-06-07T04:36:00Z" w16du:dateUtc="2026-06-07T10:36:00Z">
                  <w:rPr>
                    <w:rFonts w:ascii="Arial" w:eastAsia="Arial" w:hAnsi="Arial" w:cs="Arial"/>
                    <w:color w:val="000000"/>
                    <w:sz w:val="19"/>
                    <w:szCs w:val="19"/>
                  </w:rPr>
                </w:rPrChange>
              </w:rPr>
              <w:t>r_f = D/(2H)</w:t>
            </w:r>
          </w:p>
        </w:tc>
      </w:tr>
      <w:tr w:rsidR="00DA1741" w14:paraId="4A70487F" w14:textId="77777777">
        <w:tblPrEx>
          <w:tblPrExChange w:id="870" w:author="DIEGO CORDOBA URRUTIA" w:date="2026-06-07T04:36:00Z" w16du:dateUtc="2026-06-07T10:36:00Z">
            <w:tblPrEx>
              <w:tblCellMar>
                <w:top w:w="0" w:type="dxa"/>
                <w:bottom w:w="0" w:type="dxa"/>
              </w:tblCellMar>
            </w:tblPrEx>
          </w:tblPrExChange>
        </w:tblPrEx>
        <w:trPr>
          <w:trPrChange w:id="871" w:author="DIEGO CORDOBA URRUTIA" w:date="2026-06-07T04:36:00Z" w16du:dateUtc="2026-06-07T10:36:00Z">
            <w:trPr>
              <w:gridBefore w:val="1"/>
            </w:trPr>
          </w:trPrChange>
        </w:trPr>
        <w:tc>
          <w:tcPr>
            <w:tcW w:w="0" w:type="auto"/>
            <w:tcPrChange w:id="872"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9D1A849" w14:textId="77777777" w:rsidR="00DA1741" w:rsidRDefault="00000000">
            <w:pPr>
              <w:pStyle w:val="Compact"/>
              <w:pPrChange w:id="873" w:author="DIEGO CORDOBA URRUTIA" w:date="2026-06-07T04:36:00Z" w16du:dateUtc="2026-06-07T10:36:00Z">
                <w:pPr>
                  <w:jc w:val="both"/>
                </w:pPr>
              </w:pPrChange>
            </w:pPr>
            <w:r>
              <w:rPr>
                <w:rPrChange w:id="874" w:author="DIEGO CORDOBA URRUTIA" w:date="2026-06-07T04:36:00Z" w16du:dateUtc="2026-06-07T10:36:00Z">
                  <w:rPr>
                    <w:rFonts w:ascii="Arial" w:eastAsia="Arial" w:hAnsi="Arial" w:cs="Arial"/>
                    <w:color w:val="000000"/>
                    <w:sz w:val="19"/>
                    <w:szCs w:val="19"/>
                  </w:rPr>
                </w:rPrChange>
              </w:rPr>
              <w:t>Volatilidad de demanda</w:t>
            </w:r>
          </w:p>
        </w:tc>
        <w:tc>
          <w:tcPr>
            <w:tcW w:w="0" w:type="auto"/>
            <w:tcPrChange w:id="875"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B31E0E4" w14:textId="77777777" w:rsidR="00DA1741" w:rsidRDefault="00000000">
            <w:pPr>
              <w:pStyle w:val="Compact"/>
              <w:pPrChange w:id="876" w:author="DIEGO CORDOBA URRUTIA" w:date="2026-06-07T04:36:00Z" w16du:dateUtc="2026-06-07T10:36:00Z">
                <w:pPr>
                  <w:jc w:val="both"/>
                </w:pPr>
              </w:pPrChange>
            </w:pPr>
            <w:r>
              <w:rPr>
                <w:rPrChange w:id="877" w:author="DIEGO CORDOBA URRUTIA" w:date="2026-06-07T04:36:00Z" w16du:dateUtc="2026-06-07T10:36:00Z">
                  <w:rPr>
                    <w:rFonts w:ascii="Arial" w:eastAsia="Arial" w:hAnsi="Arial" w:cs="Arial"/>
                    <w:color w:val="000000"/>
                    <w:sz w:val="19"/>
                    <w:szCs w:val="19"/>
                  </w:rPr>
                </w:rPrChange>
              </w:rPr>
              <w:t>σ</w:t>
            </w:r>
          </w:p>
        </w:tc>
        <w:tc>
          <w:tcPr>
            <w:tcW w:w="0" w:type="auto"/>
            <w:tcPrChange w:id="878"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38D8C14" w14:textId="77777777" w:rsidR="00DA1741" w:rsidRDefault="00000000">
            <w:pPr>
              <w:pStyle w:val="Compact"/>
              <w:pPrChange w:id="879" w:author="DIEGO CORDOBA URRUTIA" w:date="2026-06-07T04:36:00Z" w16du:dateUtc="2026-06-07T10:36:00Z">
                <w:pPr>
                  <w:jc w:val="both"/>
                </w:pPr>
              </w:pPrChange>
            </w:pPr>
            <w:r>
              <w:rPr>
                <w:rPrChange w:id="880" w:author="DIEGO CORDOBA URRUTIA" w:date="2026-06-07T04:36:00Z" w16du:dateUtc="2026-06-07T10:36:00Z">
                  <w:rPr>
                    <w:rFonts w:ascii="Arial" w:eastAsia="Arial" w:hAnsi="Arial" w:cs="Arial"/>
                    <w:color w:val="000000"/>
                    <w:sz w:val="19"/>
                    <w:szCs w:val="19"/>
                  </w:rPr>
                </w:rPrChange>
              </w:rPr>
              <w:t>Volatilidad del subyacente</w:t>
            </w:r>
          </w:p>
        </w:tc>
        <w:tc>
          <w:tcPr>
            <w:tcW w:w="0" w:type="auto"/>
            <w:tcPrChange w:id="881"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843C1D8" w14:textId="77777777" w:rsidR="00DA1741" w:rsidRDefault="00000000">
            <w:pPr>
              <w:pStyle w:val="Compact"/>
              <w:pPrChange w:id="882" w:author="DIEGO CORDOBA URRUTIA" w:date="2026-06-07T04:36:00Z" w16du:dateUtc="2026-06-07T10:36:00Z">
                <w:pPr>
                  <w:jc w:val="both"/>
                </w:pPr>
              </w:pPrChange>
            </w:pPr>
            <w:r>
              <w:rPr>
                <w:rPrChange w:id="883" w:author="DIEGO CORDOBA URRUTIA" w:date="2026-06-07T04:36:00Z" w16du:dateUtc="2026-06-07T10:36:00Z">
                  <w:rPr>
                    <w:rFonts w:ascii="Arial" w:eastAsia="Arial" w:hAnsi="Arial" w:cs="Arial"/>
                    <w:color w:val="000000"/>
                    <w:sz w:val="19"/>
                    <w:szCs w:val="19"/>
                  </w:rPr>
                </w:rPrChange>
              </w:rPr>
              <w:t>σ_BS = σ/(S₀)</w:t>
            </w:r>
          </w:p>
        </w:tc>
      </w:tr>
      <w:tr w:rsidR="00DA1741" w14:paraId="74644223" w14:textId="77777777">
        <w:tblPrEx>
          <w:tblPrExChange w:id="884" w:author="DIEGO CORDOBA URRUTIA" w:date="2026-06-07T04:36:00Z" w16du:dateUtc="2026-06-07T10:36:00Z">
            <w:tblPrEx>
              <w:tblCellMar>
                <w:top w:w="0" w:type="dxa"/>
                <w:bottom w:w="0" w:type="dxa"/>
              </w:tblCellMar>
            </w:tblPrEx>
          </w:tblPrExChange>
        </w:tblPrEx>
        <w:trPr>
          <w:trPrChange w:id="885" w:author="DIEGO CORDOBA URRUTIA" w:date="2026-06-07T04:36:00Z" w16du:dateUtc="2026-06-07T10:36:00Z">
            <w:trPr>
              <w:gridBefore w:val="1"/>
            </w:trPr>
          </w:trPrChange>
        </w:trPr>
        <w:tc>
          <w:tcPr>
            <w:tcW w:w="0" w:type="auto"/>
            <w:tcPrChange w:id="886"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099FF7C" w14:textId="77777777" w:rsidR="00DA1741" w:rsidRDefault="00000000">
            <w:pPr>
              <w:pStyle w:val="Compact"/>
              <w:pPrChange w:id="887" w:author="DIEGO CORDOBA URRUTIA" w:date="2026-06-07T04:36:00Z" w16du:dateUtc="2026-06-07T10:36:00Z">
                <w:pPr>
                  <w:jc w:val="both"/>
                </w:pPr>
              </w:pPrChange>
            </w:pPr>
            <w:r>
              <w:rPr>
                <w:rPrChange w:id="888" w:author="DIEGO CORDOBA URRUTIA" w:date="2026-06-07T04:36:00Z" w16du:dateUtc="2026-06-07T10:36:00Z">
                  <w:rPr>
                    <w:rFonts w:ascii="Arial" w:eastAsia="Arial" w:hAnsi="Arial" w:cs="Arial"/>
                    <w:color w:val="000000"/>
                    <w:sz w:val="19"/>
                    <w:szCs w:val="19"/>
                  </w:rPr>
                </w:rPrChange>
              </w:rPr>
              <w:t>Peso de frecuencia</w:t>
            </w:r>
          </w:p>
        </w:tc>
        <w:tc>
          <w:tcPr>
            <w:tcW w:w="0" w:type="auto"/>
            <w:tcPrChange w:id="889"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EEB1F99" w14:textId="77777777" w:rsidR="00DA1741" w:rsidRDefault="00000000">
            <w:pPr>
              <w:pStyle w:val="Compact"/>
              <w:pPrChange w:id="890" w:author="DIEGO CORDOBA URRUTIA" w:date="2026-06-07T04:36:00Z" w16du:dateUtc="2026-06-07T10:36:00Z">
                <w:pPr>
                  <w:jc w:val="both"/>
                </w:pPr>
              </w:pPrChange>
            </w:pPr>
            <w:r>
              <w:rPr>
                <w:rPrChange w:id="891" w:author="DIEGO CORDOBA URRUTIA" w:date="2026-06-07T04:36:00Z" w16du:dateUtc="2026-06-07T10:36:00Z">
                  <w:rPr>
                    <w:rFonts w:ascii="Arial" w:eastAsia="Arial" w:hAnsi="Arial" w:cs="Arial"/>
                    <w:color w:val="000000"/>
                    <w:sz w:val="19"/>
                    <w:szCs w:val="19"/>
                  </w:rPr>
                </w:rPrChange>
              </w:rPr>
              <w:t>q₁</w:t>
            </w:r>
          </w:p>
        </w:tc>
        <w:tc>
          <w:tcPr>
            <w:tcW w:w="0" w:type="auto"/>
            <w:tcPrChange w:id="892"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D280B78" w14:textId="77777777" w:rsidR="00DA1741" w:rsidRDefault="00000000">
            <w:pPr>
              <w:pStyle w:val="Compact"/>
              <w:pPrChange w:id="893" w:author="DIEGO CORDOBA URRUTIA" w:date="2026-06-07T04:36:00Z" w16du:dateUtc="2026-06-07T10:36:00Z">
                <w:pPr>
                  <w:jc w:val="both"/>
                </w:pPr>
              </w:pPrChange>
            </w:pPr>
            <w:r>
              <w:rPr>
                <w:rPrChange w:id="894" w:author="DIEGO CORDOBA URRUTIA" w:date="2026-06-07T04:36:00Z" w16du:dateUtc="2026-06-07T10:36:00Z">
                  <w:rPr>
                    <w:rFonts w:ascii="Arial" w:eastAsia="Arial" w:hAnsi="Arial" w:cs="Arial"/>
                    <w:color w:val="000000"/>
                    <w:sz w:val="19"/>
                    <w:szCs w:val="19"/>
                  </w:rPr>
                </w:rPrChange>
              </w:rPr>
              <w:t>Costo de running</w:t>
            </w:r>
          </w:p>
        </w:tc>
        <w:tc>
          <w:tcPr>
            <w:tcW w:w="0" w:type="auto"/>
            <w:tcPrChange w:id="895"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4CE118" w14:textId="77777777" w:rsidR="00DA1741" w:rsidRDefault="00000000">
            <w:pPr>
              <w:pStyle w:val="Compact"/>
              <w:pPrChange w:id="896" w:author="DIEGO CORDOBA URRUTIA" w:date="2026-06-07T04:36:00Z" w16du:dateUtc="2026-06-07T10:36:00Z">
                <w:pPr>
                  <w:jc w:val="both"/>
                </w:pPr>
              </w:pPrChange>
            </w:pPr>
            <w:r>
              <w:rPr>
                <w:rPrChange w:id="897" w:author="DIEGO CORDOBA URRUTIA" w:date="2026-06-07T04:36:00Z" w16du:dateUtc="2026-06-07T10:36:00Z">
                  <w:rPr>
                    <w:rFonts w:ascii="Arial" w:eastAsia="Arial" w:hAnsi="Arial" w:cs="Arial"/>
                    <w:color w:val="000000"/>
                    <w:sz w:val="19"/>
                    <w:szCs w:val="19"/>
                  </w:rPr>
                </w:rPrChange>
              </w:rPr>
              <w:t>g(S,t) = q₁(S−S₀)²</w:t>
            </w:r>
          </w:p>
        </w:tc>
      </w:tr>
      <w:tr w:rsidR="00DA1741" w14:paraId="764BD143" w14:textId="77777777">
        <w:tblPrEx>
          <w:tblPrExChange w:id="898" w:author="DIEGO CORDOBA URRUTIA" w:date="2026-06-07T04:36:00Z" w16du:dateUtc="2026-06-07T10:36:00Z">
            <w:tblPrEx>
              <w:tblCellMar>
                <w:top w:w="0" w:type="dxa"/>
                <w:bottom w:w="0" w:type="dxa"/>
              </w:tblCellMar>
            </w:tblPrEx>
          </w:tblPrExChange>
        </w:tblPrEx>
        <w:trPr>
          <w:trPrChange w:id="899" w:author="DIEGO CORDOBA URRUTIA" w:date="2026-06-07T04:36:00Z" w16du:dateUtc="2026-06-07T10:36:00Z">
            <w:trPr>
              <w:gridBefore w:val="1"/>
            </w:trPr>
          </w:trPrChange>
        </w:trPr>
        <w:tc>
          <w:tcPr>
            <w:tcW w:w="0" w:type="auto"/>
            <w:tcPrChange w:id="900"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54A328C" w14:textId="77777777" w:rsidR="00DA1741" w:rsidRDefault="00000000">
            <w:pPr>
              <w:pStyle w:val="Compact"/>
              <w:pPrChange w:id="901" w:author="DIEGO CORDOBA URRUTIA" w:date="2026-06-07T04:36:00Z" w16du:dateUtc="2026-06-07T10:36:00Z">
                <w:pPr>
                  <w:jc w:val="both"/>
                </w:pPr>
              </w:pPrChange>
            </w:pPr>
            <w:r>
              <w:rPr>
                <w:rPrChange w:id="902" w:author="DIEGO CORDOBA URRUTIA" w:date="2026-06-07T04:36:00Z" w16du:dateUtc="2026-06-07T10:36:00Z">
                  <w:rPr>
                    <w:rFonts w:ascii="Arial" w:eastAsia="Arial" w:hAnsi="Arial" w:cs="Arial"/>
                    <w:color w:val="000000"/>
                    <w:sz w:val="19"/>
                    <w:szCs w:val="19"/>
                  </w:rPr>
                </w:rPrChange>
              </w:rPr>
              <w:t>Peso de control</w:t>
            </w:r>
          </w:p>
        </w:tc>
        <w:tc>
          <w:tcPr>
            <w:tcW w:w="0" w:type="auto"/>
            <w:tcPrChange w:id="903"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A820C09" w14:textId="77777777" w:rsidR="00DA1741" w:rsidRDefault="00000000">
            <w:pPr>
              <w:pStyle w:val="Compact"/>
              <w:pPrChange w:id="904" w:author="DIEGO CORDOBA URRUTIA" w:date="2026-06-07T04:36:00Z" w16du:dateUtc="2026-06-07T10:36:00Z">
                <w:pPr>
                  <w:jc w:val="both"/>
                </w:pPr>
              </w:pPrChange>
            </w:pPr>
            <w:r>
              <w:rPr>
                <w:rPrChange w:id="905" w:author="DIEGO CORDOBA URRUTIA" w:date="2026-06-07T04:36:00Z" w16du:dateUtc="2026-06-07T10:36:00Z">
                  <w:rPr>
                    <w:rFonts w:ascii="Arial" w:eastAsia="Arial" w:hAnsi="Arial" w:cs="Arial"/>
                    <w:color w:val="000000"/>
                    <w:sz w:val="19"/>
                    <w:szCs w:val="19"/>
                  </w:rPr>
                </w:rPrChange>
              </w:rPr>
              <w:t>r</w:t>
            </w:r>
          </w:p>
        </w:tc>
        <w:tc>
          <w:tcPr>
            <w:tcW w:w="0" w:type="auto"/>
            <w:tcPrChange w:id="906"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A1493AD" w14:textId="77777777" w:rsidR="00DA1741" w:rsidRDefault="00000000">
            <w:pPr>
              <w:pStyle w:val="Compact"/>
              <w:pPrChange w:id="907" w:author="DIEGO CORDOBA URRUTIA" w:date="2026-06-07T04:36:00Z" w16du:dateUtc="2026-06-07T10:36:00Z">
                <w:pPr>
                  <w:jc w:val="both"/>
                </w:pPr>
              </w:pPrChange>
            </w:pPr>
            <w:r>
              <w:rPr>
                <w:rPrChange w:id="908" w:author="DIEGO CORDOBA URRUTIA" w:date="2026-06-07T04:36:00Z" w16du:dateUtc="2026-06-07T10:36:00Z">
                  <w:rPr>
                    <w:rFonts w:ascii="Arial" w:eastAsia="Arial" w:hAnsi="Arial" w:cs="Arial"/>
                    <w:color w:val="000000"/>
                    <w:sz w:val="19"/>
                    <w:szCs w:val="19"/>
                  </w:rPr>
                </w:rPrChange>
              </w:rPr>
              <w:t>Costo de ejercicio</w:t>
            </w:r>
          </w:p>
        </w:tc>
        <w:tc>
          <w:tcPr>
            <w:tcW w:w="0" w:type="auto"/>
            <w:tcPrChange w:id="909"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2724EF5" w14:textId="77777777" w:rsidR="00DA1741" w:rsidRDefault="00000000">
            <w:pPr>
              <w:pStyle w:val="Compact"/>
              <w:pPrChange w:id="910" w:author="DIEGO CORDOBA URRUTIA" w:date="2026-06-07T04:36:00Z" w16du:dateUtc="2026-06-07T10:36:00Z">
                <w:pPr>
                  <w:jc w:val="both"/>
                </w:pPr>
              </w:pPrChange>
            </w:pPr>
            <w:r>
              <w:rPr>
                <w:rPrChange w:id="911" w:author="DIEGO CORDOBA URRUTIA" w:date="2026-06-07T04:36:00Z" w16du:dateUtc="2026-06-07T10:36:00Z">
                  <w:rPr>
                    <w:rFonts w:ascii="Arial" w:eastAsia="Arial" w:hAnsi="Arial" w:cs="Arial"/>
                    <w:color w:val="000000"/>
                    <w:sz w:val="19"/>
                    <w:szCs w:val="19"/>
                  </w:rPr>
                </w:rPrChange>
              </w:rPr>
              <w:t>1/(2r)</w:t>
            </w:r>
          </w:p>
        </w:tc>
      </w:tr>
      <w:tr w:rsidR="00DA1741" w14:paraId="5C23E3F7" w14:textId="77777777">
        <w:tblPrEx>
          <w:tblPrExChange w:id="912" w:author="DIEGO CORDOBA URRUTIA" w:date="2026-06-07T04:36:00Z" w16du:dateUtc="2026-06-07T10:36:00Z">
            <w:tblPrEx>
              <w:tblCellMar>
                <w:top w:w="0" w:type="dxa"/>
                <w:bottom w:w="0" w:type="dxa"/>
              </w:tblCellMar>
            </w:tblPrEx>
          </w:tblPrExChange>
        </w:tblPrEx>
        <w:trPr>
          <w:trPrChange w:id="913" w:author="DIEGO CORDOBA URRUTIA" w:date="2026-06-07T04:36:00Z" w16du:dateUtc="2026-06-07T10:36:00Z">
            <w:trPr>
              <w:gridBefore w:val="1"/>
            </w:trPr>
          </w:trPrChange>
        </w:trPr>
        <w:tc>
          <w:tcPr>
            <w:tcW w:w="0" w:type="auto"/>
            <w:tcPrChange w:id="914"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5A7E363" w14:textId="77777777" w:rsidR="00DA1741" w:rsidRDefault="00000000">
            <w:pPr>
              <w:pStyle w:val="Compact"/>
              <w:pPrChange w:id="915" w:author="DIEGO CORDOBA URRUTIA" w:date="2026-06-07T04:36:00Z" w16du:dateUtc="2026-06-07T10:36:00Z">
                <w:pPr>
                  <w:jc w:val="both"/>
                </w:pPr>
              </w:pPrChange>
            </w:pPr>
            <w:r>
              <w:rPr>
                <w:rPrChange w:id="916" w:author="DIEGO CORDOBA URRUTIA" w:date="2026-06-07T04:36:00Z" w16du:dateUtc="2026-06-07T10:36:00Z">
                  <w:rPr>
                    <w:rFonts w:ascii="Arial" w:eastAsia="Arial" w:hAnsi="Arial" w:cs="Arial"/>
                    <w:color w:val="000000"/>
                    <w:sz w:val="19"/>
                    <w:szCs w:val="19"/>
                  </w:rPr>
                </w:rPrChange>
              </w:rPr>
              <w:t>Horizonte T</w:t>
            </w:r>
          </w:p>
        </w:tc>
        <w:tc>
          <w:tcPr>
            <w:tcW w:w="0" w:type="auto"/>
            <w:tcPrChange w:id="917"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4CB3AE3" w14:textId="77777777" w:rsidR="00DA1741" w:rsidRDefault="00000000">
            <w:pPr>
              <w:pStyle w:val="Compact"/>
              <w:pPrChange w:id="918" w:author="DIEGO CORDOBA URRUTIA" w:date="2026-06-07T04:36:00Z" w16du:dateUtc="2026-06-07T10:36:00Z">
                <w:pPr>
                  <w:jc w:val="both"/>
                </w:pPr>
              </w:pPrChange>
            </w:pPr>
            <w:r>
              <w:rPr>
                <w:rPrChange w:id="919" w:author="DIEGO CORDOBA URRUTIA" w:date="2026-06-07T04:36:00Z" w16du:dateUtc="2026-06-07T10:36:00Z">
                  <w:rPr>
                    <w:rFonts w:ascii="Arial" w:eastAsia="Arial" w:hAnsi="Arial" w:cs="Arial"/>
                    <w:color w:val="000000"/>
                    <w:sz w:val="19"/>
                    <w:szCs w:val="19"/>
                  </w:rPr>
                </w:rPrChange>
              </w:rPr>
              <w:t>T</w:t>
            </w:r>
          </w:p>
        </w:tc>
        <w:tc>
          <w:tcPr>
            <w:tcW w:w="0" w:type="auto"/>
            <w:tcPrChange w:id="92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39EDBDA" w14:textId="77777777" w:rsidR="00DA1741" w:rsidRDefault="00000000">
            <w:pPr>
              <w:pStyle w:val="Compact"/>
              <w:pPrChange w:id="921" w:author="DIEGO CORDOBA URRUTIA" w:date="2026-06-07T04:36:00Z" w16du:dateUtc="2026-06-07T10:36:00Z">
                <w:pPr>
                  <w:jc w:val="both"/>
                </w:pPr>
              </w:pPrChange>
            </w:pPr>
            <w:r>
              <w:rPr>
                <w:rPrChange w:id="922" w:author="DIEGO CORDOBA URRUTIA" w:date="2026-06-07T04:36:00Z" w16du:dateUtc="2026-06-07T10:36:00Z">
                  <w:rPr>
                    <w:rFonts w:ascii="Arial" w:eastAsia="Arial" w:hAnsi="Arial" w:cs="Arial"/>
                    <w:color w:val="000000"/>
                    <w:sz w:val="19"/>
                    <w:szCs w:val="19"/>
                  </w:rPr>
                </w:rPrChange>
              </w:rPr>
              <w:t>Madurez de la opción</w:t>
            </w:r>
          </w:p>
        </w:tc>
        <w:tc>
          <w:tcPr>
            <w:tcW w:w="0" w:type="auto"/>
            <w:tcPrChange w:id="923"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064F551" w14:textId="77777777" w:rsidR="00DA1741" w:rsidRDefault="00000000">
            <w:pPr>
              <w:pStyle w:val="Compact"/>
              <w:pPrChange w:id="924" w:author="DIEGO CORDOBA URRUTIA" w:date="2026-06-07T04:36:00Z" w16du:dateUtc="2026-06-07T10:36:00Z">
                <w:pPr>
                  <w:jc w:val="both"/>
                </w:pPr>
              </w:pPrChange>
            </w:pPr>
            <w:r>
              <w:rPr>
                <w:rPrChange w:id="925" w:author="DIEGO CORDOBA URRUTIA" w:date="2026-06-07T04:36:00Z" w16du:dateUtc="2026-06-07T10:36:00Z">
                  <w:rPr>
                    <w:rFonts w:ascii="Arial" w:eastAsia="Arial" w:hAnsi="Arial" w:cs="Arial"/>
                    <w:color w:val="000000"/>
                    <w:sz w:val="19"/>
                    <w:szCs w:val="19"/>
                  </w:rPr>
                </w:rPrChange>
              </w:rPr>
              <w:t>T</w:t>
            </w:r>
          </w:p>
        </w:tc>
      </w:tr>
      <w:tr w:rsidR="00DA1741" w14:paraId="6B6A8DCB" w14:textId="77777777">
        <w:tblPrEx>
          <w:tblPrExChange w:id="926" w:author="DIEGO CORDOBA URRUTIA" w:date="2026-06-07T04:36:00Z" w16du:dateUtc="2026-06-07T10:36:00Z">
            <w:tblPrEx>
              <w:tblCellMar>
                <w:top w:w="0" w:type="dxa"/>
                <w:bottom w:w="0" w:type="dxa"/>
              </w:tblCellMar>
            </w:tblPrEx>
          </w:tblPrExChange>
        </w:tblPrEx>
        <w:trPr>
          <w:trPrChange w:id="927" w:author="DIEGO CORDOBA URRUTIA" w:date="2026-06-07T04:36:00Z" w16du:dateUtc="2026-06-07T10:36:00Z">
            <w:trPr>
              <w:gridBefore w:val="1"/>
            </w:trPr>
          </w:trPrChange>
        </w:trPr>
        <w:tc>
          <w:tcPr>
            <w:tcW w:w="0" w:type="auto"/>
            <w:tcPrChange w:id="928"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7ED55C4" w14:textId="77777777" w:rsidR="00DA1741" w:rsidRDefault="00000000">
            <w:pPr>
              <w:pStyle w:val="Compact"/>
              <w:pPrChange w:id="929" w:author="DIEGO CORDOBA URRUTIA" w:date="2026-06-07T04:36:00Z" w16du:dateUtc="2026-06-07T10:36:00Z">
                <w:pPr>
                  <w:jc w:val="both"/>
                </w:pPr>
              </w:pPrChange>
            </w:pPr>
            <w:r>
              <w:rPr>
                <w:rPrChange w:id="930" w:author="DIEGO CORDOBA URRUTIA" w:date="2026-06-07T04:36:00Z" w16du:dateUtc="2026-06-07T10:36:00Z">
                  <w:rPr>
                    <w:rFonts w:ascii="Arial" w:eastAsia="Arial" w:hAnsi="Arial" w:cs="Arial"/>
                    <w:color w:val="000000"/>
                    <w:sz w:val="19"/>
                    <w:szCs w:val="19"/>
                  </w:rPr>
                </w:rPrChange>
              </w:rPr>
              <w:t>Factor descuento γ</w:t>
            </w:r>
          </w:p>
        </w:tc>
        <w:tc>
          <w:tcPr>
            <w:tcW w:w="0" w:type="auto"/>
            <w:tcPrChange w:id="931"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70034A5" w14:textId="77777777" w:rsidR="00DA1741" w:rsidRDefault="00000000">
            <w:pPr>
              <w:pStyle w:val="Compact"/>
              <w:pPrChange w:id="932" w:author="DIEGO CORDOBA URRUTIA" w:date="2026-06-07T04:36:00Z" w16du:dateUtc="2026-06-07T10:36:00Z">
                <w:pPr>
                  <w:jc w:val="both"/>
                </w:pPr>
              </w:pPrChange>
            </w:pPr>
            <w:r>
              <w:rPr>
                <w:rPrChange w:id="933" w:author="DIEGO CORDOBA URRUTIA" w:date="2026-06-07T04:36:00Z" w16du:dateUtc="2026-06-07T10:36:00Z">
                  <w:rPr>
                    <w:rFonts w:ascii="Arial" w:eastAsia="Arial" w:hAnsi="Arial" w:cs="Arial"/>
                    <w:color w:val="000000"/>
                    <w:sz w:val="19"/>
                    <w:szCs w:val="19"/>
                  </w:rPr>
                </w:rPrChange>
              </w:rPr>
              <w:t>γ</w:t>
            </w:r>
          </w:p>
        </w:tc>
        <w:tc>
          <w:tcPr>
            <w:tcW w:w="0" w:type="auto"/>
            <w:tcPrChange w:id="93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DF05BC1" w14:textId="77777777" w:rsidR="00DA1741" w:rsidRDefault="00000000">
            <w:pPr>
              <w:pStyle w:val="Compact"/>
              <w:pPrChange w:id="935" w:author="DIEGO CORDOBA URRUTIA" w:date="2026-06-07T04:36:00Z" w16du:dateUtc="2026-06-07T10:36:00Z">
                <w:pPr>
                  <w:jc w:val="both"/>
                </w:pPr>
              </w:pPrChange>
            </w:pPr>
            <w:r>
              <w:rPr>
                <w:rPrChange w:id="936" w:author="DIEGO CORDOBA URRUTIA" w:date="2026-06-07T04:36:00Z" w16du:dateUtc="2026-06-07T10:36:00Z">
                  <w:rPr>
                    <w:rFonts w:ascii="Arial" w:eastAsia="Arial" w:hAnsi="Arial" w:cs="Arial"/>
                    <w:color w:val="000000"/>
                    <w:sz w:val="19"/>
                    <w:szCs w:val="19"/>
                  </w:rPr>
                </w:rPrChange>
              </w:rPr>
              <w:t>Factor descuento r_f</w:t>
            </w:r>
          </w:p>
        </w:tc>
        <w:tc>
          <w:tcPr>
            <w:tcW w:w="0" w:type="auto"/>
            <w:tcPrChange w:id="937" w:author="DIEGO CORDOBA URRUTIA" w:date="2026-06-07T04:36:00Z" w16du:dateUtc="2026-06-07T10:36:00Z">
              <w:tcPr>
                <w:tcW w:w="33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8FCF5B3" w14:textId="77777777" w:rsidR="00DA1741" w:rsidRDefault="00000000">
            <w:pPr>
              <w:pStyle w:val="Compact"/>
              <w:pPrChange w:id="938" w:author="DIEGO CORDOBA URRUTIA" w:date="2026-06-07T04:36:00Z" w16du:dateUtc="2026-06-07T10:36:00Z">
                <w:pPr>
                  <w:jc w:val="both"/>
                </w:pPr>
              </w:pPrChange>
            </w:pPr>
            <w:r>
              <w:rPr>
                <w:rPrChange w:id="939" w:author="DIEGO CORDOBA URRUTIA" w:date="2026-06-07T04:36:00Z" w16du:dateUtc="2026-06-07T10:36:00Z">
                  <w:rPr>
                    <w:rFonts w:ascii="Arial" w:eastAsia="Arial" w:hAnsi="Arial" w:cs="Arial"/>
                    <w:color w:val="000000"/>
                    <w:sz w:val="19"/>
                    <w:szCs w:val="19"/>
                  </w:rPr>
                </w:rPrChange>
              </w:rPr>
              <w:t>e^{−r_f t}</w:t>
            </w:r>
          </w:p>
        </w:tc>
      </w:tr>
    </w:tbl>
    <w:p w14:paraId="71CEA6AB" w14:textId="77777777" w:rsidR="00DA1741" w:rsidRPr="00A9569D" w:rsidRDefault="00000000">
      <w:pPr>
        <w:pStyle w:val="BodyText"/>
        <w:rPr>
          <w:lang w:val="es-419"/>
          <w:rPrChange w:id="940" w:author="DIEGO CORDOBA URRUTIA" w:date="2026-06-07T04:36:00Z" w16du:dateUtc="2026-06-07T10:36:00Z">
            <w:rPr/>
          </w:rPrChange>
        </w:rPr>
        <w:pPrChange w:id="941" w:author="DIEGO CORDOBA URRUTIA" w:date="2026-06-07T04:36:00Z" w16du:dateUtc="2026-06-07T10:36:00Z">
          <w:pPr>
            <w:spacing w:before="80" w:after="320" w:line="380" w:lineRule="auto"/>
            <w:jc w:val="center"/>
          </w:pPr>
        </w:pPrChange>
      </w:pPr>
      <w:r w:rsidRPr="00A9569D">
        <w:rPr>
          <w:lang w:val="es-419"/>
          <w:rPrChange w:id="942" w:author="DIEGO CORDOBA URRUTIA" w:date="2026-06-07T04:36:00Z" w16du:dateUtc="2026-06-07T10:36:00Z">
            <w:rPr>
              <w:color w:val="888888"/>
              <w:sz w:val="20"/>
              <w:szCs w:val="20"/>
            </w:rPr>
          </w:rPrChange>
        </w:rPr>
        <w:t>Tabla 1.1: Correspondencia de parámetros HJB ↔ Black-Scholes. La identificación es exacta en el caso sin restricciones.</w:t>
      </w:r>
    </w:p>
    <w:p w14:paraId="1FDCECFA" w14:textId="77777777" w:rsidR="00DA1741" w:rsidRPr="00A9569D" w:rsidRDefault="00000000">
      <w:pPr>
        <w:pStyle w:val="BodyText"/>
        <w:rPr>
          <w:lang w:val="es-419"/>
          <w:rPrChange w:id="943" w:author="DIEGO CORDOBA URRUTIA" w:date="2026-06-07T04:36:00Z" w16du:dateUtc="2026-06-07T10:36:00Z">
            <w:rPr/>
          </w:rPrChange>
        </w:rPr>
        <w:pPrChange w:id="944" w:author="DIEGO CORDOBA URRUTIA" w:date="2026-06-07T04:36:00Z" w16du:dateUtc="2026-06-07T10:36:00Z">
          <w:pPr>
            <w:spacing w:after="200" w:line="380" w:lineRule="auto"/>
            <w:jc w:val="both"/>
          </w:pPr>
        </w:pPrChange>
      </w:pPr>
      <w:r w:rsidRPr="00A9569D">
        <w:rPr>
          <w:lang w:val="es-419"/>
          <w:rPrChange w:id="945" w:author="DIEGO CORDOBA URRUTIA" w:date="2026-06-07T04:36:00Z" w16du:dateUtc="2026-06-07T10:36:00Z">
            <w:rPr>
              <w:color w:val="000000"/>
            </w:rPr>
          </w:rPrChange>
        </w:rPr>
        <w:t xml:space="preserve">Demostración. En el caso U = ℝ, el mínimo sobre u se calcula explícitamente. La condición de primer orden ∂/∂u {ru² + (∂V/∂x₂)(−u/(2H))} = 0 da u*(x,t) = (∂V/∂x₂)/(4rH). Sustituyendo en la HJB y proyectando sobre la coordenada x₁ = </w:t>
      </w:r>
      <w:r>
        <w:rPr>
          <w:rPrChange w:id="946" w:author="DIEGO CORDOBA URRUTIA" w:date="2026-06-07T04:36:00Z" w16du:dateUtc="2026-06-07T10:36:00Z">
            <w:rPr>
              <w:color w:val="000000"/>
            </w:rPr>
          </w:rPrChange>
        </w:rPr>
        <w:t>Δ</w:t>
      </w:r>
      <w:r w:rsidRPr="00A9569D">
        <w:rPr>
          <w:lang w:val="es-419"/>
          <w:rPrChange w:id="947" w:author="DIEGO CORDOBA URRUTIA" w:date="2026-06-07T04:36:00Z" w16du:dateUtc="2026-06-07T10:36:00Z">
            <w:rPr>
              <w:color w:val="000000"/>
            </w:rPr>
          </w:rPrChange>
        </w:rPr>
        <w:t>f (bajo la dinámica reducida de primer orden ẋ₁ ≈ x₂ = d</w:t>
      </w:r>
      <w:r>
        <w:rPr>
          <w:rPrChange w:id="948" w:author="DIEGO CORDOBA URRUTIA" w:date="2026-06-07T04:36:00Z" w16du:dateUtc="2026-06-07T10:36:00Z">
            <w:rPr>
              <w:color w:val="000000"/>
            </w:rPr>
          </w:rPrChange>
        </w:rPr>
        <w:t>Δ</w:t>
      </w:r>
      <w:r w:rsidRPr="00A9569D">
        <w:rPr>
          <w:lang w:val="es-419"/>
          <w:rPrChange w:id="949" w:author="DIEGO CORDOBA URRUTIA" w:date="2026-06-07T04:36:00Z" w16du:dateUtc="2026-06-07T10:36:00Z">
            <w:rPr>
              <w:color w:val="000000"/>
            </w:rPr>
          </w:rPrChange>
        </w:rPr>
        <w:t>f/dt ≈ 0 en el límite cuasi-estático), la HJB se reduce a:</w:t>
      </w:r>
    </w:p>
    <w:p w14:paraId="797BFA39" w14:textId="77777777" w:rsidR="00DA1741" w:rsidRPr="00A9569D" w:rsidRDefault="00000000">
      <w:pPr>
        <w:pStyle w:val="BodyText"/>
        <w:rPr>
          <w:lang w:val="es-419"/>
          <w:rPrChange w:id="950" w:author="DIEGO CORDOBA URRUTIA" w:date="2026-06-07T04:36:00Z" w16du:dateUtc="2026-06-07T10:36:00Z">
            <w:rPr/>
          </w:rPrChange>
        </w:rPr>
        <w:pPrChange w:id="951" w:author="DIEGO CORDOBA URRUTIA" w:date="2026-06-07T04:36:00Z" w16du:dateUtc="2026-06-07T10:36:00Z">
          <w:pPr>
            <w:spacing w:before="240" w:after="240"/>
            <w:jc w:val="center"/>
          </w:pPr>
        </w:pPrChange>
      </w:pPr>
      <w:r w:rsidRPr="00A9569D">
        <w:rPr>
          <w:lang w:val="es-419"/>
          <w:rPrChange w:id="952" w:author="DIEGO CORDOBA URRUTIA" w:date="2026-06-07T04:36:00Z" w16du:dateUtc="2026-06-07T10:36:00Z">
            <w:rPr>
              <w:rFonts w:ascii="Cambria Math" w:eastAsia="Cambria Math" w:hAnsi="Cambria Math" w:cs="Cambria Math"/>
              <w:color w:val="0D2B45"/>
              <w:sz w:val="22"/>
              <w:szCs w:val="22"/>
            </w:rPr>
          </w:rPrChange>
        </w:rPr>
        <w:t xml:space="preserve">−∂V/∂t </w:t>
      </w:r>
      <w:ins w:id="953" w:author="DIEGO CORDOBA URRUTIA" w:date="2026-06-07T04:36:00Z" w16du:dateUtc="2026-06-07T10:36:00Z">
        <w:r w:rsidRPr="00A9569D">
          <w:rPr>
            <w:lang w:val="es-419"/>
          </w:rPr>
          <w:t>−</w:t>
        </w:r>
      </w:ins>
      <w:del w:id="954"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55" w:author="DIEGO CORDOBA URRUTIA" w:date="2026-06-07T04:36:00Z" w16du:dateUtc="2026-06-07T10:36:00Z">
            <w:rPr>
              <w:rFonts w:ascii="Cambria Math" w:eastAsia="Cambria Math" w:hAnsi="Cambria Math" w:cs="Cambria Math"/>
              <w:color w:val="0D2B45"/>
              <w:sz w:val="22"/>
              <w:szCs w:val="22"/>
            </w:rPr>
          </w:rPrChange>
        </w:rPr>
        <w:t xml:space="preserve"> (D/(2H)) x₁ ∂V/∂x₁ </w:t>
      </w:r>
      <w:ins w:id="956" w:author="DIEGO CORDOBA URRUTIA" w:date="2026-06-07T04:36:00Z" w16du:dateUtc="2026-06-07T10:36:00Z">
        <w:r w:rsidRPr="00A9569D">
          <w:rPr>
            <w:lang w:val="es-419"/>
          </w:rPr>
          <w:t>−</w:t>
        </w:r>
      </w:ins>
      <w:del w:id="95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58" w:author="DIEGO CORDOBA URRUTIA" w:date="2026-06-07T04:36:00Z" w16du:dateUtc="2026-06-07T10:36:00Z">
            <w:rPr>
              <w:rFonts w:ascii="Cambria Math" w:eastAsia="Cambria Math" w:hAnsi="Cambria Math" w:cs="Cambria Math"/>
              <w:color w:val="0D2B45"/>
              <w:sz w:val="22"/>
              <w:szCs w:val="22"/>
            </w:rPr>
          </w:rPrChange>
        </w:rPr>
        <w:t xml:space="preserve"> ½</w:t>
      </w:r>
      <w:r>
        <w:rPr>
          <w:rPrChange w:id="959"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960" w:author="DIEGO CORDOBA URRUTIA" w:date="2026-06-07T04:36:00Z" w16du:dateUtc="2026-06-07T10:36:00Z">
            <w:rPr>
              <w:rFonts w:ascii="Cambria Math" w:eastAsia="Cambria Math" w:hAnsi="Cambria Math" w:cs="Cambria Math"/>
              <w:color w:val="0D2B45"/>
              <w:sz w:val="22"/>
              <w:szCs w:val="22"/>
            </w:rPr>
          </w:rPrChange>
        </w:rPr>
        <w:t xml:space="preserve">² ∂²V/∂x₁² </w:t>
      </w:r>
      <w:ins w:id="961" w:author="DIEGO CORDOBA URRUTIA" w:date="2026-06-07T04:36:00Z" w16du:dateUtc="2026-06-07T10:36:00Z">
        <w:r w:rsidRPr="00A9569D">
          <w:rPr>
            <w:lang w:val="es-419"/>
          </w:rPr>
          <w:t>+</w:t>
        </w:r>
      </w:ins>
      <w:del w:id="96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63" w:author="DIEGO CORDOBA URRUTIA" w:date="2026-06-07T04:36:00Z" w16du:dateUtc="2026-06-07T10:36:00Z">
            <w:rPr>
              <w:rFonts w:ascii="Cambria Math" w:eastAsia="Cambria Math" w:hAnsi="Cambria Math" w:cs="Cambria Math"/>
              <w:color w:val="0D2B45"/>
              <w:sz w:val="22"/>
              <w:szCs w:val="22"/>
            </w:rPr>
          </w:rPrChange>
        </w:rPr>
        <w:t xml:space="preserve"> r_f V </w:t>
      </w:r>
      <w:ins w:id="964" w:author="DIEGO CORDOBA URRUTIA" w:date="2026-06-07T04:36:00Z" w16du:dateUtc="2026-06-07T10:36:00Z">
        <w:r w:rsidRPr="00A9569D">
          <w:rPr>
            <w:lang w:val="es-419"/>
          </w:rPr>
          <w:t>=</w:t>
        </w:r>
      </w:ins>
      <w:del w:id="96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66" w:author="DIEGO CORDOBA URRUTIA" w:date="2026-06-07T04:36:00Z" w16du:dateUtc="2026-06-07T10:36:00Z">
            <w:rPr>
              <w:rFonts w:ascii="Cambria Math" w:eastAsia="Cambria Math" w:hAnsi="Cambria Math" w:cs="Cambria Math"/>
              <w:color w:val="0D2B45"/>
              <w:sz w:val="22"/>
              <w:szCs w:val="22"/>
            </w:rPr>
          </w:rPrChange>
        </w:rPr>
        <w:t xml:space="preserve"> q₁ x₁²</w:t>
      </w:r>
    </w:p>
    <w:p w14:paraId="243B60E2" w14:textId="77777777" w:rsidR="00DA1741" w:rsidRPr="00A9569D" w:rsidRDefault="00000000">
      <w:pPr>
        <w:pStyle w:val="BodyText"/>
        <w:rPr>
          <w:lang w:val="es-419"/>
          <w:rPrChange w:id="967" w:author="DIEGO CORDOBA URRUTIA" w:date="2026-06-07T04:36:00Z" w16du:dateUtc="2026-06-07T10:36:00Z">
            <w:rPr/>
          </w:rPrChange>
        </w:rPr>
        <w:pPrChange w:id="968" w:author="DIEGO CORDOBA URRUTIA" w:date="2026-06-07T04:36:00Z" w16du:dateUtc="2026-06-07T10:36:00Z">
          <w:pPr>
            <w:spacing w:after="200" w:line="380" w:lineRule="auto"/>
            <w:jc w:val="both"/>
          </w:pPr>
        </w:pPrChange>
      </w:pPr>
      <w:r w:rsidRPr="00A9569D">
        <w:rPr>
          <w:lang w:val="es-419"/>
          <w:rPrChange w:id="969" w:author="DIEGO CORDOBA URRUTIA" w:date="2026-06-07T04:36:00Z" w16du:dateUtc="2026-06-07T10:36:00Z">
            <w:rPr>
              <w:color w:val="000000"/>
            </w:rPr>
          </w:rPrChange>
        </w:rPr>
        <w:lastRenderedPageBreak/>
        <w:t xml:space="preserve">que bajo la sustitución S = S₀ + x₁, r_f = D/(2H), </w:t>
      </w:r>
      <w:r>
        <w:rPr>
          <w:rPrChange w:id="970" w:author="DIEGO CORDOBA URRUTIA" w:date="2026-06-07T04:36:00Z" w16du:dateUtc="2026-06-07T10:36:00Z">
            <w:rPr>
              <w:color w:val="000000"/>
            </w:rPr>
          </w:rPrChange>
        </w:rPr>
        <w:t>σ</w:t>
      </w:r>
      <w:r w:rsidRPr="00A9569D">
        <w:rPr>
          <w:lang w:val="es-419"/>
          <w:rPrChange w:id="971" w:author="DIEGO CORDOBA URRUTIA" w:date="2026-06-07T04:36:00Z" w16du:dateUtc="2026-06-07T10:36:00Z">
            <w:rPr>
              <w:color w:val="000000"/>
            </w:rPr>
          </w:rPrChange>
        </w:rPr>
        <w:t xml:space="preserve">_BS = </w:t>
      </w:r>
      <w:r>
        <w:rPr>
          <w:rPrChange w:id="972" w:author="DIEGO CORDOBA URRUTIA" w:date="2026-06-07T04:36:00Z" w16du:dateUtc="2026-06-07T10:36:00Z">
            <w:rPr>
              <w:color w:val="000000"/>
            </w:rPr>
          </w:rPrChange>
        </w:rPr>
        <w:t>σ</w:t>
      </w:r>
      <w:r w:rsidRPr="00A9569D">
        <w:rPr>
          <w:lang w:val="es-419"/>
          <w:rPrChange w:id="973" w:author="DIEGO CORDOBA URRUTIA" w:date="2026-06-07T04:36:00Z" w16du:dateUtc="2026-06-07T10:36:00Z">
            <w:rPr>
              <w:color w:val="000000"/>
            </w:rPr>
          </w:rPrChange>
        </w:rPr>
        <w:t>, g(S,t) = q₁(S−S₀)² es exactamente la EDP de Black-Scholes con término de running cost. La representación Feynman-Kac establece la equivalencia estocástica. □</w:t>
      </w:r>
    </w:p>
    <w:p w14:paraId="15008177" w14:textId="77777777" w:rsidR="00DA1741" w:rsidRPr="00A9569D" w:rsidRDefault="00000000">
      <w:pPr>
        <w:pStyle w:val="Heading3"/>
        <w:rPr>
          <w:lang w:val="es-419"/>
          <w:rPrChange w:id="974" w:author="DIEGO CORDOBA URRUTIA" w:date="2026-06-07T04:36:00Z" w16du:dateUtc="2026-06-07T10:36:00Z">
            <w:rPr/>
          </w:rPrChange>
        </w:rPr>
      </w:pPr>
      <w:bookmarkStart w:id="975" w:name="_Toc231042656"/>
      <w:bookmarkStart w:id="976" w:name="Xe093eacf7b644d27dab6849056aa0597154f6ae"/>
      <w:r w:rsidRPr="00A9569D">
        <w:rPr>
          <w:lang w:val="es-419"/>
          <w:rPrChange w:id="977" w:author="DIEGO CORDOBA URRUTIA" w:date="2026-06-07T04:36:00Z" w16du:dateUtc="2026-06-07T10:36:00Z">
            <w:rPr/>
          </w:rPrChange>
        </w:rPr>
        <w:t xml:space="preserve">1.5.3 </w:t>
      </w:r>
      <w:del w:id="978" w:author="DIEGO CORDOBA URRUTIA" w:date="2026-06-07T04:36:00Z" w16du:dateUtc="2026-06-07T10:36:00Z">
        <w:r>
          <w:rPr>
            <w:rFonts w:ascii="Arial" w:eastAsia="Arial" w:hAnsi="Arial" w:cs="Arial"/>
            <w:color w:val="0D2B45"/>
          </w:rPr>
          <w:delText xml:space="preserve"> </w:delText>
        </w:r>
      </w:del>
      <w:r w:rsidRPr="00A9569D">
        <w:rPr>
          <w:lang w:val="es-419"/>
          <w:rPrChange w:id="979" w:author="DIEGO CORDOBA URRUTIA" w:date="2026-06-07T04:36:00Z" w16du:dateUtc="2026-06-07T10:36:00Z">
            <w:rPr/>
          </w:rPrChange>
        </w:rPr>
        <w:t>El Caso con Restricciones: La Prima de Control Óptimo</w:t>
      </w:r>
      <w:bookmarkEnd w:id="975"/>
    </w:p>
    <w:p w14:paraId="4F737105" w14:textId="77777777" w:rsidR="00DA1741" w:rsidRPr="00A9569D" w:rsidRDefault="00000000">
      <w:pPr>
        <w:pStyle w:val="FirstParagraph"/>
        <w:rPr>
          <w:lang w:val="es-419"/>
          <w:rPrChange w:id="980" w:author="DIEGO CORDOBA URRUTIA" w:date="2026-06-07T04:36:00Z" w16du:dateUtc="2026-06-07T10:36:00Z">
            <w:rPr/>
          </w:rPrChange>
        </w:rPr>
        <w:pPrChange w:id="981" w:author="DIEGO CORDOBA URRUTIA" w:date="2026-06-07T04:36:00Z" w16du:dateUtc="2026-06-07T10:36:00Z">
          <w:pPr>
            <w:spacing w:after="200" w:line="380" w:lineRule="auto"/>
            <w:jc w:val="both"/>
          </w:pPr>
        </w:pPrChange>
      </w:pPr>
      <w:r w:rsidRPr="00A9569D">
        <w:rPr>
          <w:lang w:val="es-419"/>
          <w:rPrChange w:id="982" w:author="DIEGO CORDOBA URRUTIA" w:date="2026-06-07T04:36:00Z" w16du:dateUtc="2026-06-07T10:36:00Z">
            <w:rPr>
              <w:color w:val="000000"/>
            </w:rPr>
          </w:rPrChange>
        </w:rPr>
        <w:t>Cuando U = [u_min, u_max] (restricciones físicas reales), la política óptima se satura: u</w:t>
      </w:r>
      <w:ins w:id="983" w:author="DIEGO CORDOBA URRUTIA" w:date="2026-06-07T04:36:00Z" w16du:dateUtc="2026-06-07T10:36:00Z">
        <w:r w:rsidRPr="00A9569D">
          <w:rPr>
            <w:i/>
            <w:iCs/>
            <w:lang w:val="es-419"/>
          </w:rPr>
          <w:t>(</w:t>
        </w:r>
      </w:ins>
      <w:del w:id="984" w:author="DIEGO CORDOBA URRUTIA" w:date="2026-06-07T04:36:00Z" w16du:dateUtc="2026-06-07T10:36:00Z">
        <w:r w:rsidRPr="00DA5EBB">
          <w:rPr>
            <w:rFonts w:ascii="Arial" w:eastAsia="Arial" w:hAnsi="Arial" w:cs="Arial"/>
            <w:color w:val="000000"/>
            <w:lang w:val="es-419"/>
          </w:rPr>
          <w:delText>*(</w:delText>
        </w:r>
      </w:del>
      <w:r w:rsidRPr="00A9569D">
        <w:rPr>
          <w:i/>
          <w:lang w:val="es-419"/>
          <w:rPrChange w:id="985" w:author="DIEGO CORDOBA URRUTIA" w:date="2026-06-07T04:36:00Z" w16du:dateUtc="2026-06-07T10:36:00Z">
            <w:rPr>
              <w:color w:val="000000"/>
            </w:rPr>
          </w:rPrChange>
        </w:rPr>
        <w:t>x,t) = max(u_min, min(u_max, û</w:t>
      </w:r>
      <w:ins w:id="986" w:author="DIEGO CORDOBA URRUTIA" w:date="2026-06-07T04:36:00Z" w16du:dateUtc="2026-06-07T10:36:00Z">
        <w:r w:rsidRPr="00A9569D">
          <w:rPr>
            <w:lang w:val="es-419"/>
          </w:rPr>
          <w:t>(</w:t>
        </w:r>
      </w:ins>
      <w:del w:id="987" w:author="DIEGO CORDOBA URRUTIA" w:date="2026-06-07T04:36:00Z" w16du:dateUtc="2026-06-07T10:36:00Z">
        <w:r w:rsidRPr="00DA5EBB">
          <w:rPr>
            <w:rFonts w:ascii="Arial" w:eastAsia="Arial" w:hAnsi="Arial" w:cs="Arial"/>
            <w:color w:val="000000"/>
            <w:lang w:val="es-419"/>
          </w:rPr>
          <w:delText>*(</w:delText>
        </w:r>
      </w:del>
      <w:r w:rsidRPr="00A9569D">
        <w:rPr>
          <w:lang w:val="es-419"/>
          <w:rPrChange w:id="988" w:author="DIEGO CORDOBA URRUTIA" w:date="2026-06-07T04:36:00Z" w16du:dateUtc="2026-06-07T10:36:00Z">
            <w:rPr>
              <w:color w:val="000000"/>
            </w:rPr>
          </w:rPrChange>
        </w:rPr>
        <w:t>x,t))) donde û* es la política sin restricciones. En la región donde la restricción es activa, la HJB introduce una no-linealidad que no tiene equivalente en Black-Scholes europeo, pero sí en la opción americana: la condición de frontera libre V ≥ h(x) (el payoff de ejercicio inmediato). La Prima de Control Óptimo (PCO) cuantifica esta diferencia:</w:t>
      </w:r>
    </w:p>
    <w:p w14:paraId="1AC3AEE6" w14:textId="77777777" w:rsidR="00DA1741" w:rsidRPr="00A9569D" w:rsidRDefault="00000000">
      <w:pPr>
        <w:pStyle w:val="BodyText"/>
        <w:rPr>
          <w:lang w:val="es-419"/>
          <w:rPrChange w:id="989" w:author="DIEGO CORDOBA URRUTIA" w:date="2026-06-07T04:36:00Z" w16du:dateUtc="2026-06-07T10:36:00Z">
            <w:rPr/>
          </w:rPrChange>
        </w:rPr>
        <w:pPrChange w:id="990" w:author="DIEGO CORDOBA URRUTIA" w:date="2026-06-07T04:36:00Z" w16du:dateUtc="2026-06-07T10:36:00Z">
          <w:pPr>
            <w:spacing w:before="240" w:after="240"/>
            <w:jc w:val="center"/>
          </w:pPr>
        </w:pPrChange>
      </w:pPr>
      <w:r w:rsidRPr="00A9569D">
        <w:rPr>
          <w:lang w:val="es-419"/>
          <w:rPrChange w:id="991" w:author="DIEGO CORDOBA URRUTIA" w:date="2026-06-07T04:36:00Z" w16du:dateUtc="2026-06-07T10:36:00Z">
            <w:rPr>
              <w:rFonts w:ascii="Cambria Math" w:eastAsia="Cambria Math" w:hAnsi="Cambria Math" w:cs="Cambria Math"/>
              <w:color w:val="0D2B45"/>
              <w:sz w:val="22"/>
              <w:szCs w:val="22"/>
            </w:rPr>
          </w:rPrChange>
        </w:rPr>
        <w:t xml:space="preserve">PCO(x,t) </w:t>
      </w:r>
      <w:ins w:id="992" w:author="DIEGO CORDOBA URRUTIA" w:date="2026-06-07T04:36:00Z" w16du:dateUtc="2026-06-07T10:36:00Z">
        <w:r w:rsidRPr="00A9569D">
          <w:rPr>
            <w:lang w:val="es-419"/>
          </w:rPr>
          <w:t>=</w:t>
        </w:r>
      </w:ins>
      <w:del w:id="99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94" w:author="DIEGO CORDOBA URRUTIA" w:date="2026-06-07T04:36:00Z" w16du:dateUtc="2026-06-07T10:36:00Z">
            <w:rPr>
              <w:rFonts w:ascii="Cambria Math" w:eastAsia="Cambria Math" w:hAnsi="Cambria Math" w:cs="Cambria Math"/>
              <w:color w:val="0D2B45"/>
              <w:sz w:val="22"/>
              <w:szCs w:val="22"/>
            </w:rPr>
          </w:rPrChange>
        </w:rPr>
        <w:t xml:space="preserve"> V_HJB^{restringido}(x,t) </w:t>
      </w:r>
      <w:ins w:id="995" w:author="DIEGO CORDOBA URRUTIA" w:date="2026-06-07T04:36:00Z" w16du:dateUtc="2026-06-07T10:36:00Z">
        <w:r w:rsidRPr="00A9569D">
          <w:rPr>
            <w:lang w:val="es-419"/>
          </w:rPr>
          <w:t>−</w:t>
        </w:r>
      </w:ins>
      <w:del w:id="99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997" w:author="DIEGO CORDOBA URRUTIA" w:date="2026-06-07T04:36:00Z" w16du:dateUtc="2026-06-07T10:36:00Z">
            <w:rPr>
              <w:rFonts w:ascii="Cambria Math" w:eastAsia="Cambria Math" w:hAnsi="Cambria Math" w:cs="Cambria Math"/>
              <w:color w:val="0D2B45"/>
              <w:sz w:val="22"/>
              <w:szCs w:val="22"/>
            </w:rPr>
          </w:rPrChange>
        </w:rPr>
        <w:t xml:space="preserve"> V_HJB^{libre}(x,t) </w:t>
      </w:r>
      <w:ins w:id="998" w:author="DIEGO CORDOBA URRUTIA" w:date="2026-06-07T04:36:00Z" w16du:dateUtc="2026-06-07T10:36:00Z">
        <w:r w:rsidRPr="00A9569D">
          <w:rPr>
            <w:lang w:val="es-419"/>
          </w:rPr>
          <w:t>≥</w:t>
        </w:r>
      </w:ins>
      <w:del w:id="99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000" w:author="DIEGO CORDOBA URRUTIA" w:date="2026-06-07T04:36:00Z" w16du:dateUtc="2026-06-07T10:36:00Z">
            <w:rPr>
              <w:rFonts w:ascii="Cambria Math" w:eastAsia="Cambria Math" w:hAnsi="Cambria Math" w:cs="Cambria Math"/>
              <w:color w:val="0D2B45"/>
              <w:sz w:val="22"/>
              <w:szCs w:val="22"/>
            </w:rPr>
          </w:rPrChange>
        </w:rPr>
        <w:t xml:space="preserve"> 0</w:t>
      </w:r>
    </w:p>
    <w:p w14:paraId="60197E7A" w14:textId="77777777" w:rsidR="00DA1741" w:rsidRPr="00A9569D" w:rsidRDefault="00000000">
      <w:pPr>
        <w:pStyle w:val="BodyText"/>
        <w:rPr>
          <w:lang w:val="es-419"/>
          <w:rPrChange w:id="1001" w:author="DIEGO CORDOBA URRUTIA" w:date="2026-06-07T04:36:00Z" w16du:dateUtc="2026-06-07T10:36:00Z">
            <w:rPr/>
          </w:rPrChange>
        </w:rPr>
        <w:pPrChange w:id="1002" w:author="DIEGO CORDOBA URRUTIA" w:date="2026-06-07T04:36:00Z" w16du:dateUtc="2026-06-07T10:36:00Z">
          <w:pPr>
            <w:spacing w:after="200" w:line="380" w:lineRule="auto"/>
            <w:jc w:val="both"/>
          </w:pPr>
        </w:pPrChange>
      </w:pPr>
      <w:r w:rsidRPr="00A9569D">
        <w:rPr>
          <w:lang w:val="es-419"/>
          <w:rPrChange w:id="1003" w:author="DIEGO CORDOBA URRUTIA" w:date="2026-06-07T04:36:00Z" w16du:dateUtc="2026-06-07T10:36:00Z">
            <w:rPr>
              <w:color w:val="000000"/>
            </w:rPr>
          </w:rPrChange>
        </w:rPr>
        <w:t>Empíricamente, para el nodo VZA-400 con u_max = 50 MW, PCO/V_HJB ∈ [12%, 18%] dependiendo del nivel de volatilidad de frecuencia observado en el período de calibración.</w:t>
      </w:r>
    </w:p>
    <w:p w14:paraId="4D15EEC1" w14:textId="77777777" w:rsidR="00DA1741" w:rsidRPr="00A9569D" w:rsidRDefault="00000000">
      <w:pPr>
        <w:pStyle w:val="Heading2"/>
        <w:rPr>
          <w:lang w:val="es-419"/>
          <w:rPrChange w:id="1004" w:author="DIEGO CORDOBA URRUTIA" w:date="2026-06-07T04:36:00Z" w16du:dateUtc="2026-06-07T10:36:00Z">
            <w:rPr/>
          </w:rPrChange>
        </w:rPr>
      </w:pPr>
      <w:bookmarkStart w:id="1005" w:name="_Toc231042657"/>
      <w:bookmarkEnd w:id="763"/>
      <w:bookmarkEnd w:id="976"/>
      <w:r w:rsidRPr="00A9569D">
        <w:rPr>
          <w:lang w:val="es-419"/>
          <w:rPrChange w:id="1006" w:author="DIEGO CORDOBA URRUTIA" w:date="2026-06-07T04:36:00Z" w16du:dateUtc="2026-06-07T10:36:00Z">
            <w:rPr/>
          </w:rPrChange>
        </w:rPr>
        <w:t>1.6</w:t>
      </w:r>
      <w:del w:id="1007" w:author="DIEGO CORDOBA URRUTIA" w:date="2026-06-07T04:36:00Z" w16du:dateUtc="2026-06-07T10:36:00Z">
        <w:r>
          <w:rPr>
            <w:rFonts w:ascii="Arial" w:eastAsia="Arial" w:hAnsi="Arial" w:cs="Arial"/>
            <w:color w:val="0F6E56"/>
          </w:rPr>
          <w:delText xml:space="preserve"> </w:delText>
        </w:r>
      </w:del>
      <w:r w:rsidRPr="00A9569D">
        <w:rPr>
          <w:lang w:val="es-419"/>
          <w:rPrChange w:id="1008" w:author="DIEGO CORDOBA URRUTIA" w:date="2026-06-07T04:36:00Z" w16du:dateUtc="2026-06-07T10:36:00Z">
            <w:rPr/>
          </w:rPrChange>
        </w:rPr>
        <w:t xml:space="preserve"> El Proceso OU de Frecuencia</w:t>
      </w:r>
      <w:bookmarkEnd w:id="1005"/>
    </w:p>
    <w:p w14:paraId="5D75332F" w14:textId="77777777" w:rsidR="00DA1741" w:rsidRPr="00A9569D" w:rsidRDefault="00000000">
      <w:pPr>
        <w:pStyle w:val="FirstParagraph"/>
        <w:rPr>
          <w:lang w:val="es-419"/>
          <w:rPrChange w:id="1009" w:author="DIEGO CORDOBA URRUTIA" w:date="2026-06-07T04:36:00Z" w16du:dateUtc="2026-06-07T10:36:00Z">
            <w:rPr/>
          </w:rPrChange>
        </w:rPr>
        <w:pPrChange w:id="1010" w:author="DIEGO CORDOBA URRUTIA" w:date="2026-06-07T04:36:00Z" w16du:dateUtc="2026-06-07T10:36:00Z">
          <w:pPr>
            <w:spacing w:after="200" w:line="380" w:lineRule="auto"/>
            <w:jc w:val="both"/>
          </w:pPr>
        </w:pPrChange>
      </w:pPr>
      <w:r w:rsidRPr="00A9569D">
        <w:rPr>
          <w:lang w:val="es-419"/>
          <w:rPrChange w:id="1011" w:author="DIEGO CORDOBA URRUTIA" w:date="2026-06-07T04:36:00Z" w16du:dateUtc="2026-06-07T10:36:00Z">
            <w:rPr>
              <w:color w:val="000000"/>
            </w:rPr>
          </w:rPrChange>
        </w:rPr>
        <w:t>La frecuencia de red no sigue una caminata aleatoria —lo prohíbe la arquitectura de control primario— sino un proceso de Ornstein-Uhlenbeck (reversión a la media):</w:t>
      </w:r>
    </w:p>
    <w:p w14:paraId="74398071" w14:textId="77777777" w:rsidR="00DA1741" w:rsidRPr="00A9569D" w:rsidRDefault="00000000">
      <w:pPr>
        <w:pStyle w:val="BodyText"/>
        <w:rPr>
          <w:lang w:val="es-419"/>
          <w:rPrChange w:id="1012" w:author="DIEGO CORDOBA URRUTIA" w:date="2026-06-07T04:36:00Z" w16du:dateUtc="2026-06-07T10:36:00Z">
            <w:rPr/>
          </w:rPrChange>
        </w:rPr>
        <w:pPrChange w:id="1013" w:author="DIEGO CORDOBA URRUTIA" w:date="2026-06-07T04:36:00Z" w16du:dateUtc="2026-06-07T10:36:00Z">
          <w:pPr>
            <w:spacing w:before="240" w:after="240"/>
            <w:jc w:val="center"/>
          </w:pPr>
        </w:pPrChange>
      </w:pPr>
      <w:r w:rsidRPr="00A9569D">
        <w:rPr>
          <w:lang w:val="es-419"/>
          <w:rPrChange w:id="1014" w:author="DIEGO CORDOBA URRUTIA" w:date="2026-06-07T04:36:00Z" w16du:dateUtc="2026-06-07T10:36:00Z">
            <w:rPr>
              <w:rFonts w:ascii="Cambria Math" w:eastAsia="Cambria Math" w:hAnsi="Cambria Math" w:cs="Cambria Math"/>
              <w:color w:val="0D2B45"/>
              <w:sz w:val="22"/>
              <w:szCs w:val="22"/>
            </w:rPr>
          </w:rPrChange>
        </w:rPr>
        <w:t>d(</w:t>
      </w:r>
      <w:r>
        <w:rPr>
          <w:rPrChange w:id="1015"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1016" w:author="DIEGO CORDOBA URRUTIA" w:date="2026-06-07T04:36:00Z" w16du:dateUtc="2026-06-07T10:36:00Z">
            <w:rPr>
              <w:rFonts w:ascii="Cambria Math" w:eastAsia="Cambria Math" w:hAnsi="Cambria Math" w:cs="Cambria Math"/>
              <w:color w:val="0D2B45"/>
              <w:sz w:val="22"/>
              <w:szCs w:val="22"/>
            </w:rPr>
          </w:rPrChange>
        </w:rPr>
        <w:t xml:space="preserve">f) </w:t>
      </w:r>
      <w:ins w:id="1017" w:author="DIEGO CORDOBA URRUTIA" w:date="2026-06-07T04:36:00Z" w16du:dateUtc="2026-06-07T10:36:00Z">
        <w:r w:rsidRPr="00A9569D">
          <w:rPr>
            <w:lang w:val="es-419"/>
          </w:rPr>
          <w:t>=</w:t>
        </w:r>
      </w:ins>
      <w:del w:id="101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01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1020"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1021" w:author="DIEGO CORDOBA URRUTIA" w:date="2026-06-07T04:36:00Z" w16du:dateUtc="2026-06-07T10:36:00Z">
            <w:rPr>
              <w:rFonts w:ascii="Cambria Math" w:eastAsia="Cambria Math" w:hAnsi="Cambria Math" w:cs="Cambria Math"/>
              <w:color w:val="0D2B45"/>
              <w:sz w:val="22"/>
              <w:szCs w:val="22"/>
            </w:rPr>
          </w:rPrChange>
        </w:rPr>
        <w:t>(</w:t>
      </w:r>
      <w:r>
        <w:rPr>
          <w:rPrChange w:id="1022"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1023" w:author="DIEGO CORDOBA URRUTIA" w:date="2026-06-07T04:36:00Z" w16du:dateUtc="2026-06-07T10:36:00Z">
            <w:rPr>
              <w:rFonts w:ascii="Cambria Math" w:eastAsia="Cambria Math" w:hAnsi="Cambria Math" w:cs="Cambria Math"/>
              <w:color w:val="0D2B45"/>
              <w:sz w:val="22"/>
              <w:szCs w:val="22"/>
            </w:rPr>
          </w:rPrChange>
        </w:rPr>
        <w:t xml:space="preserve"> − </w:t>
      </w:r>
      <w:r>
        <w:rPr>
          <w:rPrChange w:id="1024"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1025" w:author="DIEGO CORDOBA URRUTIA" w:date="2026-06-07T04:36:00Z" w16du:dateUtc="2026-06-07T10:36:00Z">
            <w:rPr>
              <w:rFonts w:ascii="Cambria Math" w:eastAsia="Cambria Math" w:hAnsi="Cambria Math" w:cs="Cambria Math"/>
              <w:color w:val="0D2B45"/>
              <w:sz w:val="22"/>
              <w:szCs w:val="22"/>
            </w:rPr>
          </w:rPrChange>
        </w:rPr>
        <w:t xml:space="preserve">f) dt </w:t>
      </w:r>
      <w:ins w:id="1026" w:author="DIEGO CORDOBA URRUTIA" w:date="2026-06-07T04:36:00Z" w16du:dateUtc="2026-06-07T10:36:00Z">
        <w:r w:rsidRPr="00A9569D">
          <w:rPr>
            <w:lang w:val="es-419"/>
          </w:rPr>
          <w:t>+</w:t>
        </w:r>
      </w:ins>
      <w:del w:id="102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028"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1029"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1030" w:author="DIEGO CORDOBA URRUTIA" w:date="2026-06-07T04:36:00Z" w16du:dateUtc="2026-06-07T10:36:00Z">
            <w:rPr>
              <w:rFonts w:ascii="Cambria Math" w:eastAsia="Cambria Math" w:hAnsi="Cambria Math" w:cs="Cambria Math"/>
              <w:color w:val="0D2B45"/>
              <w:sz w:val="22"/>
              <w:szCs w:val="22"/>
            </w:rPr>
          </w:rPrChange>
        </w:rPr>
        <w:t>_OU dW_t^Q</w:t>
      </w:r>
    </w:p>
    <w:p w14:paraId="5D015E3E" w14:textId="77777777" w:rsidR="00DA1741" w:rsidRDefault="00000000">
      <w:pPr>
        <w:pStyle w:val="BodyText"/>
        <w:pPrChange w:id="1031" w:author="DIEGO CORDOBA URRUTIA" w:date="2026-06-07T04:36:00Z" w16du:dateUtc="2026-06-07T10:36:00Z">
          <w:pPr>
            <w:spacing w:after="200" w:line="380" w:lineRule="auto"/>
            <w:jc w:val="both"/>
          </w:pPr>
        </w:pPrChange>
      </w:pPr>
      <w:r w:rsidRPr="00A9569D">
        <w:rPr>
          <w:lang w:val="es-419"/>
          <w:rPrChange w:id="1032" w:author="DIEGO CORDOBA URRUTIA" w:date="2026-06-07T04:36:00Z" w16du:dateUtc="2026-06-07T10:36:00Z">
            <w:rPr>
              <w:color w:val="000000"/>
            </w:rPr>
          </w:rPrChange>
        </w:rPr>
        <w:t xml:space="preserve">donde </w:t>
      </w:r>
      <w:r>
        <w:rPr>
          <w:rPrChange w:id="1033" w:author="DIEGO CORDOBA URRUTIA" w:date="2026-06-07T04:36:00Z" w16du:dateUtc="2026-06-07T10:36:00Z">
            <w:rPr>
              <w:color w:val="000000"/>
            </w:rPr>
          </w:rPrChange>
        </w:rPr>
        <w:t>κ</w:t>
      </w:r>
      <w:r w:rsidRPr="00A9569D">
        <w:rPr>
          <w:lang w:val="es-419"/>
          <w:rPrChange w:id="1034" w:author="DIEGO CORDOBA URRUTIA" w:date="2026-06-07T04:36:00Z" w16du:dateUtc="2026-06-07T10:36:00Z">
            <w:rPr>
              <w:color w:val="000000"/>
            </w:rPr>
          </w:rPrChange>
        </w:rPr>
        <w:t xml:space="preserve"> &gt; 0 es la velocidad de reversión (gobernadores de velocidad), </w:t>
      </w:r>
      <w:r>
        <w:rPr>
          <w:rPrChange w:id="1035" w:author="DIEGO CORDOBA URRUTIA" w:date="2026-06-07T04:36:00Z" w16du:dateUtc="2026-06-07T10:36:00Z">
            <w:rPr>
              <w:color w:val="000000"/>
            </w:rPr>
          </w:rPrChange>
        </w:rPr>
        <w:t>μ</w:t>
      </w:r>
      <w:r w:rsidRPr="00A9569D">
        <w:rPr>
          <w:lang w:val="es-419"/>
          <w:rPrChange w:id="1036" w:author="DIEGO CORDOBA URRUTIA" w:date="2026-06-07T04:36:00Z" w16du:dateUtc="2026-06-07T10:36:00Z">
            <w:rPr>
              <w:color w:val="000000"/>
            </w:rPr>
          </w:rPrChange>
        </w:rPr>
        <w:t xml:space="preserve"> ≈ 0 Hz es la media de largo plazo (regulación secundaria restaura la nominal), y </w:t>
      </w:r>
      <w:r>
        <w:rPr>
          <w:rPrChange w:id="1037" w:author="DIEGO CORDOBA URRUTIA" w:date="2026-06-07T04:36:00Z" w16du:dateUtc="2026-06-07T10:36:00Z">
            <w:rPr>
              <w:color w:val="000000"/>
            </w:rPr>
          </w:rPrChange>
        </w:rPr>
        <w:t>σ</w:t>
      </w:r>
      <w:r w:rsidRPr="00A9569D">
        <w:rPr>
          <w:lang w:val="es-419"/>
          <w:rPrChange w:id="1038" w:author="DIEGO CORDOBA URRUTIA" w:date="2026-06-07T04:36:00Z" w16du:dateUtc="2026-06-07T10:36:00Z">
            <w:rPr>
              <w:color w:val="000000"/>
            </w:rPr>
          </w:rPrChange>
        </w:rPr>
        <w:t xml:space="preserve">_OU es la volatilidad instantánea. </w:t>
      </w:r>
      <w:r>
        <w:rPr>
          <w:rPrChange w:id="1039" w:author="DIEGO CORDOBA URRUTIA" w:date="2026-06-07T04:36:00Z" w16du:dateUtc="2026-06-07T10:36:00Z">
            <w:rPr>
              <w:color w:val="000000"/>
            </w:rPr>
          </w:rPrChange>
        </w:rPr>
        <w:t>La calibración MLE sobre 23.5 millones de observaciones CENACE arroja:</w:t>
      </w:r>
    </w:p>
    <w:tbl>
      <w:tblPr>
        <w:tblStyle w:val="Table"/>
        <w:tblW w:w="5000" w:type="pct"/>
        <w:tblLook w:val="0020" w:firstRow="1" w:lastRow="0" w:firstColumn="0" w:lastColumn="0" w:noHBand="0" w:noVBand="0"/>
        <w:tblPrChange w:id="104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628"/>
        <w:gridCol w:w="1943"/>
        <w:gridCol w:w="1775"/>
        <w:gridCol w:w="2387"/>
        <w:gridCol w:w="1627"/>
        <w:tblGridChange w:id="1041">
          <w:tblGrid>
            <w:gridCol w:w="1"/>
            <w:gridCol w:w="1627"/>
            <w:gridCol w:w="373"/>
            <w:gridCol w:w="1570"/>
            <w:gridCol w:w="230"/>
            <w:gridCol w:w="1545"/>
            <w:gridCol w:w="255"/>
            <w:gridCol w:w="2132"/>
            <w:gridCol w:w="28"/>
            <w:gridCol w:w="1599"/>
            <w:gridCol w:w="1"/>
          </w:tblGrid>
        </w:tblGridChange>
      </w:tblGrid>
      <w:tr w:rsidR="00DA1741" w14:paraId="60BA5288" w14:textId="77777777" w:rsidTr="00A7071E">
        <w:tblPrEx>
          <w:tblPrExChange w:id="104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1043" w:author="DIEGO CORDOBA URRUTIA" w:date="2026-06-07T04:36:00Z" w16du:dateUtc="2026-06-07T10:36:00Z">
            <w:trPr>
              <w:gridBefore w:val="1"/>
              <w:tblHeader/>
            </w:trPr>
          </w:trPrChange>
        </w:trPr>
        <w:tc>
          <w:tcPr>
            <w:tcW w:w="0" w:type="auto"/>
            <w:tcPrChange w:id="1044"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8895FA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0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046" w:author="DIEGO CORDOBA URRUTIA" w:date="2026-06-07T04:36:00Z" w16du:dateUtc="2026-06-07T10:36:00Z">
                  <w:rPr>
                    <w:rFonts w:ascii="Arial" w:eastAsia="Arial" w:hAnsi="Arial" w:cs="Arial"/>
                    <w:b/>
                    <w:bCs/>
                    <w:color w:val="FFFFFF"/>
                    <w:sz w:val="19"/>
                    <w:szCs w:val="19"/>
                  </w:rPr>
                </w:rPrChange>
              </w:rPr>
              <w:t>Parámetro</w:t>
            </w:r>
          </w:p>
        </w:tc>
        <w:tc>
          <w:tcPr>
            <w:tcW w:w="0" w:type="auto"/>
            <w:tcPrChange w:id="104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926FEB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0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049" w:author="DIEGO CORDOBA URRUTIA" w:date="2026-06-07T04:36:00Z" w16du:dateUtc="2026-06-07T10:36:00Z">
                  <w:rPr>
                    <w:rFonts w:ascii="Arial" w:eastAsia="Arial" w:hAnsi="Arial" w:cs="Arial"/>
                    <w:b/>
                    <w:bCs/>
                    <w:color w:val="FFFFFF"/>
                    <w:sz w:val="19"/>
                    <w:szCs w:val="19"/>
                  </w:rPr>
                </w:rPrChange>
              </w:rPr>
              <w:t>Estimación MLE</w:t>
            </w:r>
          </w:p>
        </w:tc>
        <w:tc>
          <w:tcPr>
            <w:tcW w:w="0" w:type="auto"/>
            <w:tcPrChange w:id="105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80711D8"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05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052" w:author="DIEGO CORDOBA URRUTIA" w:date="2026-06-07T04:36:00Z" w16du:dateUtc="2026-06-07T10:36:00Z">
                  <w:rPr>
                    <w:rFonts w:ascii="Arial" w:eastAsia="Arial" w:hAnsi="Arial" w:cs="Arial"/>
                    <w:b/>
                    <w:bCs/>
                    <w:color w:val="FFFFFF"/>
                    <w:sz w:val="19"/>
                    <w:szCs w:val="19"/>
                  </w:rPr>
                </w:rPrChange>
              </w:rPr>
              <w:t>Error Estándar</w:t>
            </w:r>
          </w:p>
        </w:tc>
        <w:tc>
          <w:tcPr>
            <w:tcW w:w="0" w:type="auto"/>
            <w:tcPrChange w:id="1053"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244510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05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055" w:author="DIEGO CORDOBA URRUTIA" w:date="2026-06-07T04:36:00Z" w16du:dateUtc="2026-06-07T10:36:00Z">
                  <w:rPr>
                    <w:rFonts w:ascii="Arial" w:eastAsia="Arial" w:hAnsi="Arial" w:cs="Arial"/>
                    <w:b/>
                    <w:bCs/>
                    <w:color w:val="FFFFFF"/>
                    <w:sz w:val="19"/>
                    <w:szCs w:val="19"/>
                  </w:rPr>
                </w:rPrChange>
              </w:rPr>
              <w:t>IC 95%</w:t>
            </w:r>
          </w:p>
        </w:tc>
        <w:tc>
          <w:tcPr>
            <w:tcW w:w="0" w:type="auto"/>
            <w:tcPrChange w:id="1056" w:author="DIEGO CORDOBA URRUTIA" w:date="2026-06-07T04:36:00Z" w16du:dateUtc="2026-06-07T10:36:00Z">
              <w:tcPr>
                <w:tcW w:w="16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1E45C6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05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058" w:author="DIEGO CORDOBA URRUTIA" w:date="2026-06-07T04:36:00Z" w16du:dateUtc="2026-06-07T10:36:00Z">
                  <w:rPr>
                    <w:rFonts w:ascii="Arial" w:eastAsia="Arial" w:hAnsi="Arial" w:cs="Arial"/>
                    <w:b/>
                    <w:bCs/>
                    <w:color w:val="FFFFFF"/>
                    <w:sz w:val="19"/>
                    <w:szCs w:val="19"/>
                  </w:rPr>
                </w:rPrChange>
              </w:rPr>
              <w:t>Significancia</w:t>
            </w:r>
          </w:p>
        </w:tc>
      </w:tr>
      <w:tr w:rsidR="00DA1741" w14:paraId="6FA8DFE5" w14:textId="77777777">
        <w:tblPrEx>
          <w:tblPrExChange w:id="1059" w:author="DIEGO CORDOBA URRUTIA" w:date="2026-06-07T04:36:00Z" w16du:dateUtc="2026-06-07T10:36:00Z">
            <w:tblPrEx>
              <w:tblCellMar>
                <w:top w:w="0" w:type="dxa"/>
                <w:bottom w:w="0" w:type="dxa"/>
              </w:tblCellMar>
            </w:tblPrEx>
          </w:tblPrExChange>
        </w:tblPrEx>
        <w:trPr>
          <w:trPrChange w:id="1060" w:author="DIEGO CORDOBA URRUTIA" w:date="2026-06-07T04:36:00Z" w16du:dateUtc="2026-06-07T10:36:00Z">
            <w:trPr>
              <w:gridBefore w:val="1"/>
            </w:trPr>
          </w:trPrChange>
        </w:trPr>
        <w:tc>
          <w:tcPr>
            <w:tcW w:w="0" w:type="auto"/>
            <w:tcPrChange w:id="1061"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FD0731" w14:textId="77777777" w:rsidR="00DA1741" w:rsidRDefault="00000000">
            <w:pPr>
              <w:pStyle w:val="Compact"/>
              <w:pPrChange w:id="1062" w:author="DIEGO CORDOBA URRUTIA" w:date="2026-06-07T04:36:00Z" w16du:dateUtc="2026-06-07T10:36:00Z">
                <w:pPr>
                  <w:jc w:val="both"/>
                </w:pPr>
              </w:pPrChange>
            </w:pPr>
            <w:r>
              <w:rPr>
                <w:rPrChange w:id="1063" w:author="DIEGO CORDOBA URRUTIA" w:date="2026-06-07T04:36:00Z" w16du:dateUtc="2026-06-07T10:36:00Z">
                  <w:rPr>
                    <w:rFonts w:ascii="Arial" w:eastAsia="Arial" w:hAnsi="Arial" w:cs="Arial"/>
                    <w:color w:val="000000"/>
                    <w:sz w:val="19"/>
                    <w:szCs w:val="19"/>
                  </w:rPr>
                </w:rPrChange>
              </w:rPr>
              <w:t>κ (s⁻¹)</w:t>
            </w:r>
          </w:p>
        </w:tc>
        <w:tc>
          <w:tcPr>
            <w:tcW w:w="0" w:type="auto"/>
            <w:tcPrChange w:id="106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09D033" w14:textId="77777777" w:rsidR="00DA1741" w:rsidRDefault="00000000">
            <w:pPr>
              <w:pStyle w:val="Compact"/>
              <w:pPrChange w:id="1065" w:author="DIEGO CORDOBA URRUTIA" w:date="2026-06-07T04:36:00Z" w16du:dateUtc="2026-06-07T10:36:00Z">
                <w:pPr>
                  <w:jc w:val="both"/>
                </w:pPr>
              </w:pPrChange>
            </w:pPr>
            <w:r>
              <w:rPr>
                <w:rPrChange w:id="1066" w:author="DIEGO CORDOBA URRUTIA" w:date="2026-06-07T04:36:00Z" w16du:dateUtc="2026-06-07T10:36:00Z">
                  <w:rPr>
                    <w:rFonts w:ascii="Arial" w:eastAsia="Arial" w:hAnsi="Arial" w:cs="Arial"/>
                    <w:color w:val="000000"/>
                    <w:sz w:val="19"/>
                    <w:szCs w:val="19"/>
                  </w:rPr>
                </w:rPrChange>
              </w:rPr>
              <w:t>8.341</w:t>
            </w:r>
          </w:p>
        </w:tc>
        <w:tc>
          <w:tcPr>
            <w:tcW w:w="0" w:type="auto"/>
            <w:tcPrChange w:id="106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784EF7F" w14:textId="77777777" w:rsidR="00DA1741" w:rsidRDefault="00000000">
            <w:pPr>
              <w:pStyle w:val="Compact"/>
              <w:pPrChange w:id="1068" w:author="DIEGO CORDOBA URRUTIA" w:date="2026-06-07T04:36:00Z" w16du:dateUtc="2026-06-07T10:36:00Z">
                <w:pPr>
                  <w:jc w:val="both"/>
                </w:pPr>
              </w:pPrChange>
            </w:pPr>
            <w:r>
              <w:rPr>
                <w:rPrChange w:id="1069" w:author="DIEGO CORDOBA URRUTIA" w:date="2026-06-07T04:36:00Z" w16du:dateUtc="2026-06-07T10:36:00Z">
                  <w:rPr>
                    <w:rFonts w:ascii="Arial" w:eastAsia="Arial" w:hAnsi="Arial" w:cs="Arial"/>
                    <w:color w:val="000000"/>
                    <w:sz w:val="19"/>
                    <w:szCs w:val="19"/>
                  </w:rPr>
                </w:rPrChange>
              </w:rPr>
              <w:t>0.674</w:t>
            </w:r>
          </w:p>
        </w:tc>
        <w:tc>
          <w:tcPr>
            <w:tcW w:w="0" w:type="auto"/>
            <w:tcPrChange w:id="1070"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1E4B31B" w14:textId="77777777" w:rsidR="00DA1741" w:rsidRDefault="00000000">
            <w:pPr>
              <w:pStyle w:val="Compact"/>
              <w:pPrChange w:id="1071" w:author="DIEGO CORDOBA URRUTIA" w:date="2026-06-07T04:36:00Z" w16du:dateUtc="2026-06-07T10:36:00Z">
                <w:pPr>
                  <w:jc w:val="both"/>
                </w:pPr>
              </w:pPrChange>
            </w:pPr>
            <w:r>
              <w:rPr>
                <w:rPrChange w:id="1072" w:author="DIEGO CORDOBA URRUTIA" w:date="2026-06-07T04:36:00Z" w16du:dateUtc="2026-06-07T10:36:00Z">
                  <w:rPr>
                    <w:rFonts w:ascii="Arial" w:eastAsia="Arial" w:hAnsi="Arial" w:cs="Arial"/>
                    <w:color w:val="000000"/>
                    <w:sz w:val="19"/>
                    <w:szCs w:val="19"/>
                  </w:rPr>
                </w:rPrChange>
              </w:rPr>
              <w:t>[7.020, 9.663]</w:t>
            </w:r>
          </w:p>
        </w:tc>
        <w:tc>
          <w:tcPr>
            <w:tcW w:w="0" w:type="auto"/>
            <w:tcPrChange w:id="1073" w:author="DIEGO CORDOBA URRUTIA" w:date="2026-06-07T04:36:00Z" w16du:dateUtc="2026-06-07T10:36:00Z">
              <w:tcPr>
                <w:tcW w:w="1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DB7CFB9" w14:textId="77777777" w:rsidR="00DA1741" w:rsidRDefault="00000000">
            <w:pPr>
              <w:pStyle w:val="Compact"/>
              <w:pPrChange w:id="1074" w:author="DIEGO CORDOBA URRUTIA" w:date="2026-06-07T04:36:00Z" w16du:dateUtc="2026-06-07T10:36:00Z">
                <w:pPr>
                  <w:jc w:val="both"/>
                </w:pPr>
              </w:pPrChange>
            </w:pPr>
            <w:r>
              <w:rPr>
                <w:rPrChange w:id="1075" w:author="DIEGO CORDOBA URRUTIA" w:date="2026-06-07T04:36:00Z" w16du:dateUtc="2026-06-07T10:36:00Z">
                  <w:rPr>
                    <w:rFonts w:ascii="Arial" w:eastAsia="Arial" w:hAnsi="Arial" w:cs="Arial"/>
                    <w:color w:val="000000"/>
                    <w:sz w:val="19"/>
                    <w:szCs w:val="19"/>
                  </w:rPr>
                </w:rPrChange>
              </w:rPr>
              <w:t>p &lt; 10⁻¹⁰⁰</w:t>
            </w:r>
          </w:p>
        </w:tc>
      </w:tr>
      <w:tr w:rsidR="00DA1741" w14:paraId="0E0BEC14" w14:textId="77777777">
        <w:tblPrEx>
          <w:tblPrExChange w:id="1076" w:author="DIEGO CORDOBA URRUTIA" w:date="2026-06-07T04:36:00Z" w16du:dateUtc="2026-06-07T10:36:00Z">
            <w:tblPrEx>
              <w:tblCellMar>
                <w:top w:w="0" w:type="dxa"/>
                <w:bottom w:w="0" w:type="dxa"/>
              </w:tblCellMar>
            </w:tblPrEx>
          </w:tblPrExChange>
        </w:tblPrEx>
        <w:trPr>
          <w:trPrChange w:id="1077" w:author="DIEGO CORDOBA URRUTIA" w:date="2026-06-07T04:36:00Z" w16du:dateUtc="2026-06-07T10:36:00Z">
            <w:trPr>
              <w:gridBefore w:val="1"/>
            </w:trPr>
          </w:trPrChange>
        </w:trPr>
        <w:tc>
          <w:tcPr>
            <w:tcW w:w="0" w:type="auto"/>
            <w:tcPrChange w:id="1078"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CA23F6A" w14:textId="77777777" w:rsidR="00DA1741" w:rsidRDefault="00000000">
            <w:pPr>
              <w:pStyle w:val="Compact"/>
              <w:pPrChange w:id="1079" w:author="DIEGO CORDOBA URRUTIA" w:date="2026-06-07T04:36:00Z" w16du:dateUtc="2026-06-07T10:36:00Z">
                <w:pPr>
                  <w:jc w:val="both"/>
                </w:pPr>
              </w:pPrChange>
            </w:pPr>
            <w:r>
              <w:rPr>
                <w:rPrChange w:id="1080" w:author="DIEGO CORDOBA URRUTIA" w:date="2026-06-07T04:36:00Z" w16du:dateUtc="2026-06-07T10:36:00Z">
                  <w:rPr>
                    <w:rFonts w:ascii="Arial" w:eastAsia="Arial" w:hAnsi="Arial" w:cs="Arial"/>
                    <w:color w:val="000000"/>
                    <w:sz w:val="19"/>
                    <w:szCs w:val="19"/>
                  </w:rPr>
                </w:rPrChange>
              </w:rPr>
              <w:t>μ (Hz)</w:t>
            </w:r>
          </w:p>
        </w:tc>
        <w:tc>
          <w:tcPr>
            <w:tcW w:w="0" w:type="auto"/>
            <w:tcPrChange w:id="108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7679CA6" w14:textId="77777777" w:rsidR="00DA1741" w:rsidRDefault="00000000">
            <w:pPr>
              <w:pStyle w:val="Compact"/>
              <w:pPrChange w:id="1082" w:author="DIEGO CORDOBA URRUTIA" w:date="2026-06-07T04:36:00Z" w16du:dateUtc="2026-06-07T10:36:00Z">
                <w:pPr>
                  <w:jc w:val="both"/>
                </w:pPr>
              </w:pPrChange>
            </w:pPr>
            <w:r>
              <w:rPr>
                <w:rPrChange w:id="1083" w:author="DIEGO CORDOBA URRUTIA" w:date="2026-06-07T04:36:00Z" w16du:dateUtc="2026-06-07T10:36:00Z">
                  <w:rPr>
                    <w:rFonts w:ascii="Arial" w:eastAsia="Arial" w:hAnsi="Arial" w:cs="Arial"/>
                    <w:color w:val="000000"/>
                    <w:sz w:val="19"/>
                    <w:szCs w:val="19"/>
                  </w:rPr>
                </w:rPrChange>
              </w:rPr>
              <w:t>−0.00118</w:t>
            </w:r>
          </w:p>
        </w:tc>
        <w:tc>
          <w:tcPr>
            <w:tcW w:w="0" w:type="auto"/>
            <w:tcPrChange w:id="108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CF16FA9" w14:textId="77777777" w:rsidR="00DA1741" w:rsidRDefault="00000000">
            <w:pPr>
              <w:pStyle w:val="Compact"/>
              <w:pPrChange w:id="1085" w:author="DIEGO CORDOBA URRUTIA" w:date="2026-06-07T04:36:00Z" w16du:dateUtc="2026-06-07T10:36:00Z">
                <w:pPr>
                  <w:jc w:val="both"/>
                </w:pPr>
              </w:pPrChange>
            </w:pPr>
            <w:r>
              <w:rPr>
                <w:rPrChange w:id="1086" w:author="DIEGO CORDOBA URRUTIA" w:date="2026-06-07T04:36:00Z" w16du:dateUtc="2026-06-07T10:36:00Z">
                  <w:rPr>
                    <w:rFonts w:ascii="Arial" w:eastAsia="Arial" w:hAnsi="Arial" w:cs="Arial"/>
                    <w:color w:val="000000"/>
                    <w:sz w:val="19"/>
                    <w:szCs w:val="19"/>
                  </w:rPr>
                </w:rPrChange>
              </w:rPr>
              <w:t>0.000287</w:t>
            </w:r>
          </w:p>
        </w:tc>
        <w:tc>
          <w:tcPr>
            <w:tcW w:w="0" w:type="auto"/>
            <w:tcPrChange w:id="1087"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5557AB0" w14:textId="77777777" w:rsidR="00DA1741" w:rsidRDefault="00000000">
            <w:pPr>
              <w:pStyle w:val="Compact"/>
              <w:pPrChange w:id="1088" w:author="DIEGO CORDOBA URRUTIA" w:date="2026-06-07T04:36:00Z" w16du:dateUtc="2026-06-07T10:36:00Z">
                <w:pPr>
                  <w:jc w:val="both"/>
                </w:pPr>
              </w:pPrChange>
            </w:pPr>
            <w:r>
              <w:rPr>
                <w:rPrChange w:id="1089" w:author="DIEGO CORDOBA URRUTIA" w:date="2026-06-07T04:36:00Z" w16du:dateUtc="2026-06-07T10:36:00Z">
                  <w:rPr>
                    <w:rFonts w:ascii="Arial" w:eastAsia="Arial" w:hAnsi="Arial" w:cs="Arial"/>
                    <w:color w:val="000000"/>
                    <w:sz w:val="19"/>
                    <w:szCs w:val="19"/>
                  </w:rPr>
                </w:rPrChange>
              </w:rPr>
              <w:t>[−0.00174, −0.00062]</w:t>
            </w:r>
          </w:p>
        </w:tc>
        <w:tc>
          <w:tcPr>
            <w:tcW w:w="0" w:type="auto"/>
            <w:tcPrChange w:id="1090" w:author="DIEGO CORDOBA URRUTIA" w:date="2026-06-07T04:36:00Z" w16du:dateUtc="2026-06-07T10:36:00Z">
              <w:tcPr>
                <w:tcW w:w="16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B509909" w14:textId="77777777" w:rsidR="00DA1741" w:rsidRDefault="00000000">
            <w:pPr>
              <w:pStyle w:val="Compact"/>
              <w:pPrChange w:id="1091" w:author="DIEGO CORDOBA URRUTIA" w:date="2026-06-07T04:36:00Z" w16du:dateUtc="2026-06-07T10:36:00Z">
                <w:pPr>
                  <w:jc w:val="both"/>
                </w:pPr>
              </w:pPrChange>
            </w:pPr>
            <w:r>
              <w:rPr>
                <w:rPrChange w:id="1092" w:author="DIEGO CORDOBA URRUTIA" w:date="2026-06-07T04:36:00Z" w16du:dateUtc="2026-06-07T10:36:00Z">
                  <w:rPr>
                    <w:rFonts w:ascii="Arial" w:eastAsia="Arial" w:hAnsi="Arial" w:cs="Arial"/>
                    <w:color w:val="000000"/>
                    <w:sz w:val="19"/>
                    <w:szCs w:val="19"/>
                  </w:rPr>
                </w:rPrChange>
              </w:rPr>
              <w:t>p &lt; 10⁻⁴⁸</w:t>
            </w:r>
          </w:p>
        </w:tc>
      </w:tr>
      <w:tr w:rsidR="00DA1741" w14:paraId="736AE019" w14:textId="77777777">
        <w:tblPrEx>
          <w:tblPrExChange w:id="1093" w:author="DIEGO CORDOBA URRUTIA" w:date="2026-06-07T04:36:00Z" w16du:dateUtc="2026-06-07T10:36:00Z">
            <w:tblPrEx>
              <w:tblCellMar>
                <w:top w:w="0" w:type="dxa"/>
                <w:bottom w:w="0" w:type="dxa"/>
              </w:tblCellMar>
            </w:tblPrEx>
          </w:tblPrExChange>
        </w:tblPrEx>
        <w:trPr>
          <w:trPrChange w:id="1094" w:author="DIEGO CORDOBA URRUTIA" w:date="2026-06-07T04:36:00Z" w16du:dateUtc="2026-06-07T10:36:00Z">
            <w:trPr>
              <w:gridBefore w:val="1"/>
            </w:trPr>
          </w:trPrChange>
        </w:trPr>
        <w:tc>
          <w:tcPr>
            <w:tcW w:w="0" w:type="auto"/>
            <w:tcPrChange w:id="109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A6C6DD7" w14:textId="77777777" w:rsidR="00DA1741" w:rsidRDefault="00000000">
            <w:pPr>
              <w:pStyle w:val="Compact"/>
              <w:pPrChange w:id="1096" w:author="DIEGO CORDOBA URRUTIA" w:date="2026-06-07T04:36:00Z" w16du:dateUtc="2026-06-07T10:36:00Z">
                <w:pPr>
                  <w:jc w:val="both"/>
                </w:pPr>
              </w:pPrChange>
            </w:pPr>
            <w:r>
              <w:rPr>
                <w:rPrChange w:id="1097" w:author="DIEGO CORDOBA URRUTIA" w:date="2026-06-07T04:36:00Z" w16du:dateUtc="2026-06-07T10:36:00Z">
                  <w:rPr>
                    <w:rFonts w:ascii="Arial" w:eastAsia="Arial" w:hAnsi="Arial" w:cs="Arial"/>
                    <w:color w:val="000000"/>
                    <w:sz w:val="19"/>
                    <w:szCs w:val="19"/>
                  </w:rPr>
                </w:rPrChange>
              </w:rPr>
              <w:t>σ_OU (Hz/√s)</w:t>
            </w:r>
          </w:p>
        </w:tc>
        <w:tc>
          <w:tcPr>
            <w:tcW w:w="0" w:type="auto"/>
            <w:tcPrChange w:id="109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BEC240" w14:textId="77777777" w:rsidR="00DA1741" w:rsidRDefault="00000000">
            <w:pPr>
              <w:pStyle w:val="Compact"/>
              <w:pPrChange w:id="1099" w:author="DIEGO CORDOBA URRUTIA" w:date="2026-06-07T04:36:00Z" w16du:dateUtc="2026-06-07T10:36:00Z">
                <w:pPr>
                  <w:jc w:val="both"/>
                </w:pPr>
              </w:pPrChange>
            </w:pPr>
            <w:r>
              <w:rPr>
                <w:rPrChange w:id="1100" w:author="DIEGO CORDOBA URRUTIA" w:date="2026-06-07T04:36:00Z" w16du:dateUtc="2026-06-07T10:36:00Z">
                  <w:rPr>
                    <w:rFonts w:ascii="Arial" w:eastAsia="Arial" w:hAnsi="Arial" w:cs="Arial"/>
                    <w:color w:val="000000"/>
                    <w:sz w:val="19"/>
                    <w:szCs w:val="19"/>
                  </w:rPr>
                </w:rPrChange>
              </w:rPr>
              <w:t>0.01483</w:t>
            </w:r>
          </w:p>
        </w:tc>
        <w:tc>
          <w:tcPr>
            <w:tcW w:w="0" w:type="auto"/>
            <w:tcPrChange w:id="110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D2ECF5E" w14:textId="77777777" w:rsidR="00DA1741" w:rsidRDefault="00000000">
            <w:pPr>
              <w:pStyle w:val="Compact"/>
              <w:pPrChange w:id="1102" w:author="DIEGO CORDOBA URRUTIA" w:date="2026-06-07T04:36:00Z" w16du:dateUtc="2026-06-07T10:36:00Z">
                <w:pPr>
                  <w:jc w:val="both"/>
                </w:pPr>
              </w:pPrChange>
            </w:pPr>
            <w:r>
              <w:rPr>
                <w:rPrChange w:id="1103" w:author="DIEGO CORDOBA URRUTIA" w:date="2026-06-07T04:36:00Z" w16du:dateUtc="2026-06-07T10:36:00Z">
                  <w:rPr>
                    <w:rFonts w:ascii="Arial" w:eastAsia="Arial" w:hAnsi="Arial" w:cs="Arial"/>
                    <w:color w:val="000000"/>
                    <w:sz w:val="19"/>
                    <w:szCs w:val="19"/>
                  </w:rPr>
                </w:rPrChange>
              </w:rPr>
              <w:t>0.000924</w:t>
            </w:r>
          </w:p>
        </w:tc>
        <w:tc>
          <w:tcPr>
            <w:tcW w:w="0" w:type="auto"/>
            <w:tcPrChange w:id="110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7D612E0" w14:textId="77777777" w:rsidR="00DA1741" w:rsidRDefault="00000000">
            <w:pPr>
              <w:pStyle w:val="Compact"/>
              <w:pPrChange w:id="1105" w:author="DIEGO CORDOBA URRUTIA" w:date="2026-06-07T04:36:00Z" w16du:dateUtc="2026-06-07T10:36:00Z">
                <w:pPr>
                  <w:jc w:val="both"/>
                </w:pPr>
              </w:pPrChange>
            </w:pPr>
            <w:r>
              <w:rPr>
                <w:rPrChange w:id="1106" w:author="DIEGO CORDOBA URRUTIA" w:date="2026-06-07T04:36:00Z" w16du:dateUtc="2026-06-07T10:36:00Z">
                  <w:rPr>
                    <w:rFonts w:ascii="Arial" w:eastAsia="Arial" w:hAnsi="Arial" w:cs="Arial"/>
                    <w:color w:val="000000"/>
                    <w:sz w:val="19"/>
                    <w:szCs w:val="19"/>
                  </w:rPr>
                </w:rPrChange>
              </w:rPr>
              <w:t>[0.01302, 0.01664]</w:t>
            </w:r>
          </w:p>
        </w:tc>
        <w:tc>
          <w:tcPr>
            <w:tcW w:w="0" w:type="auto"/>
            <w:tcPrChange w:id="1107" w:author="DIEGO CORDOBA URRUTIA" w:date="2026-06-07T04:36:00Z" w16du:dateUtc="2026-06-07T10:36:00Z">
              <w:tcPr>
                <w:tcW w:w="1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A9F1163" w14:textId="77777777" w:rsidR="00DA1741" w:rsidRDefault="00000000">
            <w:pPr>
              <w:pStyle w:val="Compact"/>
              <w:pPrChange w:id="1108" w:author="DIEGO CORDOBA URRUTIA" w:date="2026-06-07T04:36:00Z" w16du:dateUtc="2026-06-07T10:36:00Z">
                <w:pPr>
                  <w:jc w:val="both"/>
                </w:pPr>
              </w:pPrChange>
            </w:pPr>
            <w:r>
              <w:rPr>
                <w:rPrChange w:id="1109" w:author="DIEGO CORDOBA URRUTIA" w:date="2026-06-07T04:36:00Z" w16du:dateUtc="2026-06-07T10:36:00Z">
                  <w:rPr>
                    <w:rFonts w:ascii="Arial" w:eastAsia="Arial" w:hAnsi="Arial" w:cs="Arial"/>
                    <w:color w:val="000000"/>
                    <w:sz w:val="19"/>
                    <w:szCs w:val="19"/>
                  </w:rPr>
                </w:rPrChange>
              </w:rPr>
              <w:t>p &lt; 10⁻¹⁰⁰</w:t>
            </w:r>
          </w:p>
        </w:tc>
      </w:tr>
    </w:tbl>
    <w:p w14:paraId="662416D1" w14:textId="77777777" w:rsidR="00DA1741" w:rsidRPr="00A9569D" w:rsidRDefault="00000000">
      <w:pPr>
        <w:pStyle w:val="BodyText"/>
        <w:rPr>
          <w:lang w:val="es-419"/>
          <w:rPrChange w:id="1110" w:author="DIEGO CORDOBA URRUTIA" w:date="2026-06-07T04:36:00Z" w16du:dateUtc="2026-06-07T10:36:00Z">
            <w:rPr/>
          </w:rPrChange>
        </w:rPr>
        <w:pPrChange w:id="1111" w:author="DIEGO CORDOBA URRUTIA" w:date="2026-06-07T04:36:00Z" w16du:dateUtc="2026-06-07T10:36:00Z">
          <w:pPr>
            <w:spacing w:before="80" w:after="320" w:line="380" w:lineRule="auto"/>
            <w:jc w:val="center"/>
          </w:pPr>
        </w:pPrChange>
      </w:pPr>
      <w:r w:rsidRPr="00A9569D">
        <w:rPr>
          <w:lang w:val="es-419"/>
          <w:rPrChange w:id="1112" w:author="DIEGO CORDOBA URRUTIA" w:date="2026-06-07T04:36:00Z" w16du:dateUtc="2026-06-07T10:36:00Z">
            <w:rPr>
              <w:color w:val="888888"/>
              <w:sz w:val="20"/>
              <w:szCs w:val="20"/>
            </w:rPr>
          </w:rPrChange>
        </w:rPr>
        <w:t>Tabla 1.2: Parámetros OU calibrados por MLE — nodo VZA-400, CENACE 2022-2024. Test LR vs caminata aleatoria: LR = 47,284 (p &lt; 10⁻¹⁰⁰).</w:t>
      </w:r>
    </w:p>
    <w:p w14:paraId="118C33CF" w14:textId="77777777" w:rsidR="00DA1741" w:rsidRPr="00A9569D" w:rsidRDefault="00000000">
      <w:pPr>
        <w:pStyle w:val="BodyText"/>
        <w:rPr>
          <w:lang w:val="es-419"/>
          <w:rPrChange w:id="1113" w:author="DIEGO CORDOBA URRUTIA" w:date="2026-06-07T04:36:00Z" w16du:dateUtc="2026-06-07T10:36:00Z">
            <w:rPr/>
          </w:rPrChange>
        </w:rPr>
        <w:pPrChange w:id="1114" w:author="DIEGO CORDOBA URRUTIA" w:date="2026-06-07T04:36:00Z" w16du:dateUtc="2026-06-07T10:36:00Z">
          <w:pPr>
            <w:spacing w:after="200" w:line="380" w:lineRule="auto"/>
            <w:jc w:val="both"/>
          </w:pPr>
        </w:pPrChange>
      </w:pPr>
      <w:r w:rsidRPr="00A9569D">
        <w:rPr>
          <w:lang w:val="es-419"/>
          <w:rPrChange w:id="1115" w:author="DIEGO CORDOBA URRUTIA" w:date="2026-06-07T04:36:00Z" w16du:dateUtc="2026-06-07T10:36:00Z">
            <w:rPr>
              <w:color w:val="000000"/>
            </w:rPr>
          </w:rPrChange>
        </w:rPr>
        <w:t xml:space="preserve">La distribución estacionaria es </w:t>
      </w:r>
      <w:r>
        <w:rPr>
          <w:rPrChange w:id="1116" w:author="DIEGO CORDOBA URRUTIA" w:date="2026-06-07T04:36:00Z" w16du:dateUtc="2026-06-07T10:36:00Z">
            <w:rPr>
              <w:color w:val="000000"/>
            </w:rPr>
          </w:rPrChange>
        </w:rPr>
        <w:t>Δ</w:t>
      </w:r>
      <w:r w:rsidRPr="00A9569D">
        <w:rPr>
          <w:lang w:val="es-419"/>
          <w:rPrChange w:id="1117" w:author="DIEGO CORDOBA URRUTIA" w:date="2026-06-07T04:36:00Z" w16du:dateUtc="2026-06-07T10:36:00Z">
            <w:rPr>
              <w:color w:val="000000"/>
            </w:rPr>
          </w:rPrChange>
        </w:rPr>
        <w:t>f_∞ ~ N(−0.0012, 0.000013) Hz², lo que implica P(|</w:t>
      </w:r>
      <w:r>
        <w:rPr>
          <w:rPrChange w:id="1118" w:author="DIEGO CORDOBA URRUTIA" w:date="2026-06-07T04:36:00Z" w16du:dateUtc="2026-06-07T10:36:00Z">
            <w:rPr>
              <w:color w:val="000000"/>
            </w:rPr>
          </w:rPrChange>
        </w:rPr>
        <w:t>Δ</w:t>
      </w:r>
      <w:r w:rsidRPr="00A9569D">
        <w:rPr>
          <w:lang w:val="es-419"/>
          <w:rPrChange w:id="1119" w:author="DIEGO CORDOBA URRUTIA" w:date="2026-06-07T04:36:00Z" w16du:dateUtc="2026-06-07T10:36:00Z">
            <w:rPr>
              <w:color w:val="000000"/>
            </w:rPr>
          </w:rPrChange>
        </w:rPr>
        <w:t>f| &gt; 0.017) ≈ 5.8%. Esto es la frecuencia esperada de activación del contrato de regulación en condiciones normales.</w:t>
      </w:r>
    </w:p>
    <w:p w14:paraId="4AAC448C" w14:textId="77777777" w:rsidR="00DA1741" w:rsidRPr="00A9569D" w:rsidRDefault="00000000">
      <w:pPr>
        <w:pStyle w:val="Heading2"/>
        <w:rPr>
          <w:lang w:val="es-419"/>
          <w:rPrChange w:id="1120" w:author="DIEGO CORDOBA URRUTIA" w:date="2026-06-07T04:36:00Z" w16du:dateUtc="2026-06-07T10:36:00Z">
            <w:rPr/>
          </w:rPrChange>
        </w:rPr>
      </w:pPr>
      <w:bookmarkStart w:id="1121" w:name="_Toc231042658"/>
      <w:bookmarkStart w:id="1122" w:name="Xdb2f5c7bd8a04e7113eee82174dafb288d498d7"/>
      <w:r w:rsidRPr="00A9569D">
        <w:rPr>
          <w:lang w:val="es-419"/>
          <w:rPrChange w:id="1123" w:author="DIEGO CORDOBA URRUTIA" w:date="2026-06-07T04:36:00Z" w16du:dateUtc="2026-06-07T10:36:00Z">
            <w:rPr/>
          </w:rPrChange>
        </w:rPr>
        <w:lastRenderedPageBreak/>
        <w:t>1.7</w:t>
      </w:r>
      <w:del w:id="1124" w:author="DIEGO CORDOBA URRUTIA" w:date="2026-06-07T04:36:00Z" w16du:dateUtc="2026-06-07T10:36:00Z">
        <w:r>
          <w:rPr>
            <w:rFonts w:ascii="Arial" w:eastAsia="Arial" w:hAnsi="Arial" w:cs="Arial"/>
            <w:color w:val="0F6E56"/>
          </w:rPr>
          <w:delText xml:space="preserve"> </w:delText>
        </w:r>
      </w:del>
      <w:r w:rsidRPr="00A9569D">
        <w:rPr>
          <w:lang w:val="es-419"/>
          <w:rPrChange w:id="1125" w:author="DIEGO CORDOBA URRUTIA" w:date="2026-06-07T04:36:00Z" w16du:dateUtc="2026-06-07T10:36:00Z">
            <w:rPr/>
          </w:rPrChange>
        </w:rPr>
        <w:t xml:space="preserve"> El Proceso OU Vectorial — Red Multizonal con 67% de Expansión Eólica</w:t>
      </w:r>
      <w:bookmarkEnd w:id="1121"/>
    </w:p>
    <w:p w14:paraId="4DCE791D" w14:textId="77777777" w:rsidR="00DA1741" w:rsidRPr="00A9569D" w:rsidRDefault="00000000">
      <w:pPr>
        <w:pStyle w:val="Heading3"/>
        <w:rPr>
          <w:lang w:val="es-419"/>
          <w:rPrChange w:id="1126" w:author="DIEGO CORDOBA URRUTIA" w:date="2026-06-07T04:36:00Z" w16du:dateUtc="2026-06-07T10:36:00Z">
            <w:rPr/>
          </w:rPrChange>
        </w:rPr>
      </w:pPr>
      <w:bookmarkStart w:id="1127" w:name="_Toc231042659"/>
      <w:bookmarkStart w:id="1128" w:name="X938cab9f646fe10d1f65d06a14a185162e44559"/>
      <w:r w:rsidRPr="00A9569D">
        <w:rPr>
          <w:lang w:val="es-419"/>
          <w:rPrChange w:id="1129" w:author="DIEGO CORDOBA URRUTIA" w:date="2026-06-07T04:36:00Z" w16du:dateUtc="2026-06-07T10:36:00Z">
            <w:rPr/>
          </w:rPrChange>
        </w:rPr>
        <w:t>1.7.1</w:t>
      </w:r>
      <w:del w:id="1130" w:author="DIEGO CORDOBA URRUTIA" w:date="2026-06-07T04:36:00Z" w16du:dateUtc="2026-06-07T10:36:00Z">
        <w:r>
          <w:rPr>
            <w:rFonts w:ascii="Arial" w:eastAsia="Arial" w:hAnsi="Arial" w:cs="Arial"/>
            <w:color w:val="0D2B45"/>
          </w:rPr>
          <w:delText xml:space="preserve"> </w:delText>
        </w:r>
      </w:del>
      <w:r w:rsidRPr="00A9569D">
        <w:rPr>
          <w:lang w:val="es-419"/>
          <w:rPrChange w:id="1131" w:author="DIEGO CORDOBA URRUTIA" w:date="2026-06-07T04:36:00Z" w16du:dateUtc="2026-06-07T10:36:00Z">
            <w:rPr/>
          </w:rPrChange>
        </w:rPr>
        <w:t xml:space="preserve"> Motivación: El Efecto del Viento del Norte</w:t>
      </w:r>
      <w:bookmarkEnd w:id="1127"/>
    </w:p>
    <w:p w14:paraId="0509279A" w14:textId="77777777" w:rsidR="00DA1741" w:rsidRPr="00A9569D" w:rsidRDefault="00000000">
      <w:pPr>
        <w:pStyle w:val="FirstParagraph"/>
        <w:rPr>
          <w:lang w:val="es-419"/>
          <w:rPrChange w:id="1132" w:author="DIEGO CORDOBA URRUTIA" w:date="2026-06-07T04:36:00Z" w16du:dateUtc="2026-06-07T10:36:00Z">
            <w:rPr/>
          </w:rPrChange>
        </w:rPr>
        <w:pPrChange w:id="1133" w:author="DIEGO CORDOBA URRUTIA" w:date="2026-06-07T04:36:00Z" w16du:dateUtc="2026-06-07T10:36:00Z">
          <w:pPr>
            <w:spacing w:after="200" w:line="380" w:lineRule="auto"/>
            <w:jc w:val="both"/>
          </w:pPr>
        </w:pPrChange>
      </w:pPr>
      <w:r w:rsidRPr="00A9569D">
        <w:rPr>
          <w:lang w:val="es-419"/>
          <w:rPrChange w:id="1134" w:author="DIEGO CORDOBA URRUTIA" w:date="2026-06-07T04:36:00Z" w16du:dateUtc="2026-06-07T10:36:00Z">
            <w:rPr>
              <w:color w:val="000000"/>
            </w:rPr>
          </w:rPrChange>
        </w:rPr>
        <w:t>Entre 2021 y 2024, la capacidad eólica instalada en el SIN creció de 6.7 GW a 11.2 GW —un incremento del 67%— concentrada geográficamente en las zonas Norte (Tamaulipas, Nuevo León, Oaxaca Istmo). Esta expansión asimétrica rompe la hipótesis de área única que subyace al proceso OU escalar: la perturbación de frecuencia originada por una rampa eólica en la zona Norte no se propaga instantáneamente a las zonas Centro, Occidental y Sur-Sureste, sino que sigue la dinámica de la red de transmisión con retardos de 0.5–5 segundos y excita modos de oscilación interareal de 0.1–2.0 Hz. Ignorar esta estructura espacial introduce errores de valoración sistemáticos en los contratos de regulación de las zonas no-Norte.</w:t>
      </w:r>
    </w:p>
    <w:p w14:paraId="4B40FF29" w14:textId="77777777" w:rsidR="00DA1741" w:rsidRPr="00A9569D" w:rsidRDefault="00000000">
      <w:pPr>
        <w:pStyle w:val="BodyText"/>
        <w:rPr>
          <w:lang w:val="es-419"/>
          <w:rPrChange w:id="1135" w:author="DIEGO CORDOBA URRUTIA" w:date="2026-06-07T04:36:00Z" w16du:dateUtc="2026-06-07T10:36:00Z">
            <w:rPr/>
          </w:rPrChange>
        </w:rPr>
        <w:pPrChange w:id="1136" w:author="DIEGO CORDOBA URRUTIA" w:date="2026-06-07T04:36:00Z" w16du:dateUtc="2026-06-07T10:36:00Z">
          <w:pPr>
            <w:spacing w:after="200" w:line="380" w:lineRule="auto"/>
            <w:jc w:val="both"/>
          </w:pPr>
        </w:pPrChange>
      </w:pPr>
      <w:r w:rsidRPr="00A9569D">
        <w:rPr>
          <w:lang w:val="es-419"/>
          <w:rPrChange w:id="1137" w:author="DIEGO CORDOBA URRUTIA" w:date="2026-06-07T04:36:00Z" w16du:dateUtc="2026-06-07T10:36:00Z">
            <w:rPr>
              <w:color w:val="000000"/>
            </w:rPr>
          </w:rPrChange>
        </w:rPr>
        <w:t>La evidencia empírica es directa. Tomando la covarianza entre las desviaciones de frecuencia en las cinco zonas de control del SIN (extraída de los datos de telemetría PRIMEnergeia), la matriz de correlación contemporánea es:</w:t>
      </w:r>
    </w:p>
    <w:p w14:paraId="178994EC" w14:textId="77777777" w:rsidR="00DA1741" w:rsidRPr="00A9569D" w:rsidRDefault="00000000">
      <w:pPr>
        <w:pStyle w:val="BodyText"/>
        <w:rPr>
          <w:lang w:val="es-419"/>
          <w:rPrChange w:id="1138" w:author="DIEGO CORDOBA URRUTIA" w:date="2026-06-07T04:36:00Z" w16du:dateUtc="2026-06-07T10:36:00Z">
            <w:rPr/>
          </w:rPrChange>
        </w:rPr>
        <w:pPrChange w:id="1139" w:author="DIEGO CORDOBA URRUTIA" w:date="2026-06-07T04:36:00Z" w16du:dateUtc="2026-06-07T10:36:00Z">
          <w:pPr>
            <w:spacing w:before="240" w:after="240"/>
            <w:jc w:val="center"/>
          </w:pPr>
        </w:pPrChange>
      </w:pPr>
      <w:r>
        <w:rPr>
          <w:rPrChange w:id="1140" w:author="DIEGO CORDOBA URRUTIA" w:date="2026-06-07T04:36:00Z" w16du:dateUtc="2026-06-07T10:36:00Z">
            <w:rPr>
              <w:rFonts w:ascii="Cambria Math" w:eastAsia="Cambria Math" w:hAnsi="Cambria Math" w:cs="Cambria Math"/>
              <w:color w:val="0D2B45"/>
              <w:sz w:val="22"/>
              <w:szCs w:val="22"/>
            </w:rPr>
          </w:rPrChange>
        </w:rPr>
        <w:t>ρ</w:t>
      </w:r>
      <w:r w:rsidRPr="00A9569D">
        <w:rPr>
          <w:lang w:val="es-419"/>
          <w:rPrChange w:id="1141" w:author="DIEGO CORDOBA URRUTIA" w:date="2026-06-07T04:36:00Z" w16du:dateUtc="2026-06-07T10:36:00Z">
            <w:rPr>
              <w:rFonts w:ascii="Cambria Math" w:eastAsia="Cambria Math" w:hAnsi="Cambria Math" w:cs="Cambria Math"/>
              <w:color w:val="0D2B45"/>
              <w:sz w:val="22"/>
              <w:szCs w:val="22"/>
            </w:rPr>
          </w:rPrChange>
        </w:rPr>
        <w:t xml:space="preserve"> = [[1.00, 0.74, 0.68, 0.51, 0.23], </w:t>
      </w:r>
      <w:del w:id="1142"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143" w:author="DIEGO CORDOBA URRUTIA" w:date="2026-06-07T04:36:00Z" w16du:dateUtc="2026-06-07T10:36:00Z">
            <w:rPr>
              <w:rFonts w:ascii="Cambria Math" w:eastAsia="Cambria Math" w:hAnsi="Cambria Math" w:cs="Cambria Math"/>
              <w:color w:val="0D2B45"/>
              <w:sz w:val="22"/>
              <w:szCs w:val="22"/>
            </w:rPr>
          </w:rPrChange>
        </w:rPr>
        <w:t xml:space="preserve">[0.74, 1.00, 0.81, 0.62, 0.19], </w:t>
      </w:r>
      <w:del w:id="1144"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145" w:author="DIEGO CORDOBA URRUTIA" w:date="2026-06-07T04:36:00Z" w16du:dateUtc="2026-06-07T10:36:00Z">
            <w:rPr>
              <w:rFonts w:ascii="Cambria Math" w:eastAsia="Cambria Math" w:hAnsi="Cambria Math" w:cs="Cambria Math"/>
              <w:color w:val="0D2B45"/>
              <w:sz w:val="22"/>
              <w:szCs w:val="22"/>
            </w:rPr>
          </w:rPrChange>
        </w:rPr>
        <w:t xml:space="preserve">[0.68, 0.81, 1.00, 0.71, 0.17], </w:t>
      </w:r>
      <w:del w:id="1146"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147" w:author="DIEGO CORDOBA URRUTIA" w:date="2026-06-07T04:36:00Z" w16du:dateUtc="2026-06-07T10:36:00Z">
            <w:rPr>
              <w:rFonts w:ascii="Cambria Math" w:eastAsia="Cambria Math" w:hAnsi="Cambria Math" w:cs="Cambria Math"/>
              <w:color w:val="0D2B45"/>
              <w:sz w:val="22"/>
              <w:szCs w:val="22"/>
            </w:rPr>
          </w:rPrChange>
        </w:rPr>
        <w:t>[0.51, 0.62, 0.71, 1.00, 0.14],</w:t>
      </w:r>
      <w:del w:id="1148"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149" w:author="DIEGO CORDOBA URRUTIA" w:date="2026-06-07T04:36:00Z" w16du:dateUtc="2026-06-07T10:36:00Z">
            <w:rPr>
              <w:rFonts w:ascii="Cambria Math" w:eastAsia="Cambria Math" w:hAnsi="Cambria Math" w:cs="Cambria Math"/>
              <w:color w:val="0D2B45"/>
              <w:sz w:val="22"/>
              <w:szCs w:val="22"/>
            </w:rPr>
          </w:rPrChange>
        </w:rPr>
        <w:t xml:space="preserve"> [0.23, 0.19, 0.17, 0.14, 1.00]]</w:t>
      </w:r>
    </w:p>
    <w:p w14:paraId="1422F116" w14:textId="77777777" w:rsidR="00DA1741" w:rsidRPr="00A9569D" w:rsidRDefault="00000000">
      <w:pPr>
        <w:pStyle w:val="BodyText"/>
        <w:rPr>
          <w:lang w:val="es-419"/>
          <w:rPrChange w:id="1150" w:author="DIEGO CORDOBA URRUTIA" w:date="2026-06-07T04:36:00Z" w16du:dateUtc="2026-06-07T10:36:00Z">
            <w:rPr/>
          </w:rPrChange>
        </w:rPr>
        <w:pPrChange w:id="1151" w:author="DIEGO CORDOBA URRUTIA" w:date="2026-06-07T04:36:00Z" w16du:dateUtc="2026-06-07T10:36:00Z">
          <w:pPr>
            <w:spacing w:after="200" w:line="380" w:lineRule="auto"/>
            <w:jc w:val="both"/>
          </w:pPr>
        </w:pPrChange>
      </w:pPr>
      <w:r w:rsidRPr="00A9569D">
        <w:rPr>
          <w:lang w:val="es-419"/>
          <w:rPrChange w:id="1152" w:author="DIEGO CORDOBA URRUTIA" w:date="2026-06-07T04:36:00Z" w16du:dateUtc="2026-06-07T10:36:00Z">
            <w:rPr>
              <w:color w:val="000000"/>
            </w:rPr>
          </w:rPrChange>
        </w:rPr>
        <w:t>donde las filas/columnas son (Norte, Centro, Occidental, Sur-Sureste, Baja California). La correlación Norte–Baja California (0.23) es cuatro veces menor que la correlación Norte–Centro (0.74), confirmando que tratar el SIN como un área única introduce errores de covarianza de hasta el 77%. Baja California, sincronizada con WECC/CAISO y no con el SIN continental, es prácticamente un sistema independiente.</w:t>
      </w:r>
    </w:p>
    <w:p w14:paraId="1B879A2F" w14:textId="77777777" w:rsidR="00DA1741" w:rsidRPr="00A9569D" w:rsidRDefault="00000000">
      <w:pPr>
        <w:pStyle w:val="Heading3"/>
        <w:rPr>
          <w:lang w:val="es-419"/>
          <w:rPrChange w:id="1153" w:author="DIEGO CORDOBA URRUTIA" w:date="2026-06-07T04:36:00Z" w16du:dateUtc="2026-06-07T10:36:00Z">
            <w:rPr/>
          </w:rPrChange>
        </w:rPr>
      </w:pPr>
      <w:bookmarkStart w:id="1154" w:name="_Toc231042660"/>
      <w:bookmarkEnd w:id="1128"/>
      <w:r w:rsidRPr="00A9569D">
        <w:rPr>
          <w:lang w:val="es-419"/>
          <w:rPrChange w:id="1155" w:author="DIEGO CORDOBA URRUTIA" w:date="2026-06-07T04:36:00Z" w16du:dateUtc="2026-06-07T10:36:00Z">
            <w:rPr/>
          </w:rPrChange>
        </w:rPr>
        <w:t>1.7.2</w:t>
      </w:r>
      <w:del w:id="1156" w:author="DIEGO CORDOBA URRUTIA" w:date="2026-06-07T04:36:00Z" w16du:dateUtc="2026-06-07T10:36:00Z">
        <w:r>
          <w:rPr>
            <w:rFonts w:ascii="Arial" w:eastAsia="Arial" w:hAnsi="Arial" w:cs="Arial"/>
            <w:color w:val="0D2B45"/>
          </w:rPr>
          <w:delText xml:space="preserve"> </w:delText>
        </w:r>
      </w:del>
      <w:r w:rsidRPr="00A9569D">
        <w:rPr>
          <w:lang w:val="es-419"/>
          <w:rPrChange w:id="1157" w:author="DIEGO CORDOBA URRUTIA" w:date="2026-06-07T04:36:00Z" w16du:dateUtc="2026-06-07T10:36:00Z">
            <w:rPr/>
          </w:rPrChange>
        </w:rPr>
        <w:t xml:space="preserve"> Formulación del Proceso OU Vectorial</w:t>
      </w:r>
      <w:bookmarkEnd w:id="1154"/>
    </w:p>
    <w:p w14:paraId="3C32B199" w14:textId="77777777" w:rsidR="00DA1741" w:rsidRPr="00A9569D" w:rsidRDefault="00000000">
      <w:pPr>
        <w:pStyle w:val="FirstParagraph"/>
        <w:rPr>
          <w:lang w:val="es-419"/>
          <w:rPrChange w:id="1158" w:author="DIEGO CORDOBA URRUTIA" w:date="2026-06-07T04:36:00Z" w16du:dateUtc="2026-06-07T10:36:00Z">
            <w:rPr/>
          </w:rPrChange>
        </w:rPr>
        <w:pPrChange w:id="1159" w:author="DIEGO CORDOBA URRUTIA" w:date="2026-06-07T04:36:00Z" w16du:dateUtc="2026-06-07T10:36:00Z">
          <w:pPr>
            <w:spacing w:after="200" w:line="380" w:lineRule="auto"/>
            <w:jc w:val="both"/>
          </w:pPr>
        </w:pPrChange>
      </w:pPr>
      <w:r w:rsidRPr="00A9569D">
        <w:rPr>
          <w:lang w:val="es-419"/>
          <w:rPrChange w:id="1160" w:author="DIEGO CORDOBA URRUTIA" w:date="2026-06-07T04:36:00Z" w16du:dateUtc="2026-06-07T10:36:00Z">
            <w:rPr>
              <w:color w:val="000000"/>
            </w:rPr>
          </w:rPrChange>
        </w:rPr>
        <w:t xml:space="preserve">Sea </w:t>
      </w:r>
      <w:r>
        <w:rPr>
          <w:rPrChange w:id="1161" w:author="DIEGO CORDOBA URRUTIA" w:date="2026-06-07T04:36:00Z" w16du:dateUtc="2026-06-07T10:36:00Z">
            <w:rPr>
              <w:color w:val="000000"/>
            </w:rPr>
          </w:rPrChange>
        </w:rPr>
        <w:t>Δ</w:t>
      </w:r>
      <w:r w:rsidRPr="00A9569D">
        <w:rPr>
          <w:lang w:val="es-419"/>
          <w:rPrChange w:id="1162" w:author="DIEGO CORDOBA URRUTIA" w:date="2026-06-07T04:36:00Z" w16du:dateUtc="2026-06-07T10:36:00Z">
            <w:rPr>
              <w:color w:val="000000"/>
            </w:rPr>
          </w:rPrChange>
        </w:rPr>
        <w:t>f(t) = (</w:t>
      </w:r>
      <w:r>
        <w:rPr>
          <w:rPrChange w:id="1163" w:author="DIEGO CORDOBA URRUTIA" w:date="2026-06-07T04:36:00Z" w16du:dateUtc="2026-06-07T10:36:00Z">
            <w:rPr>
              <w:color w:val="000000"/>
            </w:rPr>
          </w:rPrChange>
        </w:rPr>
        <w:t>Δ</w:t>
      </w:r>
      <w:r w:rsidRPr="00A9569D">
        <w:rPr>
          <w:lang w:val="es-419"/>
          <w:rPrChange w:id="1164" w:author="DIEGO CORDOBA URRUTIA" w:date="2026-06-07T04:36:00Z" w16du:dateUtc="2026-06-07T10:36:00Z">
            <w:rPr>
              <w:color w:val="000000"/>
            </w:rPr>
          </w:rPrChange>
        </w:rPr>
        <w:t xml:space="preserve">f_N, </w:t>
      </w:r>
      <w:r>
        <w:rPr>
          <w:rPrChange w:id="1165" w:author="DIEGO CORDOBA URRUTIA" w:date="2026-06-07T04:36:00Z" w16du:dateUtc="2026-06-07T10:36:00Z">
            <w:rPr>
              <w:color w:val="000000"/>
            </w:rPr>
          </w:rPrChange>
        </w:rPr>
        <w:t>Δ</w:t>
      </w:r>
      <w:r w:rsidRPr="00A9569D">
        <w:rPr>
          <w:lang w:val="es-419"/>
          <w:rPrChange w:id="1166" w:author="DIEGO CORDOBA URRUTIA" w:date="2026-06-07T04:36:00Z" w16du:dateUtc="2026-06-07T10:36:00Z">
            <w:rPr>
              <w:color w:val="000000"/>
            </w:rPr>
          </w:rPrChange>
        </w:rPr>
        <w:t xml:space="preserve">f_C, </w:t>
      </w:r>
      <w:r>
        <w:rPr>
          <w:rPrChange w:id="1167" w:author="DIEGO CORDOBA URRUTIA" w:date="2026-06-07T04:36:00Z" w16du:dateUtc="2026-06-07T10:36:00Z">
            <w:rPr>
              <w:color w:val="000000"/>
            </w:rPr>
          </w:rPrChange>
        </w:rPr>
        <w:t>Δ</w:t>
      </w:r>
      <w:r w:rsidRPr="00A9569D">
        <w:rPr>
          <w:lang w:val="es-419"/>
          <w:rPrChange w:id="1168" w:author="DIEGO CORDOBA URRUTIA" w:date="2026-06-07T04:36:00Z" w16du:dateUtc="2026-06-07T10:36:00Z">
            <w:rPr>
              <w:color w:val="000000"/>
            </w:rPr>
          </w:rPrChange>
        </w:rPr>
        <w:t xml:space="preserve">f_O, </w:t>
      </w:r>
      <w:r>
        <w:rPr>
          <w:rPrChange w:id="1169" w:author="DIEGO CORDOBA URRUTIA" w:date="2026-06-07T04:36:00Z" w16du:dateUtc="2026-06-07T10:36:00Z">
            <w:rPr>
              <w:color w:val="000000"/>
            </w:rPr>
          </w:rPrChange>
        </w:rPr>
        <w:t>Δ</w:t>
      </w:r>
      <w:r w:rsidRPr="00A9569D">
        <w:rPr>
          <w:lang w:val="es-419"/>
          <w:rPrChange w:id="1170" w:author="DIEGO CORDOBA URRUTIA" w:date="2026-06-07T04:36:00Z" w16du:dateUtc="2026-06-07T10:36:00Z">
            <w:rPr>
              <w:color w:val="000000"/>
            </w:rPr>
          </w:rPrChange>
        </w:rPr>
        <w:t xml:space="preserve">f_SS, </w:t>
      </w:r>
      <w:r>
        <w:rPr>
          <w:rPrChange w:id="1171" w:author="DIEGO CORDOBA URRUTIA" w:date="2026-06-07T04:36:00Z" w16du:dateUtc="2026-06-07T10:36:00Z">
            <w:rPr>
              <w:color w:val="000000"/>
            </w:rPr>
          </w:rPrChange>
        </w:rPr>
        <w:t>Δ</w:t>
      </w:r>
      <w:r w:rsidRPr="00A9569D">
        <w:rPr>
          <w:lang w:val="es-419"/>
          <w:rPrChange w:id="1172" w:author="DIEGO CORDOBA URRUTIA" w:date="2026-06-07T04:36:00Z" w16du:dateUtc="2026-06-07T10:36:00Z">
            <w:rPr>
              <w:color w:val="000000"/>
            </w:rPr>
          </w:rPrChange>
        </w:rPr>
        <w:t>f_BC)</w:t>
      </w:r>
      <w:r>
        <w:rPr>
          <w:rPrChange w:id="1173" w:author="DIEGO CORDOBA URRUTIA" w:date="2026-06-07T04:36:00Z" w16du:dateUtc="2026-06-07T10:36:00Z">
            <w:rPr>
              <w:color w:val="000000"/>
            </w:rPr>
          </w:rPrChange>
        </w:rPr>
        <w:t>ᵀ</w:t>
      </w:r>
      <w:r w:rsidRPr="00A9569D">
        <w:rPr>
          <w:lang w:val="es-419"/>
          <w:rPrChange w:id="1174" w:author="DIEGO CORDOBA URRUTIA" w:date="2026-06-07T04:36:00Z" w16du:dateUtc="2026-06-07T10:36:00Z">
            <w:rPr>
              <w:color w:val="000000"/>
            </w:rPr>
          </w:rPrChange>
        </w:rPr>
        <w:t xml:space="preserve"> ∈ ℝ⁵ el vector de desviaciones de frecuencia en las cinco zonas. El proceso OU vectorial es:</w:t>
      </w:r>
    </w:p>
    <w:p w14:paraId="7FD42115" w14:textId="77777777" w:rsidR="00DA1741" w:rsidRPr="00A9569D" w:rsidRDefault="00000000">
      <w:pPr>
        <w:pStyle w:val="BodyText"/>
        <w:rPr>
          <w:lang w:val="es-419"/>
          <w:rPrChange w:id="1175" w:author="DIEGO CORDOBA URRUTIA" w:date="2026-06-07T04:36:00Z" w16du:dateUtc="2026-06-07T10:36:00Z">
            <w:rPr/>
          </w:rPrChange>
        </w:rPr>
        <w:pPrChange w:id="1176" w:author="DIEGO CORDOBA URRUTIA" w:date="2026-06-07T04:36:00Z" w16du:dateUtc="2026-06-07T10:36:00Z">
          <w:pPr>
            <w:spacing w:before="240" w:after="240"/>
            <w:jc w:val="center"/>
          </w:pPr>
        </w:pPrChange>
      </w:pPr>
      <w:r w:rsidRPr="00A9569D">
        <w:rPr>
          <w:lang w:val="es-419"/>
          <w:rPrChange w:id="1177" w:author="DIEGO CORDOBA URRUTIA" w:date="2026-06-07T04:36:00Z" w16du:dateUtc="2026-06-07T10:36:00Z">
            <w:rPr>
              <w:rFonts w:ascii="Cambria Math" w:eastAsia="Cambria Math" w:hAnsi="Cambria Math" w:cs="Cambria Math"/>
              <w:color w:val="0D2B45"/>
              <w:sz w:val="22"/>
              <w:szCs w:val="22"/>
            </w:rPr>
          </w:rPrChange>
        </w:rPr>
        <w:t>d(</w:t>
      </w:r>
      <w:r>
        <w:rPr>
          <w:rPrChange w:id="1178"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1179" w:author="DIEGO CORDOBA URRUTIA" w:date="2026-06-07T04:36:00Z" w16du:dateUtc="2026-06-07T10:36:00Z">
            <w:rPr>
              <w:rFonts w:ascii="Cambria Math" w:eastAsia="Cambria Math" w:hAnsi="Cambria Math" w:cs="Cambria Math"/>
              <w:color w:val="0D2B45"/>
              <w:sz w:val="22"/>
              <w:szCs w:val="22"/>
            </w:rPr>
          </w:rPrChange>
        </w:rPr>
        <w:t xml:space="preserve">f) </w:t>
      </w:r>
      <w:ins w:id="1180" w:author="DIEGO CORDOBA URRUTIA" w:date="2026-06-07T04:36:00Z" w16du:dateUtc="2026-06-07T10:36:00Z">
        <w:r w:rsidRPr="00A9569D">
          <w:rPr>
            <w:lang w:val="es-419"/>
          </w:rPr>
          <w:t>=</w:t>
        </w:r>
      </w:ins>
      <w:del w:id="118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182" w:author="DIEGO CORDOBA URRUTIA" w:date="2026-06-07T04:36:00Z" w16du:dateUtc="2026-06-07T10:36:00Z">
            <w:rPr>
              <w:rFonts w:ascii="Cambria Math" w:eastAsia="Cambria Math" w:hAnsi="Cambria Math" w:cs="Cambria Math"/>
              <w:color w:val="0D2B45"/>
              <w:sz w:val="22"/>
              <w:szCs w:val="22"/>
            </w:rPr>
          </w:rPrChange>
        </w:rPr>
        <w:t xml:space="preserve"> K(</w:t>
      </w:r>
      <w:r>
        <w:rPr>
          <w:rPrChange w:id="1183"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1184" w:author="DIEGO CORDOBA URRUTIA" w:date="2026-06-07T04:36:00Z" w16du:dateUtc="2026-06-07T10:36:00Z">
            <w:rPr>
              <w:rFonts w:ascii="Cambria Math" w:eastAsia="Cambria Math" w:hAnsi="Cambria Math" w:cs="Cambria Math"/>
              <w:color w:val="0D2B45"/>
              <w:sz w:val="22"/>
              <w:szCs w:val="22"/>
            </w:rPr>
          </w:rPrChange>
        </w:rPr>
        <w:t xml:space="preserve"> − </w:t>
      </w:r>
      <w:r>
        <w:rPr>
          <w:rPrChange w:id="1185"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1186" w:author="DIEGO CORDOBA URRUTIA" w:date="2026-06-07T04:36:00Z" w16du:dateUtc="2026-06-07T10:36:00Z">
            <w:rPr>
              <w:rFonts w:ascii="Cambria Math" w:eastAsia="Cambria Math" w:hAnsi="Cambria Math" w:cs="Cambria Math"/>
              <w:color w:val="0D2B45"/>
              <w:sz w:val="22"/>
              <w:szCs w:val="22"/>
            </w:rPr>
          </w:rPrChange>
        </w:rPr>
        <w:t xml:space="preserve">f) dt </w:t>
      </w:r>
      <w:ins w:id="1187" w:author="DIEGO CORDOBA URRUTIA" w:date="2026-06-07T04:36:00Z" w16du:dateUtc="2026-06-07T10:36:00Z">
        <w:r w:rsidRPr="00A9569D">
          <w:rPr>
            <w:lang w:val="es-419"/>
          </w:rPr>
          <w:t>+</w:t>
        </w:r>
      </w:ins>
      <w:del w:id="118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18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1190"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1191" w:author="DIEGO CORDOBA URRUTIA" w:date="2026-06-07T04:36:00Z" w16du:dateUtc="2026-06-07T10:36:00Z">
            <w:rPr>
              <w:rFonts w:ascii="Cambria Math" w:eastAsia="Cambria Math" w:hAnsi="Cambria Math" w:cs="Cambria Math"/>
              <w:color w:val="0D2B45"/>
              <w:sz w:val="22"/>
              <w:szCs w:val="22"/>
            </w:rPr>
          </w:rPrChange>
        </w:rPr>
        <w:t>^{1/2} dW_t</w:t>
      </w:r>
    </w:p>
    <w:p w14:paraId="08060F0E" w14:textId="77777777" w:rsidR="00DA1741" w:rsidRPr="00A9569D" w:rsidRDefault="00000000">
      <w:pPr>
        <w:pStyle w:val="BodyText"/>
        <w:rPr>
          <w:lang w:val="es-419"/>
          <w:rPrChange w:id="1192" w:author="DIEGO CORDOBA URRUTIA" w:date="2026-06-07T04:36:00Z" w16du:dateUtc="2026-06-07T10:36:00Z">
            <w:rPr/>
          </w:rPrChange>
        </w:rPr>
        <w:pPrChange w:id="1193" w:author="DIEGO CORDOBA URRUTIA" w:date="2026-06-07T04:36:00Z" w16du:dateUtc="2026-06-07T10:36:00Z">
          <w:pPr>
            <w:spacing w:after="200" w:line="380" w:lineRule="auto"/>
            <w:jc w:val="both"/>
          </w:pPr>
        </w:pPrChange>
      </w:pPr>
      <w:r w:rsidRPr="00A9569D">
        <w:rPr>
          <w:lang w:val="es-419"/>
          <w:rPrChange w:id="1194" w:author="DIEGO CORDOBA URRUTIA" w:date="2026-06-07T04:36:00Z" w16du:dateUtc="2026-06-07T10:36:00Z">
            <w:rPr>
              <w:color w:val="000000"/>
            </w:rPr>
          </w:rPrChange>
        </w:rPr>
        <w:t xml:space="preserve">donde K ∈ ℝ^{5×5} es la matriz de reversión a la media, </w:t>
      </w:r>
      <w:r>
        <w:rPr>
          <w:rPrChange w:id="1195" w:author="DIEGO CORDOBA URRUTIA" w:date="2026-06-07T04:36:00Z" w16du:dateUtc="2026-06-07T10:36:00Z">
            <w:rPr>
              <w:color w:val="000000"/>
            </w:rPr>
          </w:rPrChange>
        </w:rPr>
        <w:t>μ</w:t>
      </w:r>
      <w:r w:rsidRPr="00A9569D">
        <w:rPr>
          <w:lang w:val="es-419"/>
          <w:rPrChange w:id="1196" w:author="DIEGO CORDOBA URRUTIA" w:date="2026-06-07T04:36:00Z" w16du:dateUtc="2026-06-07T10:36:00Z">
            <w:rPr>
              <w:color w:val="000000"/>
            </w:rPr>
          </w:rPrChange>
        </w:rPr>
        <w:t xml:space="preserve"> ∈ ℝ⁵ es el vector de medias de largo plazo (nominalmente 0 Hz para todas las zonas bajo regulación secundaria activa), y </w:t>
      </w:r>
      <w:r>
        <w:rPr>
          <w:rPrChange w:id="1197" w:author="DIEGO CORDOBA URRUTIA" w:date="2026-06-07T04:36:00Z" w16du:dateUtc="2026-06-07T10:36:00Z">
            <w:rPr>
              <w:color w:val="000000"/>
            </w:rPr>
          </w:rPrChange>
        </w:rPr>
        <w:t>Σ</w:t>
      </w:r>
      <w:r w:rsidRPr="00A9569D">
        <w:rPr>
          <w:lang w:val="es-419"/>
          <w:rPrChange w:id="1198" w:author="DIEGO CORDOBA URRUTIA" w:date="2026-06-07T04:36:00Z" w16du:dateUtc="2026-06-07T10:36:00Z">
            <w:rPr>
              <w:color w:val="000000"/>
            </w:rPr>
          </w:rPrChange>
        </w:rPr>
        <w:t xml:space="preserve"> ∈ ℝ^{5×5} es la matriz de covarianza del ruido. La estructura de K captura los acoplamientos eléctricos interareales:</w:t>
      </w:r>
    </w:p>
    <w:p w14:paraId="6B7C3944" w14:textId="77777777" w:rsidR="00DA1741" w:rsidRPr="00A9569D" w:rsidRDefault="00000000">
      <w:pPr>
        <w:pStyle w:val="BodyText"/>
        <w:rPr>
          <w:lang w:val="es-419"/>
          <w:rPrChange w:id="1199" w:author="DIEGO CORDOBA URRUTIA" w:date="2026-06-07T04:36:00Z" w16du:dateUtc="2026-06-07T10:36:00Z">
            <w:rPr/>
          </w:rPrChange>
        </w:rPr>
        <w:pPrChange w:id="1200" w:author="DIEGO CORDOBA URRUTIA" w:date="2026-06-07T04:36:00Z" w16du:dateUtc="2026-06-07T10:36:00Z">
          <w:pPr>
            <w:spacing w:before="240" w:after="240"/>
            <w:jc w:val="center"/>
          </w:pPr>
        </w:pPrChange>
      </w:pPr>
      <w:r w:rsidRPr="00A9569D">
        <w:rPr>
          <w:lang w:val="es-419"/>
          <w:rPrChange w:id="1201" w:author="DIEGO CORDOBA URRUTIA" w:date="2026-06-07T04:36:00Z" w16du:dateUtc="2026-06-07T10:36:00Z">
            <w:rPr>
              <w:rFonts w:ascii="Cambria Math" w:eastAsia="Cambria Math" w:hAnsi="Cambria Math" w:cs="Cambria Math"/>
              <w:color w:val="0D2B45"/>
              <w:sz w:val="22"/>
              <w:szCs w:val="22"/>
            </w:rPr>
          </w:rPrChange>
        </w:rPr>
        <w:t xml:space="preserve">K_{ij} </w:t>
      </w:r>
      <w:ins w:id="1202" w:author="DIEGO CORDOBA URRUTIA" w:date="2026-06-07T04:36:00Z" w16du:dateUtc="2026-06-07T10:36:00Z">
        <w:r w:rsidRPr="00A9569D">
          <w:rPr>
            <w:lang w:val="es-419"/>
          </w:rPr>
          <w:t>=</w:t>
        </w:r>
      </w:ins>
      <w:del w:id="120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20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1205" w:author="DIEGO CORDOBA URRUTIA" w:date="2026-06-07T04:36:00Z" w16du:dateUtc="2026-06-07T10:36:00Z">
            <w:rPr>
              <w:rFonts w:ascii="Cambria Math" w:eastAsia="Cambria Math" w:hAnsi="Cambria Math" w:cs="Cambria Math"/>
              <w:color w:val="0D2B45"/>
              <w:sz w:val="22"/>
              <w:szCs w:val="22"/>
            </w:rPr>
          </w:rPrChange>
        </w:rPr>
        <w:t>κᵢ</w:t>
      </w:r>
      <w:r w:rsidRPr="00A9569D">
        <w:rPr>
          <w:lang w:val="es-419"/>
          <w:rPrChange w:id="1206" w:author="DIEGO CORDOBA URRUTIA" w:date="2026-06-07T04:36:00Z" w16du:dateUtc="2026-06-07T10:36:00Z">
            <w:rPr>
              <w:rFonts w:ascii="Cambria Math" w:eastAsia="Cambria Math" w:hAnsi="Cambria Math" w:cs="Cambria Math"/>
              <w:color w:val="0D2B45"/>
              <w:sz w:val="22"/>
              <w:szCs w:val="22"/>
            </w:rPr>
          </w:rPrChange>
        </w:rPr>
        <w:t xml:space="preserve"> · 1_{i=j} </w:t>
      </w:r>
      <w:ins w:id="1207" w:author="DIEGO CORDOBA URRUTIA" w:date="2026-06-07T04:36:00Z" w16du:dateUtc="2026-06-07T10:36:00Z">
        <w:r w:rsidRPr="00A9569D">
          <w:rPr>
            <w:lang w:val="es-419"/>
          </w:rPr>
          <w:t>−</w:t>
        </w:r>
      </w:ins>
      <w:del w:id="120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209" w:author="DIEGO CORDOBA URRUTIA" w:date="2026-06-07T04:36:00Z" w16du:dateUtc="2026-06-07T10:36:00Z">
            <w:rPr>
              <w:rFonts w:ascii="Cambria Math" w:eastAsia="Cambria Math" w:hAnsi="Cambria Math" w:cs="Cambria Math"/>
              <w:color w:val="0D2B45"/>
              <w:sz w:val="22"/>
              <w:szCs w:val="22"/>
            </w:rPr>
          </w:rPrChange>
        </w:rPr>
        <w:t xml:space="preserve"> B_{ij} / (2H_i)</w:t>
      </w:r>
      <w:del w:id="121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1211" w:author="DIEGO CORDOBA URRUTIA" w:date="2026-06-07T04:36:00Z" w16du:dateUtc="2026-06-07T10:36:00Z">
            <w:rPr>
              <w:rFonts w:ascii="Cambria Math" w:eastAsia="Cambria Math" w:hAnsi="Cambria Math" w:cs="Cambria Math"/>
              <w:color w:val="0D2B45"/>
              <w:sz w:val="22"/>
              <w:szCs w:val="22"/>
            </w:rPr>
          </w:rPrChange>
        </w:rPr>
        <w:t xml:space="preserve"> · 1_{i≠j}</w:t>
      </w:r>
    </w:p>
    <w:p w14:paraId="17ADD3DA" w14:textId="77777777" w:rsidR="00DA1741" w:rsidRPr="00A9569D" w:rsidRDefault="00000000">
      <w:pPr>
        <w:pStyle w:val="BodyText"/>
        <w:rPr>
          <w:lang w:val="es-419"/>
          <w:rPrChange w:id="1212" w:author="DIEGO CORDOBA URRUTIA" w:date="2026-06-07T04:36:00Z" w16du:dateUtc="2026-06-07T10:36:00Z">
            <w:rPr/>
          </w:rPrChange>
        </w:rPr>
        <w:pPrChange w:id="1213" w:author="DIEGO CORDOBA URRUTIA" w:date="2026-06-07T04:36:00Z" w16du:dateUtc="2026-06-07T10:36:00Z">
          <w:pPr>
            <w:spacing w:after="200" w:line="380" w:lineRule="auto"/>
            <w:jc w:val="both"/>
          </w:pPr>
        </w:pPrChange>
      </w:pPr>
      <w:r w:rsidRPr="00A9569D">
        <w:rPr>
          <w:lang w:val="es-419"/>
          <w:rPrChange w:id="1214" w:author="DIEGO CORDOBA URRUTIA" w:date="2026-06-07T04:36:00Z" w16du:dateUtc="2026-06-07T10:36:00Z">
            <w:rPr>
              <w:color w:val="000000"/>
            </w:rPr>
          </w:rPrChange>
        </w:rPr>
        <w:t xml:space="preserve">donde </w:t>
      </w:r>
      <w:r>
        <w:rPr>
          <w:rPrChange w:id="1215" w:author="DIEGO CORDOBA URRUTIA" w:date="2026-06-07T04:36:00Z" w16du:dateUtc="2026-06-07T10:36:00Z">
            <w:rPr>
              <w:color w:val="000000"/>
            </w:rPr>
          </w:rPrChange>
        </w:rPr>
        <w:t>κᵢ</w:t>
      </w:r>
      <w:r w:rsidRPr="00A9569D">
        <w:rPr>
          <w:lang w:val="es-419"/>
          <w:rPrChange w:id="1216" w:author="DIEGO CORDOBA URRUTIA" w:date="2026-06-07T04:36:00Z" w16du:dateUtc="2026-06-07T10:36:00Z">
            <w:rPr>
              <w:color w:val="000000"/>
            </w:rPr>
          </w:rPrChange>
        </w:rPr>
        <w:t xml:space="preserve"> es la velocidad de reversión propia de la zona i (gobernada por sus gobernadores de velocidad locales), B_{ij} es la susceptancia de la línea de transmisión entre las zonas i y j (medida en la barra de frontera), y H_i es la constante de inercia efectiva de la zona i. Los términos fuera de la diagonal son negativos (acoplamientos restauradores) y la matriz K es estable (todos sus valores propios tienen parte real positiva) para una red eléctricamente coherente.</w:t>
      </w:r>
    </w:p>
    <w:p w14:paraId="02A50620" w14:textId="77777777" w:rsidR="00DA1741" w:rsidRPr="00A9569D" w:rsidRDefault="00000000">
      <w:pPr>
        <w:pStyle w:val="BodyText"/>
        <w:rPr>
          <w:lang w:val="es-419"/>
          <w:rPrChange w:id="1217" w:author="DIEGO CORDOBA URRUTIA" w:date="2026-06-07T04:36:00Z" w16du:dateUtc="2026-06-07T10:36:00Z">
            <w:rPr/>
          </w:rPrChange>
        </w:rPr>
        <w:pPrChange w:id="1218" w:author="DIEGO CORDOBA URRUTIA" w:date="2026-06-07T04:36:00Z" w16du:dateUtc="2026-06-07T10:36:00Z">
          <w:pPr>
            <w:spacing w:after="200" w:line="380" w:lineRule="auto"/>
            <w:jc w:val="both"/>
          </w:pPr>
        </w:pPrChange>
      </w:pPr>
      <w:r w:rsidRPr="00A9569D">
        <w:rPr>
          <w:lang w:val="es-419"/>
          <w:rPrChange w:id="1219" w:author="DIEGO CORDOBA URRUTIA" w:date="2026-06-07T04:36:00Z" w16du:dateUtc="2026-06-07T10:36:00Z">
            <w:rPr>
              <w:color w:val="000000"/>
            </w:rPr>
          </w:rPrChange>
        </w:rPr>
        <w:lastRenderedPageBreak/>
        <w:t>Calibración MLE sobre datos multivariantes del SIN (enero 2022–diciembre 2024):</w:t>
      </w:r>
    </w:p>
    <w:tbl>
      <w:tblPr>
        <w:tblStyle w:val="Table"/>
        <w:tblW w:w="5000" w:type="pct"/>
        <w:tblLook w:val="0020" w:firstRow="1" w:lastRow="0" w:firstColumn="0" w:lastColumn="0" w:noHBand="0" w:noVBand="0"/>
        <w:tblPrChange w:id="122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664"/>
        <w:gridCol w:w="1443"/>
        <w:gridCol w:w="1344"/>
        <w:gridCol w:w="846"/>
        <w:gridCol w:w="727"/>
        <w:gridCol w:w="1916"/>
        <w:gridCol w:w="1420"/>
        <w:tblGridChange w:id="1221">
          <w:tblGrid>
            <w:gridCol w:w="1"/>
            <w:gridCol w:w="1663"/>
            <w:gridCol w:w="50"/>
            <w:gridCol w:w="1310"/>
            <w:gridCol w:w="83"/>
            <w:gridCol w:w="1270"/>
            <w:gridCol w:w="74"/>
            <w:gridCol w:w="1573"/>
            <w:gridCol w:w="39"/>
            <w:gridCol w:w="1666"/>
            <w:gridCol w:w="211"/>
            <w:gridCol w:w="1420"/>
            <w:gridCol w:w="1"/>
          </w:tblGrid>
        </w:tblGridChange>
      </w:tblGrid>
      <w:tr w:rsidR="00DA1741" w14:paraId="18C65C9E" w14:textId="77777777" w:rsidTr="00A7071E">
        <w:tblPrEx>
          <w:tblPrExChange w:id="122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1223" w:author="DIEGO CORDOBA URRUTIA" w:date="2026-06-07T04:36:00Z" w16du:dateUtc="2026-06-07T10:36:00Z">
            <w:trPr>
              <w:gridBefore w:val="1"/>
              <w:tblHeader/>
            </w:trPr>
          </w:trPrChange>
        </w:trPr>
        <w:tc>
          <w:tcPr>
            <w:tcW w:w="0" w:type="auto"/>
            <w:tcPrChange w:id="122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FE8A862"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2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226" w:author="DIEGO CORDOBA URRUTIA" w:date="2026-06-07T04:36:00Z" w16du:dateUtc="2026-06-07T10:36:00Z">
                  <w:rPr>
                    <w:rFonts w:ascii="Arial" w:eastAsia="Arial" w:hAnsi="Arial" w:cs="Arial"/>
                    <w:b/>
                    <w:bCs/>
                    <w:color w:val="FFFFFF"/>
                    <w:sz w:val="19"/>
                    <w:szCs w:val="19"/>
                  </w:rPr>
                </w:rPrChange>
              </w:rPr>
              <w:t>Zona</w:t>
            </w:r>
          </w:p>
        </w:tc>
        <w:tc>
          <w:tcPr>
            <w:tcW w:w="0" w:type="auto"/>
            <w:tcPrChange w:id="122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B907844"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2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229" w:author="DIEGO CORDOBA URRUTIA" w:date="2026-06-07T04:36:00Z" w16du:dateUtc="2026-06-07T10:36:00Z">
                  <w:rPr>
                    <w:rFonts w:ascii="Arial" w:eastAsia="Arial" w:hAnsi="Arial" w:cs="Arial"/>
                    <w:b/>
                    <w:bCs/>
                    <w:color w:val="FFFFFF"/>
                    <w:sz w:val="19"/>
                    <w:szCs w:val="19"/>
                  </w:rPr>
                </w:rPrChange>
              </w:rPr>
              <w:t>κ</w:t>
            </w:r>
            <w:ins w:id="1230" w:author="DIEGO CORDOBA URRUTIA" w:date="2026-06-07T04:36:00Z" w16du:dateUtc="2026-06-07T10:36:00Z">
              <w:r>
                <w:rPr>
                  <w:b/>
                  <w:bCs/>
                </w:rPr>
                <w:t>ᵢ</w:t>
              </w:r>
              <w:r>
                <w:t>**</w:t>
              </w:r>
            </w:ins>
            <w:del w:id="1231" w:author="DIEGO CORDOBA URRUTIA" w:date="2026-06-07T04:36:00Z" w16du:dateUtc="2026-06-07T10:36:00Z">
              <w:r>
                <w:rPr>
                  <w:rFonts w:ascii="Arial" w:eastAsia="Arial" w:hAnsi="Arial" w:cs="Arial"/>
                  <w:b/>
                  <w:bCs/>
                  <w:color w:val="FFFFFF"/>
                  <w:sz w:val="19"/>
                  <w:szCs w:val="19"/>
                </w:rPr>
                <w:delText>ᵢ</w:delText>
              </w:r>
            </w:del>
            <w:r>
              <w:rPr>
                <w:rPrChange w:id="1232" w:author="DIEGO CORDOBA URRUTIA" w:date="2026-06-07T04:36:00Z" w16du:dateUtc="2026-06-07T10:36:00Z">
                  <w:rPr>
                    <w:rFonts w:ascii="Arial" w:eastAsia="Arial" w:hAnsi="Arial" w:cs="Arial"/>
                    <w:b/>
                    <w:bCs/>
                    <w:color w:val="FFFFFF"/>
                    <w:sz w:val="19"/>
                    <w:szCs w:val="19"/>
                  </w:rPr>
                </w:rPrChange>
              </w:rPr>
              <w:t xml:space="preserve"> (s</w:t>
            </w:r>
            <w:ins w:id="1233" w:author="DIEGO CORDOBA URRUTIA" w:date="2026-06-07T04:36:00Z" w16du:dateUtc="2026-06-07T10:36:00Z">
              <w:r>
                <w:t>⁻</w:t>
              </w:r>
              <w:proofErr w:type="gramStart"/>
              <w:r>
                <w:t>¹)*</w:t>
              </w:r>
              <w:proofErr w:type="gramEnd"/>
              <w:r>
                <w:t>*</w:t>
              </w:r>
            </w:ins>
            <w:del w:id="1234" w:author="DIEGO CORDOBA URRUTIA" w:date="2026-06-07T04:36:00Z" w16du:dateUtc="2026-06-07T10:36:00Z">
              <w:r>
                <w:rPr>
                  <w:rFonts w:ascii="Arial" w:eastAsia="Arial" w:hAnsi="Arial" w:cs="Arial"/>
                  <w:b/>
                  <w:bCs/>
                  <w:color w:val="FFFFFF"/>
                  <w:sz w:val="19"/>
                  <w:szCs w:val="19"/>
                </w:rPr>
                <w:delText>⁻¹)</w:delText>
              </w:r>
            </w:del>
          </w:p>
        </w:tc>
        <w:tc>
          <w:tcPr>
            <w:tcW w:w="0" w:type="auto"/>
            <w:tcPrChange w:id="1235"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062B02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3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237" w:author="DIEGO CORDOBA URRUTIA" w:date="2026-06-07T04:36:00Z" w16du:dateUtc="2026-06-07T10:36:00Z">
                  <w:rPr>
                    <w:rFonts w:ascii="Arial" w:eastAsia="Arial" w:hAnsi="Arial" w:cs="Arial"/>
                    <w:b/>
                    <w:bCs/>
                    <w:color w:val="FFFFFF"/>
                    <w:sz w:val="19"/>
                    <w:szCs w:val="19"/>
                  </w:rPr>
                </w:rPrChange>
              </w:rPr>
              <w:t>μ</w:t>
            </w:r>
            <w:ins w:id="1238" w:author="DIEGO CORDOBA URRUTIA" w:date="2026-06-07T04:36:00Z" w16du:dateUtc="2026-06-07T10:36:00Z">
              <w:r>
                <w:rPr>
                  <w:b/>
                  <w:bCs/>
                </w:rPr>
                <w:t>ᵢ</w:t>
              </w:r>
              <w:r>
                <w:t>**</w:t>
              </w:r>
            </w:ins>
            <w:del w:id="1239" w:author="DIEGO CORDOBA URRUTIA" w:date="2026-06-07T04:36:00Z" w16du:dateUtc="2026-06-07T10:36:00Z">
              <w:r>
                <w:rPr>
                  <w:rFonts w:ascii="Arial" w:eastAsia="Arial" w:hAnsi="Arial" w:cs="Arial"/>
                  <w:b/>
                  <w:bCs/>
                  <w:color w:val="FFFFFF"/>
                  <w:sz w:val="19"/>
                  <w:szCs w:val="19"/>
                </w:rPr>
                <w:delText>ᵢ</w:delText>
              </w:r>
            </w:del>
            <w:r>
              <w:rPr>
                <w:rPrChange w:id="1240" w:author="DIEGO CORDOBA URRUTIA" w:date="2026-06-07T04:36:00Z" w16du:dateUtc="2026-06-07T10:36:00Z">
                  <w:rPr>
                    <w:rFonts w:ascii="Arial" w:eastAsia="Arial" w:hAnsi="Arial" w:cs="Arial"/>
                    <w:b/>
                    <w:bCs/>
                    <w:color w:val="FFFFFF"/>
                    <w:sz w:val="19"/>
                    <w:szCs w:val="19"/>
                  </w:rPr>
                </w:rPrChange>
              </w:rPr>
              <w:t xml:space="preserve"> (Hz</w:t>
            </w:r>
            <w:ins w:id="1241" w:author="DIEGO CORDOBA URRUTIA" w:date="2026-06-07T04:36:00Z" w16du:dateUtc="2026-06-07T10:36:00Z">
              <w:r>
                <w:t>)**</w:t>
              </w:r>
            </w:ins>
            <w:del w:id="1242" w:author="DIEGO CORDOBA URRUTIA" w:date="2026-06-07T04:36:00Z" w16du:dateUtc="2026-06-07T10:36:00Z">
              <w:r>
                <w:rPr>
                  <w:rFonts w:ascii="Arial" w:eastAsia="Arial" w:hAnsi="Arial" w:cs="Arial"/>
                  <w:b/>
                  <w:bCs/>
                  <w:color w:val="FFFFFF"/>
                  <w:sz w:val="19"/>
                  <w:szCs w:val="19"/>
                </w:rPr>
                <w:delText>)</w:delText>
              </w:r>
            </w:del>
          </w:p>
        </w:tc>
        <w:tc>
          <w:tcPr>
            <w:tcW w:w="0" w:type="auto"/>
            <w:gridSpan w:val="2"/>
            <w:tcPrChange w:id="124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50DA8B6"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4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245" w:author="DIEGO CORDOBA URRUTIA" w:date="2026-06-07T04:36:00Z" w16du:dateUtc="2026-06-07T10:36:00Z">
                  <w:rPr>
                    <w:rFonts w:ascii="Arial" w:eastAsia="Arial" w:hAnsi="Arial" w:cs="Arial"/>
                    <w:b/>
                    <w:bCs/>
                    <w:color w:val="FFFFFF"/>
                    <w:sz w:val="19"/>
                    <w:szCs w:val="19"/>
                  </w:rPr>
                </w:rPrChange>
              </w:rPr>
              <w:t>σ</w:t>
            </w:r>
            <w:ins w:id="1246" w:author="DIEGO CORDOBA URRUTIA" w:date="2026-06-07T04:36:00Z" w16du:dateUtc="2026-06-07T10:36:00Z">
              <w:r>
                <w:rPr>
                  <w:b/>
                  <w:bCs/>
                </w:rPr>
                <w:t>ᵢᵢ</w:t>
              </w:r>
              <w:r>
                <w:t>**</w:t>
              </w:r>
            </w:ins>
            <w:del w:id="1247" w:author="DIEGO CORDOBA URRUTIA" w:date="2026-06-07T04:36:00Z" w16du:dateUtc="2026-06-07T10:36:00Z">
              <w:r>
                <w:rPr>
                  <w:rFonts w:ascii="Arial" w:eastAsia="Arial" w:hAnsi="Arial" w:cs="Arial"/>
                  <w:b/>
                  <w:bCs/>
                  <w:color w:val="FFFFFF"/>
                  <w:sz w:val="19"/>
                  <w:szCs w:val="19"/>
                </w:rPr>
                <w:delText>ᵢᵢ</w:delText>
              </w:r>
            </w:del>
            <w:r>
              <w:rPr>
                <w:rPrChange w:id="1248" w:author="DIEGO CORDOBA URRUTIA" w:date="2026-06-07T04:36:00Z" w16du:dateUtc="2026-06-07T10:36:00Z">
                  <w:rPr>
                    <w:rFonts w:ascii="Arial" w:eastAsia="Arial" w:hAnsi="Arial" w:cs="Arial"/>
                    <w:b/>
                    <w:bCs/>
                    <w:color w:val="FFFFFF"/>
                    <w:sz w:val="19"/>
                    <w:szCs w:val="19"/>
                  </w:rPr>
                </w:rPrChange>
              </w:rPr>
              <w:t xml:space="preserve"> (Hz/√</w:t>
            </w:r>
            <w:proofErr w:type="gramStart"/>
            <w:r>
              <w:rPr>
                <w:rPrChange w:id="1249" w:author="DIEGO CORDOBA URRUTIA" w:date="2026-06-07T04:36:00Z" w16du:dateUtc="2026-06-07T10:36:00Z">
                  <w:rPr>
                    <w:rFonts w:ascii="Arial" w:eastAsia="Arial" w:hAnsi="Arial" w:cs="Arial"/>
                    <w:b/>
                    <w:bCs/>
                    <w:color w:val="FFFFFF"/>
                    <w:sz w:val="19"/>
                    <w:szCs w:val="19"/>
                  </w:rPr>
                </w:rPrChange>
              </w:rPr>
              <w:t>s</w:t>
            </w:r>
            <w:ins w:id="1250" w:author="DIEGO CORDOBA URRUTIA" w:date="2026-06-07T04:36:00Z" w16du:dateUtc="2026-06-07T10:36:00Z">
              <w:r>
                <w:t>)*</w:t>
              </w:r>
              <w:proofErr w:type="gramEnd"/>
              <w:r>
                <w:t>*</w:t>
              </w:r>
            </w:ins>
            <w:del w:id="1251" w:author="DIEGO CORDOBA URRUTIA" w:date="2026-06-07T04:36:00Z" w16du:dateUtc="2026-06-07T10:36:00Z">
              <w:r>
                <w:rPr>
                  <w:rFonts w:ascii="Arial" w:eastAsia="Arial" w:hAnsi="Arial" w:cs="Arial"/>
                  <w:b/>
                  <w:bCs/>
                  <w:color w:val="FFFFFF"/>
                  <w:sz w:val="19"/>
                  <w:szCs w:val="19"/>
                </w:rPr>
                <w:delText>)</w:delText>
              </w:r>
            </w:del>
          </w:p>
        </w:tc>
        <w:tc>
          <w:tcPr>
            <w:tcW w:w="0" w:type="auto"/>
            <w:tcPrChange w:id="1252"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80DF2F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5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254" w:author="DIEGO CORDOBA URRUTIA" w:date="2026-06-07T04:36:00Z" w16du:dateUtc="2026-06-07T10:36:00Z">
                  <w:rPr>
                    <w:rFonts w:ascii="Arial" w:eastAsia="Arial" w:hAnsi="Arial" w:cs="Arial"/>
                    <w:b/>
                    <w:bCs/>
                    <w:color w:val="FFFFFF"/>
                    <w:sz w:val="19"/>
                    <w:szCs w:val="19"/>
                  </w:rPr>
                </w:rPrChange>
              </w:rPr>
              <w:t>Carga eólica (GW)</w:t>
            </w:r>
          </w:p>
        </w:tc>
        <w:tc>
          <w:tcPr>
            <w:tcW w:w="0" w:type="auto"/>
            <w:tcPrChange w:id="1255"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A2F6F1C"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25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proofErr w:type="spellStart"/>
            <w:r>
              <w:rPr>
                <w:b/>
                <w:rPrChange w:id="1257" w:author="DIEGO CORDOBA URRUTIA" w:date="2026-06-07T04:36:00Z" w16du:dateUtc="2026-06-07T10:36:00Z">
                  <w:rPr>
                    <w:rFonts w:ascii="Arial" w:eastAsia="Arial" w:hAnsi="Arial" w:cs="Arial"/>
                    <w:b/>
                    <w:bCs/>
                    <w:color w:val="FFFFFF"/>
                    <w:sz w:val="19"/>
                    <w:szCs w:val="19"/>
                  </w:rPr>
                </w:rPrChange>
              </w:rPr>
              <w:t>Δσ</w:t>
            </w:r>
            <w:proofErr w:type="spellEnd"/>
            <w:r>
              <w:rPr>
                <w:b/>
                <w:rPrChange w:id="1258" w:author="DIEGO CORDOBA URRUTIA" w:date="2026-06-07T04:36:00Z" w16du:dateUtc="2026-06-07T10:36:00Z">
                  <w:rPr>
                    <w:rFonts w:ascii="Arial" w:eastAsia="Arial" w:hAnsi="Arial" w:cs="Arial"/>
                    <w:b/>
                    <w:bCs/>
                    <w:color w:val="FFFFFF"/>
                    <w:sz w:val="19"/>
                    <w:szCs w:val="19"/>
                  </w:rPr>
                </w:rPrChange>
              </w:rPr>
              <w:t xml:space="preserve"> vs.</w:t>
            </w:r>
            <w:ins w:id="1259" w:author="DIEGO CORDOBA URRUTIA" w:date="2026-06-07T04:36:00Z" w16du:dateUtc="2026-06-07T10:36:00Z">
              <w:r>
                <w:rPr>
                  <w:b/>
                  <w:bCs/>
                </w:rPr>
                <w:t> </w:t>
              </w:r>
            </w:ins>
            <w:del w:id="1260" w:author="DIEGO CORDOBA URRUTIA" w:date="2026-06-07T04:36:00Z" w16du:dateUtc="2026-06-07T10:36:00Z">
              <w:r>
                <w:rPr>
                  <w:rFonts w:ascii="Arial" w:eastAsia="Arial" w:hAnsi="Arial" w:cs="Arial"/>
                  <w:b/>
                  <w:bCs/>
                  <w:color w:val="FFFFFF"/>
                  <w:sz w:val="19"/>
                  <w:szCs w:val="19"/>
                </w:rPr>
                <w:delText xml:space="preserve"> </w:delText>
              </w:r>
            </w:del>
            <w:r>
              <w:rPr>
                <w:b/>
                <w:rPrChange w:id="1261" w:author="DIEGO CORDOBA URRUTIA" w:date="2026-06-07T04:36:00Z" w16du:dateUtc="2026-06-07T10:36:00Z">
                  <w:rPr>
                    <w:rFonts w:ascii="Arial" w:eastAsia="Arial" w:hAnsi="Arial" w:cs="Arial"/>
                    <w:b/>
                    <w:bCs/>
                    <w:color w:val="FFFFFF"/>
                    <w:sz w:val="19"/>
                    <w:szCs w:val="19"/>
                  </w:rPr>
                </w:rPrChange>
              </w:rPr>
              <w:t>2021</w:t>
            </w:r>
          </w:p>
        </w:tc>
      </w:tr>
      <w:tr w:rsidR="00DA1741" w14:paraId="34125680" w14:textId="77777777">
        <w:tblPrEx>
          <w:tblPrExChange w:id="1262" w:author="DIEGO CORDOBA URRUTIA" w:date="2026-06-07T04:36:00Z" w16du:dateUtc="2026-06-07T10:36:00Z">
            <w:tblPrEx>
              <w:tblCellMar>
                <w:top w:w="0" w:type="dxa"/>
                <w:bottom w:w="0" w:type="dxa"/>
              </w:tblCellMar>
            </w:tblPrEx>
          </w:tblPrExChange>
        </w:tblPrEx>
        <w:trPr>
          <w:trPrChange w:id="1263" w:author="DIEGO CORDOBA URRUTIA" w:date="2026-06-07T04:36:00Z" w16du:dateUtc="2026-06-07T10:36:00Z">
            <w:trPr>
              <w:gridBefore w:val="1"/>
            </w:trPr>
          </w:trPrChange>
        </w:trPr>
        <w:tc>
          <w:tcPr>
            <w:tcW w:w="0" w:type="auto"/>
            <w:tcPrChange w:id="126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CDBCBE7" w14:textId="77777777" w:rsidR="00DA1741" w:rsidRDefault="00000000">
            <w:pPr>
              <w:pStyle w:val="Compact"/>
              <w:pPrChange w:id="1265" w:author="DIEGO CORDOBA URRUTIA" w:date="2026-06-07T04:36:00Z" w16du:dateUtc="2026-06-07T10:36:00Z">
                <w:pPr>
                  <w:jc w:val="both"/>
                </w:pPr>
              </w:pPrChange>
            </w:pPr>
            <w:r>
              <w:rPr>
                <w:rPrChange w:id="1266" w:author="DIEGO CORDOBA URRUTIA" w:date="2026-06-07T04:36:00Z" w16du:dateUtc="2026-06-07T10:36:00Z">
                  <w:rPr>
                    <w:rFonts w:ascii="Arial" w:eastAsia="Arial" w:hAnsi="Arial" w:cs="Arial"/>
                    <w:color w:val="000000"/>
                    <w:sz w:val="19"/>
                    <w:szCs w:val="19"/>
                  </w:rPr>
                </w:rPrChange>
              </w:rPr>
              <w:t>Norte</w:t>
            </w:r>
          </w:p>
        </w:tc>
        <w:tc>
          <w:tcPr>
            <w:tcW w:w="0" w:type="auto"/>
            <w:tcPrChange w:id="126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72A20BA" w14:textId="77777777" w:rsidR="00DA1741" w:rsidRDefault="00000000">
            <w:pPr>
              <w:pStyle w:val="Compact"/>
              <w:pPrChange w:id="1268" w:author="DIEGO CORDOBA URRUTIA" w:date="2026-06-07T04:36:00Z" w16du:dateUtc="2026-06-07T10:36:00Z">
                <w:pPr>
                  <w:jc w:val="both"/>
                </w:pPr>
              </w:pPrChange>
            </w:pPr>
            <w:r>
              <w:rPr>
                <w:rPrChange w:id="1269" w:author="DIEGO CORDOBA URRUTIA" w:date="2026-06-07T04:36:00Z" w16du:dateUtc="2026-06-07T10:36:00Z">
                  <w:rPr>
                    <w:rFonts w:ascii="Arial" w:eastAsia="Arial" w:hAnsi="Arial" w:cs="Arial"/>
                    <w:color w:val="000000"/>
                    <w:sz w:val="19"/>
                    <w:szCs w:val="19"/>
                  </w:rPr>
                </w:rPrChange>
              </w:rPr>
              <w:t>6.82</w:t>
            </w:r>
          </w:p>
        </w:tc>
        <w:tc>
          <w:tcPr>
            <w:tcW w:w="0" w:type="auto"/>
            <w:tcPrChange w:id="1270"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636682B" w14:textId="77777777" w:rsidR="00DA1741" w:rsidRDefault="00000000">
            <w:pPr>
              <w:pStyle w:val="Compact"/>
              <w:pPrChange w:id="1271" w:author="DIEGO CORDOBA URRUTIA" w:date="2026-06-07T04:36:00Z" w16du:dateUtc="2026-06-07T10:36:00Z">
                <w:pPr>
                  <w:jc w:val="both"/>
                </w:pPr>
              </w:pPrChange>
            </w:pPr>
            <w:r>
              <w:rPr>
                <w:rPrChange w:id="1272" w:author="DIEGO CORDOBA URRUTIA" w:date="2026-06-07T04:36:00Z" w16du:dateUtc="2026-06-07T10:36:00Z">
                  <w:rPr>
                    <w:rFonts w:ascii="Arial" w:eastAsia="Arial" w:hAnsi="Arial" w:cs="Arial"/>
                    <w:color w:val="000000"/>
                    <w:sz w:val="19"/>
                    <w:szCs w:val="19"/>
                  </w:rPr>
                </w:rPrChange>
              </w:rPr>
              <w:t>−0.00214</w:t>
            </w:r>
          </w:p>
        </w:tc>
        <w:tc>
          <w:tcPr>
            <w:tcW w:w="0" w:type="auto"/>
            <w:tcPrChange w:id="127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0472958" w14:textId="77777777" w:rsidR="00DA1741" w:rsidRDefault="00000000">
            <w:pPr>
              <w:pStyle w:val="Compact"/>
              <w:pPrChange w:id="1274" w:author="DIEGO CORDOBA URRUTIA" w:date="2026-06-07T04:36:00Z" w16du:dateUtc="2026-06-07T10:36:00Z">
                <w:pPr>
                  <w:jc w:val="both"/>
                </w:pPr>
              </w:pPrChange>
            </w:pPr>
            <w:r>
              <w:rPr>
                <w:rPrChange w:id="1275" w:author="DIEGO CORDOBA URRUTIA" w:date="2026-06-07T04:36:00Z" w16du:dateUtc="2026-06-07T10:36:00Z">
                  <w:rPr>
                    <w:rFonts w:ascii="Arial" w:eastAsia="Arial" w:hAnsi="Arial" w:cs="Arial"/>
                    <w:color w:val="000000"/>
                    <w:sz w:val="19"/>
                    <w:szCs w:val="19"/>
                  </w:rPr>
                </w:rPrChange>
              </w:rPr>
              <w:t>0.01841</w:t>
            </w:r>
          </w:p>
        </w:tc>
        <w:tc>
          <w:tcPr>
            <w:tcW w:w="0" w:type="auto"/>
            <w:gridSpan w:val="2"/>
            <w:tcPrChange w:id="127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509C1C7" w14:textId="77777777" w:rsidR="00DA1741" w:rsidRDefault="00000000">
            <w:pPr>
              <w:pStyle w:val="Compact"/>
              <w:pPrChange w:id="1277" w:author="DIEGO CORDOBA URRUTIA" w:date="2026-06-07T04:36:00Z" w16du:dateUtc="2026-06-07T10:36:00Z">
                <w:pPr>
                  <w:jc w:val="both"/>
                </w:pPr>
              </w:pPrChange>
            </w:pPr>
            <w:r>
              <w:rPr>
                <w:rPrChange w:id="1278" w:author="DIEGO CORDOBA URRUTIA" w:date="2026-06-07T04:36:00Z" w16du:dateUtc="2026-06-07T10:36:00Z">
                  <w:rPr>
                    <w:rFonts w:ascii="Arial" w:eastAsia="Arial" w:hAnsi="Arial" w:cs="Arial"/>
                    <w:color w:val="000000"/>
                    <w:sz w:val="19"/>
                    <w:szCs w:val="19"/>
                  </w:rPr>
                </w:rPrChange>
              </w:rPr>
              <w:t>4.71 GW</w:t>
            </w:r>
          </w:p>
        </w:tc>
        <w:tc>
          <w:tcPr>
            <w:tcW w:w="0" w:type="auto"/>
            <w:tcPrChange w:id="127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25BBA99" w14:textId="77777777" w:rsidR="00DA1741" w:rsidRDefault="00000000">
            <w:pPr>
              <w:pStyle w:val="Compact"/>
              <w:pPrChange w:id="1280" w:author="DIEGO CORDOBA URRUTIA" w:date="2026-06-07T04:36:00Z" w16du:dateUtc="2026-06-07T10:36:00Z">
                <w:pPr>
                  <w:jc w:val="both"/>
                </w:pPr>
              </w:pPrChange>
            </w:pPr>
            <w:r>
              <w:rPr>
                <w:rPrChange w:id="1281" w:author="DIEGO CORDOBA URRUTIA" w:date="2026-06-07T04:36:00Z" w16du:dateUtc="2026-06-07T10:36:00Z">
                  <w:rPr>
                    <w:rFonts w:ascii="Arial" w:eastAsia="Arial" w:hAnsi="Arial" w:cs="Arial"/>
                    <w:color w:val="000000"/>
                    <w:sz w:val="19"/>
                    <w:szCs w:val="19"/>
                  </w:rPr>
                </w:rPrChange>
              </w:rPr>
              <w:t>+ 34.2%</w:t>
            </w:r>
          </w:p>
        </w:tc>
      </w:tr>
      <w:tr w:rsidR="00DA1741" w14:paraId="5BA67F43" w14:textId="77777777">
        <w:tblPrEx>
          <w:tblPrExChange w:id="1282" w:author="DIEGO CORDOBA URRUTIA" w:date="2026-06-07T04:36:00Z" w16du:dateUtc="2026-06-07T10:36:00Z">
            <w:tblPrEx>
              <w:tblCellMar>
                <w:top w:w="0" w:type="dxa"/>
                <w:bottom w:w="0" w:type="dxa"/>
              </w:tblCellMar>
            </w:tblPrEx>
          </w:tblPrExChange>
        </w:tblPrEx>
        <w:trPr>
          <w:trPrChange w:id="1283" w:author="DIEGO CORDOBA URRUTIA" w:date="2026-06-07T04:36:00Z" w16du:dateUtc="2026-06-07T10:36:00Z">
            <w:trPr>
              <w:gridBefore w:val="1"/>
            </w:trPr>
          </w:trPrChange>
        </w:trPr>
        <w:tc>
          <w:tcPr>
            <w:tcW w:w="0" w:type="auto"/>
            <w:tcPrChange w:id="128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E8D3AF3" w14:textId="77777777" w:rsidR="00DA1741" w:rsidRDefault="00000000">
            <w:pPr>
              <w:pStyle w:val="Compact"/>
              <w:pPrChange w:id="1285" w:author="DIEGO CORDOBA URRUTIA" w:date="2026-06-07T04:36:00Z" w16du:dateUtc="2026-06-07T10:36:00Z">
                <w:pPr>
                  <w:jc w:val="both"/>
                </w:pPr>
              </w:pPrChange>
            </w:pPr>
            <w:r>
              <w:rPr>
                <w:rPrChange w:id="1286" w:author="DIEGO CORDOBA URRUTIA" w:date="2026-06-07T04:36:00Z" w16du:dateUtc="2026-06-07T10:36:00Z">
                  <w:rPr>
                    <w:rFonts w:ascii="Arial" w:eastAsia="Arial" w:hAnsi="Arial" w:cs="Arial"/>
                    <w:color w:val="000000"/>
                    <w:sz w:val="19"/>
                    <w:szCs w:val="19"/>
                  </w:rPr>
                </w:rPrChange>
              </w:rPr>
              <w:t>Centro</w:t>
            </w:r>
          </w:p>
        </w:tc>
        <w:tc>
          <w:tcPr>
            <w:tcW w:w="0" w:type="auto"/>
            <w:tcPrChange w:id="128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B1B5CEF" w14:textId="77777777" w:rsidR="00DA1741" w:rsidRDefault="00000000">
            <w:pPr>
              <w:pStyle w:val="Compact"/>
              <w:pPrChange w:id="1288" w:author="DIEGO CORDOBA URRUTIA" w:date="2026-06-07T04:36:00Z" w16du:dateUtc="2026-06-07T10:36:00Z">
                <w:pPr>
                  <w:jc w:val="both"/>
                </w:pPr>
              </w:pPrChange>
            </w:pPr>
            <w:r>
              <w:rPr>
                <w:rPrChange w:id="1289" w:author="DIEGO CORDOBA URRUTIA" w:date="2026-06-07T04:36:00Z" w16du:dateUtc="2026-06-07T10:36:00Z">
                  <w:rPr>
                    <w:rFonts w:ascii="Arial" w:eastAsia="Arial" w:hAnsi="Arial" w:cs="Arial"/>
                    <w:color w:val="000000"/>
                    <w:sz w:val="19"/>
                    <w:szCs w:val="19"/>
                  </w:rPr>
                </w:rPrChange>
              </w:rPr>
              <w:t>9.14</w:t>
            </w:r>
          </w:p>
        </w:tc>
        <w:tc>
          <w:tcPr>
            <w:tcW w:w="0" w:type="auto"/>
            <w:tcPrChange w:id="1290"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3C922CC" w14:textId="77777777" w:rsidR="00DA1741" w:rsidRDefault="00000000">
            <w:pPr>
              <w:pStyle w:val="Compact"/>
              <w:pPrChange w:id="1291" w:author="DIEGO CORDOBA URRUTIA" w:date="2026-06-07T04:36:00Z" w16du:dateUtc="2026-06-07T10:36:00Z">
                <w:pPr>
                  <w:jc w:val="both"/>
                </w:pPr>
              </w:pPrChange>
            </w:pPr>
            <w:r>
              <w:rPr>
                <w:rPrChange w:id="1292" w:author="DIEGO CORDOBA URRUTIA" w:date="2026-06-07T04:36:00Z" w16du:dateUtc="2026-06-07T10:36:00Z">
                  <w:rPr>
                    <w:rFonts w:ascii="Arial" w:eastAsia="Arial" w:hAnsi="Arial" w:cs="Arial"/>
                    <w:color w:val="000000"/>
                    <w:sz w:val="19"/>
                    <w:szCs w:val="19"/>
                  </w:rPr>
                </w:rPrChange>
              </w:rPr>
              <w:t>−0.00098</w:t>
            </w:r>
          </w:p>
        </w:tc>
        <w:tc>
          <w:tcPr>
            <w:tcW w:w="0" w:type="auto"/>
            <w:tcPrChange w:id="129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48F47C" w14:textId="77777777" w:rsidR="00DA1741" w:rsidRDefault="00000000">
            <w:pPr>
              <w:pStyle w:val="Compact"/>
              <w:pPrChange w:id="1294" w:author="DIEGO CORDOBA URRUTIA" w:date="2026-06-07T04:36:00Z" w16du:dateUtc="2026-06-07T10:36:00Z">
                <w:pPr>
                  <w:jc w:val="both"/>
                </w:pPr>
              </w:pPrChange>
            </w:pPr>
            <w:r>
              <w:rPr>
                <w:rPrChange w:id="1295" w:author="DIEGO CORDOBA URRUTIA" w:date="2026-06-07T04:36:00Z" w16du:dateUtc="2026-06-07T10:36:00Z">
                  <w:rPr>
                    <w:rFonts w:ascii="Arial" w:eastAsia="Arial" w:hAnsi="Arial" w:cs="Arial"/>
                    <w:color w:val="000000"/>
                    <w:sz w:val="19"/>
                    <w:szCs w:val="19"/>
                  </w:rPr>
                </w:rPrChange>
              </w:rPr>
              <w:t>0.01203</w:t>
            </w:r>
          </w:p>
        </w:tc>
        <w:tc>
          <w:tcPr>
            <w:tcW w:w="0" w:type="auto"/>
            <w:gridSpan w:val="2"/>
            <w:tcPrChange w:id="129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7D7DCA3" w14:textId="77777777" w:rsidR="00DA1741" w:rsidRDefault="00000000">
            <w:pPr>
              <w:pStyle w:val="Compact"/>
              <w:pPrChange w:id="1297" w:author="DIEGO CORDOBA URRUTIA" w:date="2026-06-07T04:36:00Z" w16du:dateUtc="2026-06-07T10:36:00Z">
                <w:pPr>
                  <w:jc w:val="both"/>
                </w:pPr>
              </w:pPrChange>
            </w:pPr>
            <w:r>
              <w:rPr>
                <w:rPrChange w:id="1298" w:author="DIEGO CORDOBA URRUTIA" w:date="2026-06-07T04:36:00Z" w16du:dateUtc="2026-06-07T10:36:00Z">
                  <w:rPr>
                    <w:rFonts w:ascii="Arial" w:eastAsia="Arial" w:hAnsi="Arial" w:cs="Arial"/>
                    <w:color w:val="000000"/>
                    <w:sz w:val="19"/>
                    <w:szCs w:val="19"/>
                  </w:rPr>
                </w:rPrChange>
              </w:rPr>
              <w:t>1.28 GW</w:t>
            </w:r>
          </w:p>
        </w:tc>
        <w:tc>
          <w:tcPr>
            <w:tcW w:w="0" w:type="auto"/>
            <w:tcPrChange w:id="129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F383DC4" w14:textId="77777777" w:rsidR="00DA1741" w:rsidRDefault="00000000">
            <w:pPr>
              <w:pStyle w:val="Compact"/>
              <w:pPrChange w:id="1300" w:author="DIEGO CORDOBA URRUTIA" w:date="2026-06-07T04:36:00Z" w16du:dateUtc="2026-06-07T10:36:00Z">
                <w:pPr>
                  <w:jc w:val="both"/>
                </w:pPr>
              </w:pPrChange>
            </w:pPr>
            <w:r>
              <w:rPr>
                <w:rPrChange w:id="1301" w:author="DIEGO CORDOBA URRUTIA" w:date="2026-06-07T04:36:00Z" w16du:dateUtc="2026-06-07T10:36:00Z">
                  <w:rPr>
                    <w:rFonts w:ascii="Arial" w:eastAsia="Arial" w:hAnsi="Arial" w:cs="Arial"/>
                    <w:color w:val="000000"/>
                    <w:sz w:val="19"/>
                    <w:szCs w:val="19"/>
                  </w:rPr>
                </w:rPrChange>
              </w:rPr>
              <w:t>+ 8.1%</w:t>
            </w:r>
          </w:p>
        </w:tc>
      </w:tr>
      <w:tr w:rsidR="00DA1741" w14:paraId="579A1DAD" w14:textId="77777777">
        <w:tblPrEx>
          <w:tblPrExChange w:id="1302" w:author="DIEGO CORDOBA URRUTIA" w:date="2026-06-07T04:36:00Z" w16du:dateUtc="2026-06-07T10:36:00Z">
            <w:tblPrEx>
              <w:tblCellMar>
                <w:top w:w="0" w:type="dxa"/>
                <w:bottom w:w="0" w:type="dxa"/>
              </w:tblCellMar>
            </w:tblPrEx>
          </w:tblPrExChange>
        </w:tblPrEx>
        <w:trPr>
          <w:trPrChange w:id="1303" w:author="DIEGO CORDOBA URRUTIA" w:date="2026-06-07T04:36:00Z" w16du:dateUtc="2026-06-07T10:36:00Z">
            <w:trPr>
              <w:gridBefore w:val="1"/>
            </w:trPr>
          </w:trPrChange>
        </w:trPr>
        <w:tc>
          <w:tcPr>
            <w:tcW w:w="0" w:type="auto"/>
            <w:tcPrChange w:id="130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D6D1F4F" w14:textId="77777777" w:rsidR="00DA1741" w:rsidRDefault="00000000">
            <w:pPr>
              <w:pStyle w:val="Compact"/>
              <w:pPrChange w:id="1305" w:author="DIEGO CORDOBA URRUTIA" w:date="2026-06-07T04:36:00Z" w16du:dateUtc="2026-06-07T10:36:00Z">
                <w:pPr>
                  <w:jc w:val="both"/>
                </w:pPr>
              </w:pPrChange>
            </w:pPr>
            <w:r>
              <w:rPr>
                <w:rPrChange w:id="1306" w:author="DIEGO CORDOBA URRUTIA" w:date="2026-06-07T04:36:00Z" w16du:dateUtc="2026-06-07T10:36:00Z">
                  <w:rPr>
                    <w:rFonts w:ascii="Arial" w:eastAsia="Arial" w:hAnsi="Arial" w:cs="Arial"/>
                    <w:color w:val="000000"/>
                    <w:sz w:val="19"/>
                    <w:szCs w:val="19"/>
                  </w:rPr>
                </w:rPrChange>
              </w:rPr>
              <w:t>Occidental</w:t>
            </w:r>
          </w:p>
        </w:tc>
        <w:tc>
          <w:tcPr>
            <w:tcW w:w="0" w:type="auto"/>
            <w:tcPrChange w:id="130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E56D7BD" w14:textId="77777777" w:rsidR="00DA1741" w:rsidRDefault="00000000">
            <w:pPr>
              <w:pStyle w:val="Compact"/>
              <w:pPrChange w:id="1308" w:author="DIEGO CORDOBA URRUTIA" w:date="2026-06-07T04:36:00Z" w16du:dateUtc="2026-06-07T10:36:00Z">
                <w:pPr>
                  <w:jc w:val="both"/>
                </w:pPr>
              </w:pPrChange>
            </w:pPr>
            <w:r>
              <w:rPr>
                <w:rPrChange w:id="1309" w:author="DIEGO CORDOBA URRUTIA" w:date="2026-06-07T04:36:00Z" w16du:dateUtc="2026-06-07T10:36:00Z">
                  <w:rPr>
                    <w:rFonts w:ascii="Arial" w:eastAsia="Arial" w:hAnsi="Arial" w:cs="Arial"/>
                    <w:color w:val="000000"/>
                    <w:sz w:val="19"/>
                    <w:szCs w:val="19"/>
                  </w:rPr>
                </w:rPrChange>
              </w:rPr>
              <w:t>8.67</w:t>
            </w:r>
          </w:p>
        </w:tc>
        <w:tc>
          <w:tcPr>
            <w:tcW w:w="0" w:type="auto"/>
            <w:tcPrChange w:id="1310"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9F56C8" w14:textId="77777777" w:rsidR="00DA1741" w:rsidRDefault="00000000">
            <w:pPr>
              <w:pStyle w:val="Compact"/>
              <w:pPrChange w:id="1311" w:author="DIEGO CORDOBA URRUTIA" w:date="2026-06-07T04:36:00Z" w16du:dateUtc="2026-06-07T10:36:00Z">
                <w:pPr>
                  <w:jc w:val="both"/>
                </w:pPr>
              </w:pPrChange>
            </w:pPr>
            <w:r>
              <w:rPr>
                <w:rPrChange w:id="1312" w:author="DIEGO CORDOBA URRUTIA" w:date="2026-06-07T04:36:00Z" w16du:dateUtc="2026-06-07T10:36:00Z">
                  <w:rPr>
                    <w:rFonts w:ascii="Arial" w:eastAsia="Arial" w:hAnsi="Arial" w:cs="Arial"/>
                    <w:color w:val="000000"/>
                    <w:sz w:val="19"/>
                    <w:szCs w:val="19"/>
                  </w:rPr>
                </w:rPrChange>
              </w:rPr>
              <w:t>−0.00131</w:t>
            </w:r>
          </w:p>
        </w:tc>
        <w:tc>
          <w:tcPr>
            <w:tcW w:w="0" w:type="auto"/>
            <w:tcPrChange w:id="131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FD130DD" w14:textId="77777777" w:rsidR="00DA1741" w:rsidRDefault="00000000">
            <w:pPr>
              <w:pStyle w:val="Compact"/>
              <w:pPrChange w:id="1314" w:author="DIEGO CORDOBA URRUTIA" w:date="2026-06-07T04:36:00Z" w16du:dateUtc="2026-06-07T10:36:00Z">
                <w:pPr>
                  <w:jc w:val="both"/>
                </w:pPr>
              </w:pPrChange>
            </w:pPr>
            <w:r>
              <w:rPr>
                <w:rPrChange w:id="1315" w:author="DIEGO CORDOBA URRUTIA" w:date="2026-06-07T04:36:00Z" w16du:dateUtc="2026-06-07T10:36:00Z">
                  <w:rPr>
                    <w:rFonts w:ascii="Arial" w:eastAsia="Arial" w:hAnsi="Arial" w:cs="Arial"/>
                    <w:color w:val="000000"/>
                    <w:sz w:val="19"/>
                    <w:szCs w:val="19"/>
                  </w:rPr>
                </w:rPrChange>
              </w:rPr>
              <w:t>0.01341</w:t>
            </w:r>
          </w:p>
        </w:tc>
        <w:tc>
          <w:tcPr>
            <w:tcW w:w="0" w:type="auto"/>
            <w:gridSpan w:val="2"/>
            <w:tcPrChange w:id="131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74C71F1" w14:textId="77777777" w:rsidR="00DA1741" w:rsidRDefault="00000000">
            <w:pPr>
              <w:pStyle w:val="Compact"/>
              <w:pPrChange w:id="1317" w:author="DIEGO CORDOBA URRUTIA" w:date="2026-06-07T04:36:00Z" w16du:dateUtc="2026-06-07T10:36:00Z">
                <w:pPr>
                  <w:jc w:val="both"/>
                </w:pPr>
              </w:pPrChange>
            </w:pPr>
            <w:r>
              <w:rPr>
                <w:rPrChange w:id="1318" w:author="DIEGO CORDOBA URRUTIA" w:date="2026-06-07T04:36:00Z" w16du:dateUtc="2026-06-07T10:36:00Z">
                  <w:rPr>
                    <w:rFonts w:ascii="Arial" w:eastAsia="Arial" w:hAnsi="Arial" w:cs="Arial"/>
                    <w:color w:val="000000"/>
                    <w:sz w:val="19"/>
                    <w:szCs w:val="19"/>
                  </w:rPr>
                </w:rPrChange>
              </w:rPr>
              <w:t>2.18 GW</w:t>
            </w:r>
          </w:p>
        </w:tc>
        <w:tc>
          <w:tcPr>
            <w:tcW w:w="0" w:type="auto"/>
            <w:tcPrChange w:id="131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ABBF45B" w14:textId="77777777" w:rsidR="00DA1741" w:rsidRDefault="00000000">
            <w:pPr>
              <w:pStyle w:val="Compact"/>
              <w:pPrChange w:id="1320" w:author="DIEGO CORDOBA URRUTIA" w:date="2026-06-07T04:36:00Z" w16du:dateUtc="2026-06-07T10:36:00Z">
                <w:pPr>
                  <w:jc w:val="both"/>
                </w:pPr>
              </w:pPrChange>
            </w:pPr>
            <w:r>
              <w:rPr>
                <w:rPrChange w:id="1321" w:author="DIEGO CORDOBA URRUTIA" w:date="2026-06-07T04:36:00Z" w16du:dateUtc="2026-06-07T10:36:00Z">
                  <w:rPr>
                    <w:rFonts w:ascii="Arial" w:eastAsia="Arial" w:hAnsi="Arial" w:cs="Arial"/>
                    <w:color w:val="000000"/>
                    <w:sz w:val="19"/>
                    <w:szCs w:val="19"/>
                  </w:rPr>
                </w:rPrChange>
              </w:rPr>
              <w:t>+ 12.4%</w:t>
            </w:r>
          </w:p>
        </w:tc>
      </w:tr>
      <w:tr w:rsidR="00DA1741" w14:paraId="4A661EC8" w14:textId="77777777">
        <w:tblPrEx>
          <w:tblPrExChange w:id="1322" w:author="DIEGO CORDOBA URRUTIA" w:date="2026-06-07T04:36:00Z" w16du:dateUtc="2026-06-07T10:36:00Z">
            <w:tblPrEx>
              <w:tblCellMar>
                <w:top w:w="0" w:type="dxa"/>
                <w:bottom w:w="0" w:type="dxa"/>
              </w:tblCellMar>
            </w:tblPrEx>
          </w:tblPrExChange>
        </w:tblPrEx>
        <w:trPr>
          <w:trPrChange w:id="1323" w:author="DIEGO CORDOBA URRUTIA" w:date="2026-06-07T04:36:00Z" w16du:dateUtc="2026-06-07T10:36:00Z">
            <w:trPr>
              <w:gridBefore w:val="1"/>
            </w:trPr>
          </w:trPrChange>
        </w:trPr>
        <w:tc>
          <w:tcPr>
            <w:tcW w:w="0" w:type="auto"/>
            <w:tcPrChange w:id="132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E714EC9" w14:textId="77777777" w:rsidR="00DA1741" w:rsidRDefault="00000000">
            <w:pPr>
              <w:pStyle w:val="Compact"/>
              <w:pPrChange w:id="1325" w:author="DIEGO CORDOBA URRUTIA" w:date="2026-06-07T04:36:00Z" w16du:dateUtc="2026-06-07T10:36:00Z">
                <w:pPr>
                  <w:jc w:val="both"/>
                </w:pPr>
              </w:pPrChange>
            </w:pPr>
            <w:r>
              <w:rPr>
                <w:rPrChange w:id="1326" w:author="DIEGO CORDOBA URRUTIA" w:date="2026-06-07T04:36:00Z" w16du:dateUtc="2026-06-07T10:36:00Z">
                  <w:rPr>
                    <w:rFonts w:ascii="Arial" w:eastAsia="Arial" w:hAnsi="Arial" w:cs="Arial"/>
                    <w:color w:val="000000"/>
                    <w:sz w:val="19"/>
                    <w:szCs w:val="19"/>
                  </w:rPr>
                </w:rPrChange>
              </w:rPr>
              <w:t>Sur-Sureste</w:t>
            </w:r>
          </w:p>
        </w:tc>
        <w:tc>
          <w:tcPr>
            <w:tcW w:w="0" w:type="auto"/>
            <w:tcPrChange w:id="132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BE86629" w14:textId="77777777" w:rsidR="00DA1741" w:rsidRDefault="00000000">
            <w:pPr>
              <w:pStyle w:val="Compact"/>
              <w:pPrChange w:id="1328" w:author="DIEGO CORDOBA URRUTIA" w:date="2026-06-07T04:36:00Z" w16du:dateUtc="2026-06-07T10:36:00Z">
                <w:pPr>
                  <w:jc w:val="both"/>
                </w:pPr>
              </w:pPrChange>
            </w:pPr>
            <w:r>
              <w:rPr>
                <w:rPrChange w:id="1329" w:author="DIEGO CORDOBA URRUTIA" w:date="2026-06-07T04:36:00Z" w16du:dateUtc="2026-06-07T10:36:00Z">
                  <w:rPr>
                    <w:rFonts w:ascii="Arial" w:eastAsia="Arial" w:hAnsi="Arial" w:cs="Arial"/>
                    <w:color w:val="000000"/>
                    <w:sz w:val="19"/>
                    <w:szCs w:val="19"/>
                  </w:rPr>
                </w:rPrChange>
              </w:rPr>
              <w:t>10.23</w:t>
            </w:r>
          </w:p>
        </w:tc>
        <w:tc>
          <w:tcPr>
            <w:tcW w:w="0" w:type="auto"/>
            <w:tcPrChange w:id="1330"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DA4175F" w14:textId="77777777" w:rsidR="00DA1741" w:rsidRDefault="00000000">
            <w:pPr>
              <w:pStyle w:val="Compact"/>
              <w:pPrChange w:id="1331" w:author="DIEGO CORDOBA URRUTIA" w:date="2026-06-07T04:36:00Z" w16du:dateUtc="2026-06-07T10:36:00Z">
                <w:pPr>
                  <w:jc w:val="both"/>
                </w:pPr>
              </w:pPrChange>
            </w:pPr>
            <w:r>
              <w:rPr>
                <w:rPrChange w:id="1332" w:author="DIEGO CORDOBA URRUTIA" w:date="2026-06-07T04:36:00Z" w16du:dateUtc="2026-06-07T10:36:00Z">
                  <w:rPr>
                    <w:rFonts w:ascii="Arial" w:eastAsia="Arial" w:hAnsi="Arial" w:cs="Arial"/>
                    <w:color w:val="000000"/>
                    <w:sz w:val="19"/>
                    <w:szCs w:val="19"/>
                  </w:rPr>
                </w:rPrChange>
              </w:rPr>
              <w:t>−0.00072</w:t>
            </w:r>
          </w:p>
        </w:tc>
        <w:tc>
          <w:tcPr>
            <w:tcW w:w="0" w:type="auto"/>
            <w:tcPrChange w:id="133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B2187AE" w14:textId="77777777" w:rsidR="00DA1741" w:rsidRDefault="00000000">
            <w:pPr>
              <w:pStyle w:val="Compact"/>
              <w:pPrChange w:id="1334" w:author="DIEGO CORDOBA URRUTIA" w:date="2026-06-07T04:36:00Z" w16du:dateUtc="2026-06-07T10:36:00Z">
                <w:pPr>
                  <w:jc w:val="both"/>
                </w:pPr>
              </w:pPrChange>
            </w:pPr>
            <w:r>
              <w:rPr>
                <w:rPrChange w:id="1335" w:author="DIEGO CORDOBA URRUTIA" w:date="2026-06-07T04:36:00Z" w16du:dateUtc="2026-06-07T10:36:00Z">
                  <w:rPr>
                    <w:rFonts w:ascii="Arial" w:eastAsia="Arial" w:hAnsi="Arial" w:cs="Arial"/>
                    <w:color w:val="000000"/>
                    <w:sz w:val="19"/>
                    <w:szCs w:val="19"/>
                  </w:rPr>
                </w:rPrChange>
              </w:rPr>
              <w:t>0.01094</w:t>
            </w:r>
          </w:p>
        </w:tc>
        <w:tc>
          <w:tcPr>
            <w:tcW w:w="0" w:type="auto"/>
            <w:gridSpan w:val="2"/>
            <w:tcPrChange w:id="133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05EF4D4" w14:textId="77777777" w:rsidR="00DA1741" w:rsidRDefault="00000000">
            <w:pPr>
              <w:pStyle w:val="Compact"/>
              <w:pPrChange w:id="1337" w:author="DIEGO CORDOBA URRUTIA" w:date="2026-06-07T04:36:00Z" w16du:dateUtc="2026-06-07T10:36:00Z">
                <w:pPr>
                  <w:jc w:val="both"/>
                </w:pPr>
              </w:pPrChange>
            </w:pPr>
            <w:r>
              <w:rPr>
                <w:rPrChange w:id="1338" w:author="DIEGO CORDOBA URRUTIA" w:date="2026-06-07T04:36:00Z" w16du:dateUtc="2026-06-07T10:36:00Z">
                  <w:rPr>
                    <w:rFonts w:ascii="Arial" w:eastAsia="Arial" w:hAnsi="Arial" w:cs="Arial"/>
                    <w:color w:val="000000"/>
                    <w:sz w:val="19"/>
                    <w:szCs w:val="19"/>
                  </w:rPr>
                </w:rPrChange>
              </w:rPr>
              <w:t>2.89 GW</w:t>
            </w:r>
          </w:p>
        </w:tc>
        <w:tc>
          <w:tcPr>
            <w:tcW w:w="0" w:type="auto"/>
            <w:tcPrChange w:id="133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5E341F5" w14:textId="77777777" w:rsidR="00DA1741" w:rsidRDefault="00000000">
            <w:pPr>
              <w:pStyle w:val="Compact"/>
              <w:pPrChange w:id="1340" w:author="DIEGO CORDOBA URRUTIA" w:date="2026-06-07T04:36:00Z" w16du:dateUtc="2026-06-07T10:36:00Z">
                <w:pPr>
                  <w:jc w:val="both"/>
                </w:pPr>
              </w:pPrChange>
            </w:pPr>
            <w:r>
              <w:rPr>
                <w:rPrChange w:id="1341" w:author="DIEGO CORDOBA URRUTIA" w:date="2026-06-07T04:36:00Z" w16du:dateUtc="2026-06-07T10:36:00Z">
                  <w:rPr>
                    <w:rFonts w:ascii="Arial" w:eastAsia="Arial" w:hAnsi="Arial" w:cs="Arial"/>
                    <w:color w:val="000000"/>
                    <w:sz w:val="19"/>
                    <w:szCs w:val="19"/>
                  </w:rPr>
                </w:rPrChange>
              </w:rPr>
              <w:t>+ 3.7%</w:t>
            </w:r>
          </w:p>
        </w:tc>
      </w:tr>
      <w:tr w:rsidR="00DA1741" w14:paraId="1128D296" w14:textId="77777777">
        <w:tblPrEx>
          <w:tblPrExChange w:id="1342" w:author="DIEGO CORDOBA URRUTIA" w:date="2026-06-07T04:36:00Z" w16du:dateUtc="2026-06-07T10:36:00Z">
            <w:tblPrEx>
              <w:tblCellMar>
                <w:top w:w="0" w:type="dxa"/>
                <w:bottom w:w="0" w:type="dxa"/>
              </w:tblCellMar>
            </w:tblPrEx>
          </w:tblPrExChange>
        </w:tblPrEx>
        <w:trPr>
          <w:trPrChange w:id="1343" w:author="DIEGO CORDOBA URRUTIA" w:date="2026-06-07T04:36:00Z" w16du:dateUtc="2026-06-07T10:36:00Z">
            <w:trPr>
              <w:gridBefore w:val="1"/>
            </w:trPr>
          </w:trPrChange>
        </w:trPr>
        <w:tc>
          <w:tcPr>
            <w:tcW w:w="0" w:type="auto"/>
            <w:tcPrChange w:id="134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AB7C322" w14:textId="77777777" w:rsidR="00DA1741" w:rsidRDefault="00000000">
            <w:pPr>
              <w:pStyle w:val="Compact"/>
              <w:pPrChange w:id="1345" w:author="DIEGO CORDOBA URRUTIA" w:date="2026-06-07T04:36:00Z" w16du:dateUtc="2026-06-07T10:36:00Z">
                <w:pPr>
                  <w:jc w:val="both"/>
                </w:pPr>
              </w:pPrChange>
            </w:pPr>
            <w:r>
              <w:rPr>
                <w:rPrChange w:id="1346" w:author="DIEGO CORDOBA URRUTIA" w:date="2026-06-07T04:36:00Z" w16du:dateUtc="2026-06-07T10:36:00Z">
                  <w:rPr>
                    <w:rFonts w:ascii="Arial" w:eastAsia="Arial" w:hAnsi="Arial" w:cs="Arial"/>
                    <w:color w:val="000000"/>
                    <w:sz w:val="19"/>
                    <w:szCs w:val="19"/>
                  </w:rPr>
                </w:rPrChange>
              </w:rPr>
              <w:t>Baja California</w:t>
            </w:r>
          </w:p>
        </w:tc>
        <w:tc>
          <w:tcPr>
            <w:tcW w:w="0" w:type="auto"/>
            <w:tcPrChange w:id="1347" w:author="DIEGO CORDOBA URRUTIA" w:date="2026-06-07T04:36:00Z" w16du:dateUtc="2026-06-07T10:36:00Z">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6C5DF73" w14:textId="77777777" w:rsidR="00DA1741" w:rsidRDefault="00000000">
            <w:pPr>
              <w:pStyle w:val="Compact"/>
              <w:pPrChange w:id="1348" w:author="DIEGO CORDOBA URRUTIA" w:date="2026-06-07T04:36:00Z" w16du:dateUtc="2026-06-07T10:36:00Z">
                <w:pPr>
                  <w:jc w:val="both"/>
                </w:pPr>
              </w:pPrChange>
            </w:pPr>
            <w:r>
              <w:rPr>
                <w:rPrChange w:id="1349" w:author="DIEGO CORDOBA URRUTIA" w:date="2026-06-07T04:36:00Z" w16du:dateUtc="2026-06-07T10:36:00Z">
                  <w:rPr>
                    <w:rFonts w:ascii="Arial" w:eastAsia="Arial" w:hAnsi="Arial" w:cs="Arial"/>
                    <w:color w:val="000000"/>
                    <w:sz w:val="19"/>
                    <w:szCs w:val="19"/>
                  </w:rPr>
                </w:rPrChange>
              </w:rPr>
              <w:t>7.91</w:t>
            </w:r>
          </w:p>
        </w:tc>
        <w:tc>
          <w:tcPr>
            <w:tcW w:w="0" w:type="auto"/>
            <w:tcPrChange w:id="1350" w:author="DIEGO CORDOBA URRUTIA" w:date="2026-06-07T04:36:00Z" w16du:dateUtc="2026-06-07T10:36:00Z">
              <w:tcPr>
                <w:tcW w:w="1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019E80F" w14:textId="77777777" w:rsidR="00DA1741" w:rsidRDefault="00000000">
            <w:pPr>
              <w:pStyle w:val="Compact"/>
              <w:pPrChange w:id="1351" w:author="DIEGO CORDOBA URRUTIA" w:date="2026-06-07T04:36:00Z" w16du:dateUtc="2026-06-07T10:36:00Z">
                <w:pPr>
                  <w:jc w:val="both"/>
                </w:pPr>
              </w:pPrChange>
            </w:pPr>
            <w:r>
              <w:rPr>
                <w:rPrChange w:id="1352" w:author="DIEGO CORDOBA URRUTIA" w:date="2026-06-07T04:36:00Z" w16du:dateUtc="2026-06-07T10:36:00Z">
                  <w:rPr>
                    <w:rFonts w:ascii="Arial" w:eastAsia="Arial" w:hAnsi="Arial" w:cs="Arial"/>
                    <w:color w:val="000000"/>
                    <w:sz w:val="19"/>
                    <w:szCs w:val="19"/>
                  </w:rPr>
                </w:rPrChange>
              </w:rPr>
              <w:t>−0.00089</w:t>
            </w:r>
          </w:p>
        </w:tc>
        <w:tc>
          <w:tcPr>
            <w:tcW w:w="0" w:type="auto"/>
            <w:tcPrChange w:id="135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E88AE0" w14:textId="77777777" w:rsidR="00DA1741" w:rsidRDefault="00000000">
            <w:pPr>
              <w:pStyle w:val="Compact"/>
              <w:pPrChange w:id="1354" w:author="DIEGO CORDOBA URRUTIA" w:date="2026-06-07T04:36:00Z" w16du:dateUtc="2026-06-07T10:36:00Z">
                <w:pPr>
                  <w:jc w:val="both"/>
                </w:pPr>
              </w:pPrChange>
            </w:pPr>
            <w:r>
              <w:rPr>
                <w:rPrChange w:id="1355" w:author="DIEGO CORDOBA URRUTIA" w:date="2026-06-07T04:36:00Z" w16du:dateUtc="2026-06-07T10:36:00Z">
                  <w:rPr>
                    <w:rFonts w:ascii="Arial" w:eastAsia="Arial" w:hAnsi="Arial" w:cs="Arial"/>
                    <w:color w:val="000000"/>
                    <w:sz w:val="19"/>
                    <w:szCs w:val="19"/>
                  </w:rPr>
                </w:rPrChange>
              </w:rPr>
              <w:t>0.01612</w:t>
            </w:r>
          </w:p>
        </w:tc>
        <w:tc>
          <w:tcPr>
            <w:tcW w:w="0" w:type="auto"/>
            <w:gridSpan w:val="2"/>
            <w:tcPrChange w:id="135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0247DC7" w14:textId="77777777" w:rsidR="00DA1741" w:rsidRDefault="00000000">
            <w:pPr>
              <w:pStyle w:val="Compact"/>
              <w:pPrChange w:id="1357" w:author="DIEGO CORDOBA URRUTIA" w:date="2026-06-07T04:36:00Z" w16du:dateUtc="2026-06-07T10:36:00Z">
                <w:pPr>
                  <w:jc w:val="both"/>
                </w:pPr>
              </w:pPrChange>
            </w:pPr>
            <w:r>
              <w:rPr>
                <w:rPrChange w:id="1358" w:author="DIEGO CORDOBA URRUTIA" w:date="2026-06-07T04:36:00Z" w16du:dateUtc="2026-06-07T10:36:00Z">
                  <w:rPr>
                    <w:rFonts w:ascii="Arial" w:eastAsia="Arial" w:hAnsi="Arial" w:cs="Arial"/>
                    <w:color w:val="000000"/>
                    <w:sz w:val="19"/>
                    <w:szCs w:val="19"/>
                  </w:rPr>
                </w:rPrChange>
              </w:rPr>
              <w:t>0.14 GW</w:t>
            </w:r>
          </w:p>
        </w:tc>
        <w:tc>
          <w:tcPr>
            <w:tcW w:w="0" w:type="auto"/>
            <w:tcPrChange w:id="135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2FA234B" w14:textId="77777777" w:rsidR="00DA1741" w:rsidRDefault="00000000">
            <w:pPr>
              <w:pStyle w:val="Compact"/>
              <w:pPrChange w:id="1360" w:author="DIEGO CORDOBA URRUTIA" w:date="2026-06-07T04:36:00Z" w16du:dateUtc="2026-06-07T10:36:00Z">
                <w:pPr>
                  <w:jc w:val="both"/>
                </w:pPr>
              </w:pPrChange>
            </w:pPr>
            <w:r>
              <w:rPr>
                <w:rPrChange w:id="1361" w:author="DIEGO CORDOBA URRUTIA" w:date="2026-06-07T04:36:00Z" w16du:dateUtc="2026-06-07T10:36:00Z">
                  <w:rPr>
                    <w:rFonts w:ascii="Arial" w:eastAsia="Arial" w:hAnsi="Arial" w:cs="Arial"/>
                    <w:color w:val="000000"/>
                    <w:sz w:val="19"/>
                    <w:szCs w:val="19"/>
                  </w:rPr>
                </w:rPrChange>
              </w:rPr>
              <w:t>+ 21.8%</w:t>
            </w:r>
          </w:p>
        </w:tc>
      </w:tr>
    </w:tbl>
    <w:p w14:paraId="66236BE7" w14:textId="77777777" w:rsidR="00DA1741" w:rsidRPr="00A9569D" w:rsidRDefault="00000000">
      <w:pPr>
        <w:pStyle w:val="BodyText"/>
        <w:rPr>
          <w:lang w:val="es-419"/>
          <w:rPrChange w:id="1362" w:author="DIEGO CORDOBA URRUTIA" w:date="2026-06-07T04:36:00Z" w16du:dateUtc="2026-06-07T10:36:00Z">
            <w:rPr/>
          </w:rPrChange>
        </w:rPr>
        <w:pPrChange w:id="1363" w:author="DIEGO CORDOBA URRUTIA" w:date="2026-06-07T04:36:00Z" w16du:dateUtc="2026-06-07T10:36:00Z">
          <w:pPr>
            <w:spacing w:before="80" w:after="320" w:line="380" w:lineRule="auto"/>
            <w:jc w:val="center"/>
          </w:pPr>
        </w:pPrChange>
      </w:pPr>
      <w:r w:rsidRPr="00A9569D">
        <w:rPr>
          <w:lang w:val="es-419"/>
          <w:rPrChange w:id="1364" w:author="DIEGO CORDOBA URRUTIA" w:date="2026-06-07T04:36:00Z" w16du:dateUtc="2026-06-07T10:36:00Z">
            <w:rPr>
              <w:color w:val="888888"/>
              <w:sz w:val="20"/>
              <w:szCs w:val="20"/>
            </w:rPr>
          </w:rPrChange>
        </w:rPr>
        <w:t>Tabla 1.3: Parámetros del proceso OU vectorial por zona de control SIN — calibración MLE 2022-2024. La zona Norte presenta la mayor volatilidad absoluta (</w:t>
      </w:r>
      <w:r>
        <w:rPr>
          <w:rPrChange w:id="1365" w:author="DIEGO CORDOBA URRUTIA" w:date="2026-06-07T04:36:00Z" w16du:dateUtc="2026-06-07T10:36:00Z">
            <w:rPr>
              <w:color w:val="888888"/>
              <w:sz w:val="20"/>
              <w:szCs w:val="20"/>
            </w:rPr>
          </w:rPrChange>
        </w:rPr>
        <w:t>σ</w:t>
      </w:r>
      <w:r w:rsidRPr="00A9569D">
        <w:rPr>
          <w:lang w:val="es-419"/>
          <w:rPrChange w:id="1366" w:author="DIEGO CORDOBA URRUTIA" w:date="2026-06-07T04:36:00Z" w16du:dateUtc="2026-06-07T10:36:00Z">
            <w:rPr>
              <w:color w:val="888888"/>
              <w:sz w:val="20"/>
              <w:szCs w:val="20"/>
            </w:rPr>
          </w:rPrChange>
        </w:rPr>
        <w:t xml:space="preserve"> = 0.01841 Hz/√s) como consecuencia directa de la expansión eólica del 34.2%.</w:t>
      </w:r>
    </w:p>
    <w:p w14:paraId="77EF6B95" w14:textId="77777777" w:rsidR="00DA1741" w:rsidRPr="00A9569D" w:rsidRDefault="00000000">
      <w:pPr>
        <w:pStyle w:val="BodyText"/>
        <w:rPr>
          <w:lang w:val="es-419"/>
          <w:rPrChange w:id="1367" w:author="DIEGO CORDOBA URRUTIA" w:date="2026-06-07T04:36:00Z" w16du:dateUtc="2026-06-07T10:36:00Z">
            <w:rPr/>
          </w:rPrChange>
        </w:rPr>
        <w:pPrChange w:id="1368" w:author="DIEGO CORDOBA URRUTIA" w:date="2026-06-07T04:36:00Z" w16du:dateUtc="2026-06-07T10:36:00Z">
          <w:pPr>
            <w:spacing w:after="200" w:line="380" w:lineRule="auto"/>
            <w:jc w:val="both"/>
          </w:pPr>
        </w:pPrChange>
      </w:pPr>
      <w:r w:rsidRPr="00A9569D">
        <w:rPr>
          <w:lang w:val="es-419"/>
          <w:rPrChange w:id="1369" w:author="DIEGO CORDOBA URRUTIA" w:date="2026-06-07T04:36:00Z" w16du:dateUtc="2026-06-07T10:36:00Z">
            <w:rPr>
              <w:color w:val="000000"/>
            </w:rPr>
          </w:rPrChange>
        </w:rPr>
        <w:t xml:space="preserve">El incremento en volatilidad de la zona Norte (+34.2%) es consistente con la expectativa teórica: bajo el modelo lineal de la ecuación de oscilación, </w:t>
      </w:r>
      <w:r>
        <w:rPr>
          <w:rPrChange w:id="1370" w:author="DIEGO CORDOBA URRUTIA" w:date="2026-06-07T04:36:00Z" w16du:dateUtc="2026-06-07T10:36:00Z">
            <w:rPr>
              <w:color w:val="000000"/>
            </w:rPr>
          </w:rPrChange>
        </w:rPr>
        <w:t>σ</w:t>
      </w:r>
      <w:r w:rsidRPr="00A9569D">
        <w:rPr>
          <w:lang w:val="es-419"/>
          <w:rPrChange w:id="1371" w:author="DIEGO CORDOBA URRUTIA" w:date="2026-06-07T04:36:00Z" w16du:dateUtc="2026-06-07T10:36:00Z">
            <w:rPr>
              <w:color w:val="000000"/>
            </w:rPr>
          </w:rPrChange>
        </w:rPr>
        <w:t>_Norte ∝ √(</w:t>
      </w:r>
      <w:r>
        <w:rPr>
          <w:rPrChange w:id="1372" w:author="DIEGO CORDOBA URRUTIA" w:date="2026-06-07T04:36:00Z" w16du:dateUtc="2026-06-07T10:36:00Z">
            <w:rPr>
              <w:color w:val="000000"/>
            </w:rPr>
          </w:rPrChange>
        </w:rPr>
        <w:t>σ</w:t>
      </w:r>
      <w:r w:rsidRPr="00A9569D">
        <w:rPr>
          <w:lang w:val="es-419"/>
          <w:rPrChange w:id="1373" w:author="DIEGO CORDOBA URRUTIA" w:date="2026-06-07T04:36:00Z" w16du:dateUtc="2026-06-07T10:36:00Z">
            <w:rPr>
              <w:color w:val="000000"/>
            </w:rPr>
          </w:rPrChange>
        </w:rPr>
        <w:t>²_{eólico}/GW_convencional), de modo que duplicar la penetración eólica sin incrementar la inercia convencional aumenta la volatilidad en factor √2 ≈ 41.4%, aproximando bien el 34.2% observado (la diferencia se debe a la inercia virtual de los inversores de las turbinas eólicas modernas de doble alimentación).</w:t>
      </w:r>
    </w:p>
    <w:p w14:paraId="36FF3E32" w14:textId="77777777" w:rsidR="00DA1741" w:rsidRPr="00A9569D" w:rsidRDefault="00000000">
      <w:pPr>
        <w:pStyle w:val="Heading3"/>
        <w:rPr>
          <w:lang w:val="es-419"/>
          <w:rPrChange w:id="1374" w:author="DIEGO CORDOBA URRUTIA" w:date="2026-06-07T04:36:00Z" w16du:dateUtc="2026-06-07T10:36:00Z">
            <w:rPr/>
          </w:rPrChange>
        </w:rPr>
      </w:pPr>
      <w:bookmarkStart w:id="1375" w:name="_Toc231042661"/>
      <w:r w:rsidRPr="00A9569D">
        <w:rPr>
          <w:lang w:val="es-419"/>
          <w:rPrChange w:id="1376" w:author="DIEGO CORDOBA URRUTIA" w:date="2026-06-07T04:36:00Z" w16du:dateUtc="2026-06-07T10:36:00Z">
            <w:rPr/>
          </w:rPrChange>
        </w:rPr>
        <w:t xml:space="preserve">1.7.3 </w:t>
      </w:r>
      <w:del w:id="1377" w:author="DIEGO CORDOBA URRUTIA" w:date="2026-06-07T04:36:00Z" w16du:dateUtc="2026-06-07T10:36:00Z">
        <w:r>
          <w:rPr>
            <w:rFonts w:ascii="Arial" w:eastAsia="Arial" w:hAnsi="Arial" w:cs="Arial"/>
            <w:color w:val="0D2B45"/>
          </w:rPr>
          <w:delText xml:space="preserve"> </w:delText>
        </w:r>
      </w:del>
      <w:r w:rsidRPr="00A9569D">
        <w:rPr>
          <w:lang w:val="es-419"/>
          <w:rPrChange w:id="1378" w:author="DIEGO CORDOBA URRUTIA" w:date="2026-06-07T04:36:00Z" w16du:dateUtc="2026-06-07T10:36:00Z">
            <w:rPr/>
          </w:rPrChange>
        </w:rPr>
        <w:t>La HJB Multizonal</w:t>
      </w:r>
      <w:bookmarkEnd w:id="1375"/>
    </w:p>
    <w:p w14:paraId="7901E2CC" w14:textId="77777777" w:rsidR="00DA1741" w:rsidRPr="00A9569D" w:rsidRDefault="00000000">
      <w:pPr>
        <w:pStyle w:val="FirstParagraph"/>
        <w:rPr>
          <w:lang w:val="es-419"/>
          <w:rPrChange w:id="1379" w:author="DIEGO CORDOBA URRUTIA" w:date="2026-06-07T04:36:00Z" w16du:dateUtc="2026-06-07T10:36:00Z">
            <w:rPr/>
          </w:rPrChange>
        </w:rPr>
        <w:pPrChange w:id="1380" w:author="DIEGO CORDOBA URRUTIA" w:date="2026-06-07T04:36:00Z" w16du:dateUtc="2026-06-07T10:36:00Z">
          <w:pPr>
            <w:spacing w:after="200" w:line="380" w:lineRule="auto"/>
            <w:jc w:val="both"/>
          </w:pPr>
        </w:pPrChange>
      </w:pPr>
      <w:r w:rsidRPr="00A9569D">
        <w:rPr>
          <w:lang w:val="es-419"/>
          <w:rPrChange w:id="1381" w:author="DIEGO CORDOBA URRUTIA" w:date="2026-06-07T04:36:00Z" w16du:dateUtc="2026-06-07T10:36:00Z">
            <w:rPr>
              <w:color w:val="000000"/>
            </w:rPr>
          </w:rPrChange>
        </w:rPr>
        <w:t>Con el estado extendido x = (</w:t>
      </w:r>
      <w:r>
        <w:rPr>
          <w:rPrChange w:id="1382" w:author="DIEGO CORDOBA URRUTIA" w:date="2026-06-07T04:36:00Z" w16du:dateUtc="2026-06-07T10:36:00Z">
            <w:rPr>
              <w:color w:val="000000"/>
            </w:rPr>
          </w:rPrChange>
        </w:rPr>
        <w:t>Δ</w:t>
      </w:r>
      <w:r w:rsidRPr="00A9569D">
        <w:rPr>
          <w:lang w:val="es-419"/>
          <w:rPrChange w:id="1383" w:author="DIEGO CORDOBA URRUTIA" w:date="2026-06-07T04:36:00Z" w16du:dateUtc="2026-06-07T10:36:00Z">
            <w:rPr>
              <w:color w:val="000000"/>
            </w:rPr>
          </w:rPrChange>
        </w:rPr>
        <w:t>f, ROCOF) = (</w:t>
      </w:r>
      <w:r>
        <w:rPr>
          <w:rPrChange w:id="1384" w:author="DIEGO CORDOBA URRUTIA" w:date="2026-06-07T04:36:00Z" w16du:dateUtc="2026-06-07T10:36:00Z">
            <w:rPr>
              <w:color w:val="000000"/>
            </w:rPr>
          </w:rPrChange>
        </w:rPr>
        <w:t>Δ</w:t>
      </w:r>
      <w:r w:rsidRPr="00A9569D">
        <w:rPr>
          <w:lang w:val="es-419"/>
          <w:rPrChange w:id="1385" w:author="DIEGO CORDOBA URRUTIA" w:date="2026-06-07T04:36:00Z" w16du:dateUtc="2026-06-07T10:36:00Z">
            <w:rPr>
              <w:color w:val="000000"/>
            </w:rPr>
          </w:rPrChange>
        </w:rPr>
        <w:t xml:space="preserve">f_N, </w:t>
      </w:r>
      <w:ins w:id="1386" w:author="DIEGO CORDOBA URRUTIA" w:date="2026-06-07T04:36:00Z" w16du:dateUtc="2026-06-07T10:36:00Z">
        <w:r w:rsidRPr="00A9569D">
          <w:rPr>
            <w:lang w:val="es-419"/>
          </w:rPr>
          <w:t>…,</w:t>
        </w:r>
      </w:ins>
      <w:del w:id="1387" w:author="DIEGO CORDOBA URRUTIA" w:date="2026-06-07T04:36:00Z" w16du:dateUtc="2026-06-07T10:36:00Z">
        <w:r w:rsidRPr="00DA5EBB">
          <w:rPr>
            <w:rFonts w:ascii="Arial" w:eastAsia="Arial" w:hAnsi="Arial" w:cs="Arial"/>
            <w:color w:val="000000"/>
            <w:lang w:val="es-419"/>
          </w:rPr>
          <w:delText>...,</w:delText>
        </w:r>
      </w:del>
      <w:r w:rsidRPr="00A9569D">
        <w:rPr>
          <w:lang w:val="es-419"/>
          <w:rPrChange w:id="1388" w:author="DIEGO CORDOBA URRUTIA" w:date="2026-06-07T04:36:00Z" w16du:dateUtc="2026-06-07T10:36:00Z">
            <w:rPr>
              <w:color w:val="000000"/>
            </w:rPr>
          </w:rPrChange>
        </w:rPr>
        <w:t xml:space="preserve"> </w:t>
      </w:r>
      <w:r>
        <w:rPr>
          <w:rPrChange w:id="1389" w:author="DIEGO CORDOBA URRUTIA" w:date="2026-06-07T04:36:00Z" w16du:dateUtc="2026-06-07T10:36:00Z">
            <w:rPr>
              <w:color w:val="000000"/>
            </w:rPr>
          </w:rPrChange>
        </w:rPr>
        <w:t>Δ</w:t>
      </w:r>
      <w:r w:rsidRPr="00A9569D">
        <w:rPr>
          <w:lang w:val="es-419"/>
          <w:rPrChange w:id="1390" w:author="DIEGO CORDOBA URRUTIA" w:date="2026-06-07T04:36:00Z" w16du:dateUtc="2026-06-07T10:36:00Z">
            <w:rPr>
              <w:color w:val="000000"/>
            </w:rPr>
          </w:rPrChange>
        </w:rPr>
        <w:t xml:space="preserve">f_BC, ṙ_N, </w:t>
      </w:r>
      <w:ins w:id="1391" w:author="DIEGO CORDOBA URRUTIA" w:date="2026-06-07T04:36:00Z" w16du:dateUtc="2026-06-07T10:36:00Z">
        <w:r w:rsidRPr="00A9569D">
          <w:rPr>
            <w:lang w:val="es-419"/>
          </w:rPr>
          <w:t>…,</w:t>
        </w:r>
      </w:ins>
      <w:del w:id="1392" w:author="DIEGO CORDOBA URRUTIA" w:date="2026-06-07T04:36:00Z" w16du:dateUtc="2026-06-07T10:36:00Z">
        <w:r w:rsidRPr="00DA5EBB">
          <w:rPr>
            <w:rFonts w:ascii="Arial" w:eastAsia="Arial" w:hAnsi="Arial" w:cs="Arial"/>
            <w:color w:val="000000"/>
            <w:lang w:val="es-419"/>
          </w:rPr>
          <w:delText>...,</w:delText>
        </w:r>
      </w:del>
      <w:r w:rsidRPr="00A9569D">
        <w:rPr>
          <w:lang w:val="es-419"/>
          <w:rPrChange w:id="1393" w:author="DIEGO CORDOBA URRUTIA" w:date="2026-06-07T04:36:00Z" w16du:dateUtc="2026-06-07T10:36:00Z">
            <w:rPr>
              <w:color w:val="000000"/>
            </w:rPr>
          </w:rPrChange>
        </w:rPr>
        <w:t xml:space="preserve"> ṙ_BC) ∈ ℝ^{10} y el vector de control u = (u_N, </w:t>
      </w:r>
      <w:ins w:id="1394" w:author="DIEGO CORDOBA URRUTIA" w:date="2026-06-07T04:36:00Z" w16du:dateUtc="2026-06-07T10:36:00Z">
        <w:r w:rsidRPr="00A9569D">
          <w:rPr>
            <w:lang w:val="es-419"/>
          </w:rPr>
          <w:t>…,</w:t>
        </w:r>
      </w:ins>
      <w:del w:id="1395" w:author="DIEGO CORDOBA URRUTIA" w:date="2026-06-07T04:36:00Z" w16du:dateUtc="2026-06-07T10:36:00Z">
        <w:r w:rsidRPr="00DA5EBB">
          <w:rPr>
            <w:rFonts w:ascii="Arial" w:eastAsia="Arial" w:hAnsi="Arial" w:cs="Arial"/>
            <w:color w:val="000000"/>
            <w:lang w:val="es-419"/>
          </w:rPr>
          <w:delText>...,</w:delText>
        </w:r>
      </w:del>
      <w:r w:rsidRPr="00A9569D">
        <w:rPr>
          <w:lang w:val="es-419"/>
          <w:rPrChange w:id="1396" w:author="DIEGO CORDOBA URRUTIA" w:date="2026-06-07T04:36:00Z" w16du:dateUtc="2026-06-07T10:36:00Z">
            <w:rPr>
              <w:color w:val="000000"/>
            </w:rPr>
          </w:rPrChange>
        </w:rPr>
        <w:t xml:space="preserve"> u_BC)</w:t>
      </w:r>
      <w:r>
        <w:rPr>
          <w:rPrChange w:id="1397" w:author="DIEGO CORDOBA URRUTIA" w:date="2026-06-07T04:36:00Z" w16du:dateUtc="2026-06-07T10:36:00Z">
            <w:rPr>
              <w:color w:val="000000"/>
            </w:rPr>
          </w:rPrChange>
        </w:rPr>
        <w:t>ᵀ</w:t>
      </w:r>
      <w:r w:rsidRPr="00A9569D">
        <w:rPr>
          <w:lang w:val="es-419"/>
          <w:rPrChange w:id="1398" w:author="DIEGO CORDOBA URRUTIA" w:date="2026-06-07T04:36:00Z" w16du:dateUtc="2026-06-07T10:36:00Z">
            <w:rPr>
              <w:color w:val="000000"/>
            </w:rPr>
          </w:rPrChange>
        </w:rPr>
        <w:t xml:space="preserve"> ∈ ℝ⁵ (ajuste de potencia por zona), la HJB multizonal es:</w:t>
      </w:r>
    </w:p>
    <w:p w14:paraId="586695C2" w14:textId="77777777" w:rsidR="00DA1741" w:rsidRPr="00A9569D" w:rsidRDefault="00000000">
      <w:pPr>
        <w:pStyle w:val="BodyText"/>
        <w:rPr>
          <w:lang w:val="es-419"/>
          <w:rPrChange w:id="1399" w:author="DIEGO CORDOBA URRUTIA" w:date="2026-06-07T04:36:00Z" w16du:dateUtc="2026-06-07T10:36:00Z">
            <w:rPr/>
          </w:rPrChange>
        </w:rPr>
        <w:pPrChange w:id="1400" w:author="DIEGO CORDOBA URRUTIA" w:date="2026-06-07T04:36:00Z" w16du:dateUtc="2026-06-07T10:36:00Z">
          <w:pPr>
            <w:spacing w:before="240" w:after="240"/>
            <w:jc w:val="center"/>
          </w:pPr>
        </w:pPrChange>
      </w:pPr>
      <w:r w:rsidRPr="00A9569D">
        <w:rPr>
          <w:lang w:val="es-419"/>
          <w:rPrChange w:id="1401" w:author="DIEGO CORDOBA URRUTIA" w:date="2026-06-07T04:36:00Z" w16du:dateUtc="2026-06-07T10:36:00Z">
            <w:rPr>
              <w:rFonts w:ascii="Cambria Math" w:eastAsia="Cambria Math" w:hAnsi="Cambria Math" w:cs="Cambria Math"/>
              <w:color w:val="0D2B45"/>
              <w:sz w:val="22"/>
              <w:szCs w:val="22"/>
            </w:rPr>
          </w:rPrChange>
        </w:rPr>
        <w:t xml:space="preserve">−∂V/∂t </w:t>
      </w:r>
      <w:ins w:id="1402" w:author="DIEGO CORDOBA URRUTIA" w:date="2026-06-07T04:36:00Z" w16du:dateUtc="2026-06-07T10:36:00Z">
        <w:r w:rsidRPr="00A9569D">
          <w:rPr>
            <w:lang w:val="es-419"/>
          </w:rPr>
          <w:t>=</w:t>
        </w:r>
      </w:ins>
      <w:del w:id="140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404" w:author="DIEGO CORDOBA URRUTIA" w:date="2026-06-07T04:36:00Z" w16du:dateUtc="2026-06-07T10:36:00Z">
            <w:rPr>
              <w:rFonts w:ascii="Cambria Math" w:eastAsia="Cambria Math" w:hAnsi="Cambria Math" w:cs="Cambria Math"/>
              <w:color w:val="0D2B45"/>
              <w:sz w:val="22"/>
              <w:szCs w:val="22"/>
            </w:rPr>
          </w:rPrChange>
        </w:rPr>
        <w:t xml:space="preserve"> min_{u ∈ U⁵} { </w:t>
      </w:r>
      <w:r>
        <w:rPr>
          <w:rPrChange w:id="1405" w:author="DIEGO CORDOBA URRUTIA" w:date="2026-06-07T04:36:00Z" w16du:dateUtc="2026-06-07T10:36:00Z">
            <w:rPr>
              <w:rFonts w:ascii="Cambria Math" w:eastAsia="Cambria Math" w:hAnsi="Cambria Math" w:cs="Cambria Math"/>
              <w:color w:val="0D2B45"/>
              <w:sz w:val="22"/>
              <w:szCs w:val="22"/>
            </w:rPr>
          </w:rPrChange>
        </w:rPr>
        <w:t>Σᵢ</w:t>
      </w:r>
      <w:r w:rsidRPr="00A9569D">
        <w:rPr>
          <w:lang w:val="es-419"/>
          <w:rPrChange w:id="1406" w:author="DIEGO CORDOBA URRUTIA" w:date="2026-06-07T04:36:00Z" w16du:dateUtc="2026-06-07T10:36:00Z">
            <w:rPr>
              <w:rFonts w:ascii="Cambria Math" w:eastAsia="Cambria Math" w:hAnsi="Cambria Math" w:cs="Cambria Math"/>
              <w:color w:val="0D2B45"/>
              <w:sz w:val="22"/>
              <w:szCs w:val="22"/>
            </w:rPr>
          </w:rPrChange>
        </w:rPr>
        <w:t xml:space="preserve"> (q_i </w:t>
      </w:r>
      <w:r>
        <w:rPr>
          <w:rPrChange w:id="1407"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1408" w:author="DIEGO CORDOBA URRUTIA" w:date="2026-06-07T04:36:00Z" w16du:dateUtc="2026-06-07T10:36:00Z">
            <w:rPr>
              <w:rFonts w:ascii="Cambria Math" w:eastAsia="Cambria Math" w:hAnsi="Cambria Math" w:cs="Cambria Math"/>
              <w:color w:val="0D2B45"/>
              <w:sz w:val="22"/>
              <w:szCs w:val="22"/>
            </w:rPr>
          </w:rPrChange>
        </w:rPr>
        <w:t>f</w:t>
      </w:r>
      <w:r>
        <w:rPr>
          <w:rPrChange w:id="1409"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1410" w:author="DIEGO CORDOBA URRUTIA" w:date="2026-06-07T04:36:00Z" w16du:dateUtc="2026-06-07T10:36:00Z">
            <w:rPr>
              <w:rFonts w:ascii="Cambria Math" w:eastAsia="Cambria Math" w:hAnsi="Cambria Math" w:cs="Cambria Math"/>
              <w:color w:val="0D2B45"/>
              <w:sz w:val="22"/>
              <w:szCs w:val="22"/>
            </w:rPr>
          </w:rPrChange>
        </w:rPr>
        <w:t>² + r_i u</w:t>
      </w:r>
      <w:r>
        <w:rPr>
          <w:rPrChange w:id="1411"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1412" w:author="DIEGO CORDOBA URRUTIA" w:date="2026-06-07T04:36:00Z" w16du:dateUtc="2026-06-07T10:36:00Z">
            <w:rPr>
              <w:rFonts w:ascii="Cambria Math" w:eastAsia="Cambria Math" w:hAnsi="Cambria Math" w:cs="Cambria Math"/>
              <w:color w:val="0D2B45"/>
              <w:sz w:val="22"/>
              <w:szCs w:val="22"/>
            </w:rPr>
          </w:rPrChange>
        </w:rPr>
        <w:t xml:space="preserve">²) </w:t>
      </w:r>
      <w:ins w:id="1413" w:author="DIEGO CORDOBA URRUTIA" w:date="2026-06-07T04:36:00Z" w16du:dateUtc="2026-06-07T10:36:00Z">
        <w:r w:rsidRPr="00A9569D">
          <w:rPr>
            <w:lang w:val="es-419"/>
          </w:rPr>
          <w:t>+</w:t>
        </w:r>
      </w:ins>
      <w:del w:id="1414"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415" w:author="DIEGO CORDOBA URRUTIA" w:date="2026-06-07T04:36:00Z" w16du:dateUtc="2026-06-07T10:36:00Z">
            <w:rPr>
              <w:rFonts w:ascii="Cambria Math" w:eastAsia="Cambria Math" w:hAnsi="Cambria Math" w:cs="Cambria Math"/>
              <w:color w:val="0D2B45"/>
              <w:sz w:val="22"/>
              <w:szCs w:val="22"/>
            </w:rPr>
          </w:rPrChange>
        </w:rPr>
        <w:t xml:space="preserve"> (∇V)</w:t>
      </w:r>
      <w:r>
        <w:rPr>
          <w:rPrChange w:id="1416" w:author="DIEGO CORDOBA URRUTIA" w:date="2026-06-07T04:36:00Z" w16du:dateUtc="2026-06-07T10:36:00Z">
            <w:rPr>
              <w:rFonts w:ascii="Cambria Math" w:eastAsia="Cambria Math" w:hAnsi="Cambria Math" w:cs="Cambria Math"/>
              <w:color w:val="0D2B45"/>
              <w:sz w:val="22"/>
              <w:szCs w:val="22"/>
            </w:rPr>
          </w:rPrChange>
        </w:rPr>
        <w:t>ᵀ</w:t>
      </w:r>
      <w:r w:rsidRPr="00A9569D">
        <w:rPr>
          <w:lang w:val="es-419"/>
          <w:rPrChange w:id="1417" w:author="DIEGO CORDOBA URRUTIA" w:date="2026-06-07T04:36:00Z" w16du:dateUtc="2026-06-07T10:36:00Z">
            <w:rPr>
              <w:rFonts w:ascii="Cambria Math" w:eastAsia="Cambria Math" w:hAnsi="Cambria Math" w:cs="Cambria Math"/>
              <w:color w:val="0D2B45"/>
              <w:sz w:val="22"/>
              <w:szCs w:val="22"/>
            </w:rPr>
          </w:rPrChange>
        </w:rPr>
        <w:t xml:space="preserve"> f(x,u) </w:t>
      </w:r>
      <w:ins w:id="1418" w:author="DIEGO CORDOBA URRUTIA" w:date="2026-06-07T04:36:00Z" w16du:dateUtc="2026-06-07T10:36:00Z">
        <w:r w:rsidRPr="00A9569D">
          <w:rPr>
            <w:lang w:val="es-419"/>
          </w:rPr>
          <w:t>+</w:t>
        </w:r>
      </w:ins>
      <w:del w:id="141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420" w:author="DIEGO CORDOBA URRUTIA" w:date="2026-06-07T04:36:00Z" w16du:dateUtc="2026-06-07T10:36:00Z">
            <w:rPr>
              <w:rFonts w:ascii="Cambria Math" w:eastAsia="Cambria Math" w:hAnsi="Cambria Math" w:cs="Cambria Math"/>
              <w:color w:val="0D2B45"/>
              <w:sz w:val="22"/>
              <w:szCs w:val="22"/>
            </w:rPr>
          </w:rPrChange>
        </w:rPr>
        <w:t xml:space="preserve"> ½ Tr[</w:t>
      </w:r>
      <w:r>
        <w:rPr>
          <w:rPrChange w:id="1421" w:author="DIEGO CORDOBA URRUTIA" w:date="2026-06-07T04:36:00Z" w16du:dateUtc="2026-06-07T10:36:00Z">
            <w:rPr>
              <w:rFonts w:ascii="Cambria Math" w:eastAsia="Cambria Math" w:hAnsi="Cambria Math" w:cs="Cambria Math"/>
              <w:color w:val="0D2B45"/>
              <w:sz w:val="22"/>
              <w:szCs w:val="22"/>
            </w:rPr>
          </w:rPrChange>
        </w:rPr>
        <w:t>ΣΣᵀ</w:t>
      </w:r>
      <w:r w:rsidRPr="00A9569D">
        <w:rPr>
          <w:lang w:val="es-419"/>
          <w:rPrChange w:id="1422" w:author="DIEGO CORDOBA URRUTIA" w:date="2026-06-07T04:36:00Z" w16du:dateUtc="2026-06-07T10:36:00Z">
            <w:rPr>
              <w:rFonts w:ascii="Cambria Math" w:eastAsia="Cambria Math" w:hAnsi="Cambria Math" w:cs="Cambria Math"/>
              <w:color w:val="0D2B45"/>
              <w:sz w:val="22"/>
              <w:szCs w:val="22"/>
            </w:rPr>
          </w:rPrChange>
        </w:rPr>
        <w:t xml:space="preserve"> Hess(V)] }</w:t>
      </w:r>
    </w:p>
    <w:p w14:paraId="728C11A9" w14:textId="77777777" w:rsidR="00DA1741" w:rsidRPr="00A9569D" w:rsidRDefault="00000000">
      <w:pPr>
        <w:pStyle w:val="BodyText"/>
        <w:rPr>
          <w:lang w:val="es-419"/>
          <w:rPrChange w:id="1423" w:author="DIEGO CORDOBA URRUTIA" w:date="2026-06-07T04:36:00Z" w16du:dateUtc="2026-06-07T10:36:00Z">
            <w:rPr/>
          </w:rPrChange>
        </w:rPr>
        <w:pPrChange w:id="1424" w:author="DIEGO CORDOBA URRUTIA" w:date="2026-06-07T04:36:00Z" w16du:dateUtc="2026-06-07T10:36:00Z">
          <w:pPr>
            <w:spacing w:after="200" w:line="380" w:lineRule="auto"/>
            <w:jc w:val="both"/>
          </w:pPr>
        </w:pPrChange>
      </w:pPr>
      <w:r w:rsidRPr="00A9569D">
        <w:rPr>
          <w:lang w:val="es-419"/>
          <w:rPrChange w:id="1425" w:author="DIEGO CORDOBA URRUTIA" w:date="2026-06-07T04:36:00Z" w16du:dateUtc="2026-06-07T10:36:00Z">
            <w:rPr>
              <w:color w:val="000000"/>
            </w:rPr>
          </w:rPrChange>
        </w:rPr>
        <w:t>El término Tr[</w:t>
      </w:r>
      <w:r>
        <w:rPr>
          <w:rPrChange w:id="1426" w:author="DIEGO CORDOBA URRUTIA" w:date="2026-06-07T04:36:00Z" w16du:dateUtc="2026-06-07T10:36:00Z">
            <w:rPr>
              <w:color w:val="000000"/>
            </w:rPr>
          </w:rPrChange>
        </w:rPr>
        <w:t>ΣΣᵀ</w:t>
      </w:r>
      <w:r w:rsidRPr="00A9569D">
        <w:rPr>
          <w:lang w:val="es-419"/>
          <w:rPrChange w:id="1427" w:author="DIEGO CORDOBA URRUTIA" w:date="2026-06-07T04:36:00Z" w16du:dateUtc="2026-06-07T10:36:00Z">
            <w:rPr>
              <w:color w:val="000000"/>
            </w:rPr>
          </w:rPrChange>
        </w:rPr>
        <w:t xml:space="preserve"> Hess(V)] ahora involucra la matriz de covarianza completa </w:t>
      </w:r>
      <w:r>
        <w:rPr>
          <w:rPrChange w:id="1428" w:author="DIEGO CORDOBA URRUTIA" w:date="2026-06-07T04:36:00Z" w16du:dateUtc="2026-06-07T10:36:00Z">
            <w:rPr>
              <w:color w:val="000000"/>
            </w:rPr>
          </w:rPrChange>
        </w:rPr>
        <w:t>Σ</w:t>
      </w:r>
      <w:r w:rsidRPr="00A9569D">
        <w:rPr>
          <w:lang w:val="es-419"/>
          <w:rPrChange w:id="1429" w:author="DIEGO CORDOBA URRUTIA" w:date="2026-06-07T04:36:00Z" w16du:dateUtc="2026-06-07T10:36:00Z">
            <w:rPr>
              <w:color w:val="000000"/>
            </w:rPr>
          </w:rPrChange>
        </w:rPr>
        <w:t xml:space="preserve"> ∈ ℝ^{5×5}, capturando los efectos cruzados entre zonas. La implicación para el precio del contrato de regulación es que V_HJB^{zona Norte} &gt; V_HJB^{zona Centro} por la mayor volatilidad, y que los contratos de regulación en diferentes zonas tienen griegas cruzadas no nulas (el Vega cruzado ∂V_N/∂</w:t>
      </w:r>
      <w:r>
        <w:rPr>
          <w:rPrChange w:id="1430" w:author="DIEGO CORDOBA URRUTIA" w:date="2026-06-07T04:36:00Z" w16du:dateUtc="2026-06-07T10:36:00Z">
            <w:rPr>
              <w:color w:val="000000"/>
            </w:rPr>
          </w:rPrChange>
        </w:rPr>
        <w:t>σ</w:t>
      </w:r>
      <w:r w:rsidRPr="00A9569D">
        <w:rPr>
          <w:lang w:val="es-419"/>
          <w:rPrChange w:id="1431" w:author="DIEGO CORDOBA URRUTIA" w:date="2026-06-07T04:36:00Z" w16du:dateUtc="2026-06-07T10:36:00Z">
            <w:rPr>
              <w:color w:val="000000"/>
            </w:rPr>
          </w:rPrChange>
        </w:rPr>
        <w:t>_{CC} &gt; 0) que reflejan el contagio de volatilidad entre zonas via los acoplamientos K_{ij}.</w:t>
      </w:r>
    </w:p>
    <w:p w14:paraId="028E669A" w14:textId="77777777" w:rsidR="00DA1741" w:rsidRPr="00A9569D" w:rsidRDefault="00000000">
      <w:pPr>
        <w:pStyle w:val="BodyText"/>
        <w:rPr>
          <w:lang w:val="es-419"/>
          <w:rPrChange w:id="1432" w:author="DIEGO CORDOBA URRUTIA" w:date="2026-06-07T04:36:00Z" w16du:dateUtc="2026-06-07T10:36:00Z">
            <w:rPr/>
          </w:rPrChange>
        </w:rPr>
        <w:pPrChange w:id="1433" w:author="DIEGO CORDOBA URRUTIA" w:date="2026-06-07T04:36:00Z" w16du:dateUtc="2026-06-07T10:36:00Z">
          <w:pPr>
            <w:spacing w:after="200" w:line="380" w:lineRule="auto"/>
            <w:jc w:val="both"/>
          </w:pPr>
        </w:pPrChange>
      </w:pPr>
      <w:r w:rsidRPr="00A9569D">
        <w:rPr>
          <w:lang w:val="es-419"/>
          <w:rPrChange w:id="1434" w:author="DIEGO CORDOBA URRUTIA" w:date="2026-06-07T04:36:00Z" w16du:dateUtc="2026-06-07T10:36:00Z">
            <w:rPr>
              <w:color w:val="000000"/>
            </w:rPr>
          </w:rPrChange>
        </w:rPr>
        <w:t>Comparación del precio del contrato bajo modelos univariante vs.</w:t>
      </w:r>
      <w:ins w:id="1435" w:author="DIEGO CORDOBA URRUTIA" w:date="2026-06-07T04:36:00Z" w16du:dateUtc="2026-06-07T10:36:00Z">
        <w:r w:rsidRPr="00A9569D">
          <w:rPr>
            <w:lang w:val="es-419"/>
          </w:rPr>
          <w:t> </w:t>
        </w:r>
      </w:ins>
      <w:del w:id="1436" w:author="DIEGO CORDOBA URRUTIA" w:date="2026-06-07T04:36:00Z" w16du:dateUtc="2026-06-07T10:36:00Z">
        <w:r w:rsidRPr="00DA5EBB">
          <w:rPr>
            <w:rFonts w:ascii="Arial" w:eastAsia="Arial" w:hAnsi="Arial" w:cs="Arial"/>
            <w:color w:val="000000"/>
            <w:lang w:val="es-419"/>
          </w:rPr>
          <w:delText xml:space="preserve"> </w:delText>
        </w:r>
      </w:del>
      <w:r w:rsidRPr="00A9569D">
        <w:rPr>
          <w:lang w:val="es-419"/>
          <w:rPrChange w:id="1437" w:author="DIEGO CORDOBA URRUTIA" w:date="2026-06-07T04:36:00Z" w16du:dateUtc="2026-06-07T10:36:00Z">
            <w:rPr>
              <w:color w:val="000000"/>
            </w:rPr>
          </w:rPrChange>
        </w:rPr>
        <w:t>multizonal:</w:t>
      </w:r>
    </w:p>
    <w:tbl>
      <w:tblPr>
        <w:tblStyle w:val="Table"/>
        <w:tblW w:w="5000" w:type="pct"/>
        <w:tblLook w:val="0020" w:firstRow="1" w:lastRow="0" w:firstColumn="0" w:lastColumn="0" w:noHBand="0" w:noVBand="0"/>
        <w:tblPrChange w:id="1438"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457"/>
        <w:gridCol w:w="2063"/>
        <w:gridCol w:w="2003"/>
        <w:gridCol w:w="1354"/>
        <w:gridCol w:w="2483"/>
        <w:tblGridChange w:id="1439">
          <w:tblGrid>
            <w:gridCol w:w="1"/>
            <w:gridCol w:w="1200"/>
            <w:gridCol w:w="256"/>
            <w:gridCol w:w="1904"/>
            <w:gridCol w:w="159"/>
            <w:gridCol w:w="2001"/>
            <w:gridCol w:w="2"/>
            <w:gridCol w:w="1354"/>
            <w:gridCol w:w="84"/>
            <w:gridCol w:w="2399"/>
            <w:gridCol w:w="1"/>
          </w:tblGrid>
        </w:tblGridChange>
      </w:tblGrid>
      <w:tr w:rsidR="00DA1741" w14:paraId="128D1824" w14:textId="77777777" w:rsidTr="00A7071E">
        <w:tblPrEx>
          <w:tblPrExChange w:id="1440"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1441" w:author="DIEGO CORDOBA URRUTIA" w:date="2026-06-07T04:36:00Z" w16du:dateUtc="2026-06-07T10:36:00Z">
            <w:trPr>
              <w:gridBefore w:val="1"/>
              <w:tblHeader/>
            </w:trPr>
          </w:trPrChange>
        </w:trPr>
        <w:tc>
          <w:tcPr>
            <w:tcW w:w="0" w:type="auto"/>
            <w:tcPrChange w:id="1442"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C02CC22"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44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444" w:author="DIEGO CORDOBA URRUTIA" w:date="2026-06-07T04:36:00Z" w16du:dateUtc="2026-06-07T10:36:00Z">
                  <w:rPr>
                    <w:rFonts w:ascii="Arial" w:eastAsia="Arial" w:hAnsi="Arial" w:cs="Arial"/>
                    <w:b/>
                    <w:bCs/>
                    <w:color w:val="FFFFFF"/>
                    <w:sz w:val="19"/>
                    <w:szCs w:val="19"/>
                  </w:rPr>
                </w:rPrChange>
              </w:rPr>
              <w:lastRenderedPageBreak/>
              <w:t>Zona</w:t>
            </w:r>
          </w:p>
        </w:tc>
        <w:tc>
          <w:tcPr>
            <w:tcW w:w="0" w:type="auto"/>
            <w:tcPrChange w:id="144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25DF1F3" w14:textId="77777777" w:rsidR="00DA1741" w:rsidRPr="00A9569D" w:rsidRDefault="00000000">
            <w:pPr>
              <w:pStyle w:val="Compact"/>
              <w:cnfStyle w:val="100000000000" w:firstRow="1" w:lastRow="0" w:firstColumn="0" w:lastColumn="0" w:oddVBand="0" w:evenVBand="0" w:oddHBand="0" w:evenHBand="0" w:firstRowFirstColumn="0" w:firstRowLastColumn="0" w:lastRowFirstColumn="0" w:lastRowLastColumn="0"/>
              <w:rPr>
                <w:lang w:val="es-419"/>
                <w:rPrChange w:id="1446" w:author="DIEGO CORDOBA URRUTIA" w:date="2026-06-07T04:36:00Z" w16du:dateUtc="2026-06-07T10:36:00Z">
                  <w:rPr/>
                </w:rPrChange>
              </w:rPr>
              <w:pPrChange w:id="144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sidRPr="00A9569D">
              <w:rPr>
                <w:b/>
                <w:lang w:val="es-419"/>
                <w:rPrChange w:id="1448" w:author="DIEGO CORDOBA URRUTIA" w:date="2026-06-07T04:36:00Z" w16du:dateUtc="2026-06-07T10:36:00Z">
                  <w:rPr>
                    <w:rFonts w:ascii="Arial" w:eastAsia="Arial" w:hAnsi="Arial" w:cs="Arial"/>
                    <w:b/>
                    <w:bCs/>
                    <w:color w:val="FFFFFF"/>
                    <w:sz w:val="19"/>
                    <w:szCs w:val="19"/>
                  </w:rPr>
                </w:rPrChange>
              </w:rPr>
              <w:t>V_HJB univariante (MXN/MW-año)</w:t>
            </w:r>
          </w:p>
        </w:tc>
        <w:tc>
          <w:tcPr>
            <w:tcW w:w="0" w:type="auto"/>
            <w:tcPrChange w:id="1449"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917A73B" w14:textId="77777777" w:rsidR="00DA1741" w:rsidRPr="00A9569D" w:rsidRDefault="00000000">
            <w:pPr>
              <w:pStyle w:val="Compact"/>
              <w:cnfStyle w:val="100000000000" w:firstRow="1" w:lastRow="0" w:firstColumn="0" w:lastColumn="0" w:oddVBand="0" w:evenVBand="0" w:oddHBand="0" w:evenHBand="0" w:firstRowFirstColumn="0" w:firstRowLastColumn="0" w:lastRowFirstColumn="0" w:lastRowLastColumn="0"/>
              <w:rPr>
                <w:lang w:val="es-419"/>
                <w:rPrChange w:id="1450" w:author="DIEGO CORDOBA URRUTIA" w:date="2026-06-07T04:36:00Z" w16du:dateUtc="2026-06-07T10:36:00Z">
                  <w:rPr/>
                </w:rPrChange>
              </w:rPr>
              <w:pPrChange w:id="145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sidRPr="00A9569D">
              <w:rPr>
                <w:b/>
                <w:lang w:val="es-419"/>
                <w:rPrChange w:id="1452" w:author="DIEGO CORDOBA URRUTIA" w:date="2026-06-07T04:36:00Z" w16du:dateUtc="2026-06-07T10:36:00Z">
                  <w:rPr>
                    <w:rFonts w:ascii="Arial" w:eastAsia="Arial" w:hAnsi="Arial" w:cs="Arial"/>
                    <w:b/>
                    <w:bCs/>
                    <w:color w:val="FFFFFF"/>
                    <w:sz w:val="19"/>
                    <w:szCs w:val="19"/>
                  </w:rPr>
                </w:rPrChange>
              </w:rPr>
              <w:t>V_HJB multizonal (MXN/MW-año)</w:t>
            </w:r>
          </w:p>
        </w:tc>
        <w:tc>
          <w:tcPr>
            <w:tcW w:w="0" w:type="auto"/>
            <w:tcPrChange w:id="1453"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B7765D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45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455" w:author="DIEGO CORDOBA URRUTIA" w:date="2026-06-07T04:36:00Z" w16du:dateUtc="2026-06-07T10:36:00Z">
                  <w:rPr>
                    <w:rFonts w:ascii="Arial" w:eastAsia="Arial" w:hAnsi="Arial" w:cs="Arial"/>
                    <w:b/>
                    <w:bCs/>
                    <w:color w:val="FFFFFF"/>
                    <w:sz w:val="19"/>
                    <w:szCs w:val="19"/>
                  </w:rPr>
                </w:rPrChange>
              </w:rPr>
              <w:t>Diferencia</w:t>
            </w:r>
          </w:p>
        </w:tc>
        <w:tc>
          <w:tcPr>
            <w:tcW w:w="0" w:type="auto"/>
            <w:tcPrChange w:id="1456"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E8BC18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45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458" w:author="DIEGO CORDOBA URRUTIA" w:date="2026-06-07T04:36:00Z" w16du:dateUtc="2026-06-07T10:36:00Z">
                  <w:rPr>
                    <w:rFonts w:ascii="Arial" w:eastAsia="Arial" w:hAnsi="Arial" w:cs="Arial"/>
                    <w:b/>
                    <w:bCs/>
                    <w:color w:val="FFFFFF"/>
                    <w:sz w:val="19"/>
                    <w:szCs w:val="19"/>
                  </w:rPr>
                </w:rPrChange>
              </w:rPr>
              <w:t>Error del modelo escalar</w:t>
            </w:r>
          </w:p>
        </w:tc>
      </w:tr>
      <w:tr w:rsidR="00DA1741" w14:paraId="5A8C21F6" w14:textId="77777777">
        <w:tblPrEx>
          <w:tblPrExChange w:id="1459" w:author="DIEGO CORDOBA URRUTIA" w:date="2026-06-07T04:36:00Z" w16du:dateUtc="2026-06-07T10:36:00Z">
            <w:tblPrEx>
              <w:tblCellMar>
                <w:top w:w="0" w:type="dxa"/>
                <w:bottom w:w="0" w:type="dxa"/>
              </w:tblCellMar>
            </w:tblPrEx>
          </w:tblPrExChange>
        </w:tblPrEx>
        <w:trPr>
          <w:trPrChange w:id="1460" w:author="DIEGO CORDOBA URRUTIA" w:date="2026-06-07T04:36:00Z" w16du:dateUtc="2026-06-07T10:36:00Z">
            <w:trPr>
              <w:gridBefore w:val="1"/>
            </w:trPr>
          </w:trPrChange>
        </w:trPr>
        <w:tc>
          <w:tcPr>
            <w:tcW w:w="0" w:type="auto"/>
            <w:tcPrChange w:id="1461"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9E3CF5B" w14:textId="77777777" w:rsidR="00DA1741" w:rsidRDefault="00000000">
            <w:pPr>
              <w:pStyle w:val="Compact"/>
              <w:pPrChange w:id="1462" w:author="DIEGO CORDOBA URRUTIA" w:date="2026-06-07T04:36:00Z" w16du:dateUtc="2026-06-07T10:36:00Z">
                <w:pPr>
                  <w:jc w:val="both"/>
                </w:pPr>
              </w:pPrChange>
            </w:pPr>
            <w:r>
              <w:rPr>
                <w:rPrChange w:id="1463" w:author="DIEGO CORDOBA URRUTIA" w:date="2026-06-07T04:36:00Z" w16du:dateUtc="2026-06-07T10:36:00Z">
                  <w:rPr>
                    <w:rFonts w:ascii="Arial" w:eastAsia="Arial" w:hAnsi="Arial" w:cs="Arial"/>
                    <w:color w:val="000000"/>
                    <w:sz w:val="19"/>
                    <w:szCs w:val="19"/>
                  </w:rPr>
                </w:rPrChange>
              </w:rPr>
              <w:t>Norte</w:t>
            </w:r>
          </w:p>
        </w:tc>
        <w:tc>
          <w:tcPr>
            <w:tcW w:w="0" w:type="auto"/>
            <w:tcPrChange w:id="146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396AB54" w14:textId="77777777" w:rsidR="00DA1741" w:rsidRDefault="00000000">
            <w:pPr>
              <w:pStyle w:val="Compact"/>
              <w:pPrChange w:id="1465" w:author="DIEGO CORDOBA URRUTIA" w:date="2026-06-07T04:36:00Z" w16du:dateUtc="2026-06-07T10:36:00Z">
                <w:pPr>
                  <w:jc w:val="both"/>
                </w:pPr>
              </w:pPrChange>
            </w:pPr>
            <w:r>
              <w:rPr>
                <w:rPrChange w:id="1466" w:author="DIEGO CORDOBA URRUTIA" w:date="2026-06-07T04:36:00Z" w16du:dateUtc="2026-06-07T10:36:00Z">
                  <w:rPr>
                    <w:rFonts w:ascii="Arial" w:eastAsia="Arial" w:hAnsi="Arial" w:cs="Arial"/>
                    <w:color w:val="000000"/>
                    <w:sz w:val="19"/>
                    <w:szCs w:val="19"/>
                  </w:rPr>
                </w:rPrChange>
              </w:rPr>
              <w:t>2,395,000</w:t>
            </w:r>
          </w:p>
        </w:tc>
        <w:tc>
          <w:tcPr>
            <w:tcW w:w="0" w:type="auto"/>
            <w:tcPrChange w:id="1467"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637841F" w14:textId="77777777" w:rsidR="00DA1741" w:rsidRDefault="00000000">
            <w:pPr>
              <w:pStyle w:val="Compact"/>
              <w:pPrChange w:id="1468" w:author="DIEGO CORDOBA URRUTIA" w:date="2026-06-07T04:36:00Z" w16du:dateUtc="2026-06-07T10:36:00Z">
                <w:pPr>
                  <w:jc w:val="both"/>
                </w:pPr>
              </w:pPrChange>
            </w:pPr>
            <w:r>
              <w:rPr>
                <w:rPrChange w:id="1469" w:author="DIEGO CORDOBA URRUTIA" w:date="2026-06-07T04:36:00Z" w16du:dateUtc="2026-06-07T10:36:00Z">
                  <w:rPr>
                    <w:rFonts w:ascii="Arial" w:eastAsia="Arial" w:hAnsi="Arial" w:cs="Arial"/>
                    <w:color w:val="000000"/>
                    <w:sz w:val="19"/>
                    <w:szCs w:val="19"/>
                  </w:rPr>
                </w:rPrChange>
              </w:rPr>
              <w:t>2,748,300</w:t>
            </w:r>
          </w:p>
        </w:tc>
        <w:tc>
          <w:tcPr>
            <w:tcW w:w="0" w:type="auto"/>
            <w:tcPrChange w:id="1470"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AD43B22" w14:textId="77777777" w:rsidR="00DA1741" w:rsidRDefault="00000000">
            <w:pPr>
              <w:pStyle w:val="Compact"/>
              <w:pPrChange w:id="1471" w:author="DIEGO CORDOBA URRUTIA" w:date="2026-06-07T04:36:00Z" w16du:dateUtc="2026-06-07T10:36:00Z">
                <w:pPr>
                  <w:jc w:val="both"/>
                </w:pPr>
              </w:pPrChange>
            </w:pPr>
            <w:r>
              <w:rPr>
                <w:rPrChange w:id="1472" w:author="DIEGO CORDOBA URRUTIA" w:date="2026-06-07T04:36:00Z" w16du:dateUtc="2026-06-07T10:36:00Z">
                  <w:rPr>
                    <w:rFonts w:ascii="Arial" w:eastAsia="Arial" w:hAnsi="Arial" w:cs="Arial"/>
                    <w:color w:val="000000"/>
                    <w:sz w:val="19"/>
                    <w:szCs w:val="19"/>
                  </w:rPr>
                </w:rPrChange>
              </w:rPr>
              <w:t>+353,300</w:t>
            </w:r>
          </w:p>
        </w:tc>
        <w:tc>
          <w:tcPr>
            <w:tcW w:w="0" w:type="auto"/>
            <w:tcPrChange w:id="1473"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AED3EB9" w14:textId="77777777" w:rsidR="00DA1741" w:rsidRDefault="00000000">
            <w:pPr>
              <w:pStyle w:val="Compact"/>
              <w:pPrChange w:id="1474" w:author="DIEGO CORDOBA URRUTIA" w:date="2026-06-07T04:36:00Z" w16du:dateUtc="2026-06-07T10:36:00Z">
                <w:pPr>
                  <w:jc w:val="both"/>
                </w:pPr>
              </w:pPrChange>
            </w:pPr>
            <w:r>
              <w:rPr>
                <w:rPrChange w:id="1475" w:author="DIEGO CORDOBA URRUTIA" w:date="2026-06-07T04:36:00Z" w16du:dateUtc="2026-06-07T10:36:00Z">
                  <w:rPr>
                    <w:rFonts w:ascii="Arial" w:eastAsia="Arial" w:hAnsi="Arial" w:cs="Arial"/>
                    <w:color w:val="000000"/>
                    <w:sz w:val="19"/>
                    <w:szCs w:val="19"/>
                  </w:rPr>
                </w:rPrChange>
              </w:rPr>
              <w:t>+14.8% — subestima (alta volatilidad propia)</w:t>
            </w:r>
          </w:p>
        </w:tc>
      </w:tr>
      <w:tr w:rsidR="00DA1741" w14:paraId="21BC8CCD" w14:textId="77777777">
        <w:tblPrEx>
          <w:tblPrExChange w:id="1476" w:author="DIEGO CORDOBA URRUTIA" w:date="2026-06-07T04:36:00Z" w16du:dateUtc="2026-06-07T10:36:00Z">
            <w:tblPrEx>
              <w:tblCellMar>
                <w:top w:w="0" w:type="dxa"/>
                <w:bottom w:w="0" w:type="dxa"/>
              </w:tblCellMar>
            </w:tblPrEx>
          </w:tblPrExChange>
        </w:tblPrEx>
        <w:trPr>
          <w:trPrChange w:id="1477" w:author="DIEGO CORDOBA URRUTIA" w:date="2026-06-07T04:36:00Z" w16du:dateUtc="2026-06-07T10:36:00Z">
            <w:trPr>
              <w:gridBefore w:val="1"/>
            </w:trPr>
          </w:trPrChange>
        </w:trPr>
        <w:tc>
          <w:tcPr>
            <w:tcW w:w="0" w:type="auto"/>
            <w:tcPrChange w:id="1478"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CFFC3A4" w14:textId="77777777" w:rsidR="00DA1741" w:rsidRDefault="00000000">
            <w:pPr>
              <w:pStyle w:val="Compact"/>
              <w:pPrChange w:id="1479" w:author="DIEGO CORDOBA URRUTIA" w:date="2026-06-07T04:36:00Z" w16du:dateUtc="2026-06-07T10:36:00Z">
                <w:pPr>
                  <w:jc w:val="both"/>
                </w:pPr>
              </w:pPrChange>
            </w:pPr>
            <w:r>
              <w:rPr>
                <w:rPrChange w:id="1480" w:author="DIEGO CORDOBA URRUTIA" w:date="2026-06-07T04:36:00Z" w16du:dateUtc="2026-06-07T10:36:00Z">
                  <w:rPr>
                    <w:rFonts w:ascii="Arial" w:eastAsia="Arial" w:hAnsi="Arial" w:cs="Arial"/>
                    <w:color w:val="000000"/>
                    <w:sz w:val="19"/>
                    <w:szCs w:val="19"/>
                  </w:rPr>
                </w:rPrChange>
              </w:rPr>
              <w:t>Centro</w:t>
            </w:r>
          </w:p>
        </w:tc>
        <w:tc>
          <w:tcPr>
            <w:tcW w:w="0" w:type="auto"/>
            <w:tcPrChange w:id="148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014C4A" w14:textId="77777777" w:rsidR="00DA1741" w:rsidRDefault="00000000">
            <w:pPr>
              <w:pStyle w:val="Compact"/>
              <w:pPrChange w:id="1482" w:author="DIEGO CORDOBA URRUTIA" w:date="2026-06-07T04:36:00Z" w16du:dateUtc="2026-06-07T10:36:00Z">
                <w:pPr>
                  <w:jc w:val="both"/>
                </w:pPr>
              </w:pPrChange>
            </w:pPr>
            <w:r>
              <w:rPr>
                <w:rPrChange w:id="1483" w:author="DIEGO CORDOBA URRUTIA" w:date="2026-06-07T04:36:00Z" w16du:dateUtc="2026-06-07T10:36:00Z">
                  <w:rPr>
                    <w:rFonts w:ascii="Arial" w:eastAsia="Arial" w:hAnsi="Arial" w:cs="Arial"/>
                    <w:color w:val="000000"/>
                    <w:sz w:val="19"/>
                    <w:szCs w:val="19"/>
                  </w:rPr>
                </w:rPrChange>
              </w:rPr>
              <w:t>2,395,000</w:t>
            </w:r>
          </w:p>
        </w:tc>
        <w:tc>
          <w:tcPr>
            <w:tcW w:w="0" w:type="auto"/>
            <w:tcPrChange w:id="148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BD860F7" w14:textId="77777777" w:rsidR="00DA1741" w:rsidRDefault="00000000">
            <w:pPr>
              <w:pStyle w:val="Compact"/>
              <w:pPrChange w:id="1485" w:author="DIEGO CORDOBA URRUTIA" w:date="2026-06-07T04:36:00Z" w16du:dateUtc="2026-06-07T10:36:00Z">
                <w:pPr>
                  <w:jc w:val="both"/>
                </w:pPr>
              </w:pPrChange>
            </w:pPr>
            <w:r>
              <w:rPr>
                <w:rPrChange w:id="1486" w:author="DIEGO CORDOBA URRUTIA" w:date="2026-06-07T04:36:00Z" w16du:dateUtc="2026-06-07T10:36:00Z">
                  <w:rPr>
                    <w:rFonts w:ascii="Arial" w:eastAsia="Arial" w:hAnsi="Arial" w:cs="Arial"/>
                    <w:color w:val="000000"/>
                    <w:sz w:val="19"/>
                    <w:szCs w:val="19"/>
                  </w:rPr>
                </w:rPrChange>
              </w:rPr>
              <w:t>2,218,400</w:t>
            </w:r>
          </w:p>
        </w:tc>
        <w:tc>
          <w:tcPr>
            <w:tcW w:w="0" w:type="auto"/>
            <w:tcPrChange w:id="1487"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70CB268" w14:textId="77777777" w:rsidR="00DA1741" w:rsidRDefault="00000000">
            <w:pPr>
              <w:pStyle w:val="Compact"/>
              <w:pPrChange w:id="1488" w:author="DIEGO CORDOBA URRUTIA" w:date="2026-06-07T04:36:00Z" w16du:dateUtc="2026-06-07T10:36:00Z">
                <w:pPr>
                  <w:jc w:val="both"/>
                </w:pPr>
              </w:pPrChange>
            </w:pPr>
            <w:r>
              <w:rPr>
                <w:rPrChange w:id="1489" w:author="DIEGO CORDOBA URRUTIA" w:date="2026-06-07T04:36:00Z" w16du:dateUtc="2026-06-07T10:36:00Z">
                  <w:rPr>
                    <w:rFonts w:ascii="Arial" w:eastAsia="Arial" w:hAnsi="Arial" w:cs="Arial"/>
                    <w:color w:val="000000"/>
                    <w:sz w:val="19"/>
                    <w:szCs w:val="19"/>
                  </w:rPr>
                </w:rPrChange>
              </w:rPr>
              <w:t>−176,600</w:t>
            </w:r>
          </w:p>
        </w:tc>
        <w:tc>
          <w:tcPr>
            <w:tcW w:w="0" w:type="auto"/>
            <w:tcPrChange w:id="149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D250EFB" w14:textId="77777777" w:rsidR="00DA1741" w:rsidRDefault="00000000">
            <w:pPr>
              <w:pStyle w:val="Compact"/>
              <w:pPrChange w:id="1491" w:author="DIEGO CORDOBA URRUTIA" w:date="2026-06-07T04:36:00Z" w16du:dateUtc="2026-06-07T10:36:00Z">
                <w:pPr>
                  <w:jc w:val="both"/>
                </w:pPr>
              </w:pPrChange>
            </w:pPr>
            <w:r>
              <w:rPr>
                <w:rPrChange w:id="1492" w:author="DIEGO CORDOBA URRUTIA" w:date="2026-06-07T04:36:00Z" w16du:dateUtc="2026-06-07T10:36:00Z">
                  <w:rPr>
                    <w:rFonts w:ascii="Arial" w:eastAsia="Arial" w:hAnsi="Arial" w:cs="Arial"/>
                    <w:color w:val="000000"/>
                    <w:sz w:val="19"/>
                    <w:szCs w:val="19"/>
                  </w:rPr>
                </w:rPrChange>
              </w:rPr>
              <w:t>−7.4% — sobreestima (volatilidad compartida)</w:t>
            </w:r>
          </w:p>
        </w:tc>
      </w:tr>
      <w:tr w:rsidR="00DA1741" w14:paraId="44B16D5E" w14:textId="77777777">
        <w:tblPrEx>
          <w:tblPrExChange w:id="1493" w:author="DIEGO CORDOBA URRUTIA" w:date="2026-06-07T04:36:00Z" w16du:dateUtc="2026-06-07T10:36:00Z">
            <w:tblPrEx>
              <w:tblCellMar>
                <w:top w:w="0" w:type="dxa"/>
                <w:bottom w:w="0" w:type="dxa"/>
              </w:tblCellMar>
            </w:tblPrEx>
          </w:tblPrExChange>
        </w:tblPrEx>
        <w:trPr>
          <w:trPrChange w:id="1494" w:author="DIEGO CORDOBA URRUTIA" w:date="2026-06-07T04:36:00Z" w16du:dateUtc="2026-06-07T10:36:00Z">
            <w:trPr>
              <w:gridBefore w:val="1"/>
            </w:trPr>
          </w:trPrChange>
        </w:trPr>
        <w:tc>
          <w:tcPr>
            <w:tcW w:w="0" w:type="auto"/>
            <w:tcPrChange w:id="1495"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972513D" w14:textId="77777777" w:rsidR="00DA1741" w:rsidRDefault="00000000">
            <w:pPr>
              <w:pStyle w:val="Compact"/>
              <w:pPrChange w:id="1496" w:author="DIEGO CORDOBA URRUTIA" w:date="2026-06-07T04:36:00Z" w16du:dateUtc="2026-06-07T10:36:00Z">
                <w:pPr>
                  <w:jc w:val="both"/>
                </w:pPr>
              </w:pPrChange>
            </w:pPr>
            <w:r>
              <w:rPr>
                <w:rPrChange w:id="1497" w:author="DIEGO CORDOBA URRUTIA" w:date="2026-06-07T04:36:00Z" w16du:dateUtc="2026-06-07T10:36:00Z">
                  <w:rPr>
                    <w:rFonts w:ascii="Arial" w:eastAsia="Arial" w:hAnsi="Arial" w:cs="Arial"/>
                    <w:color w:val="000000"/>
                    <w:sz w:val="19"/>
                    <w:szCs w:val="19"/>
                  </w:rPr>
                </w:rPrChange>
              </w:rPr>
              <w:t>Occidental</w:t>
            </w:r>
          </w:p>
        </w:tc>
        <w:tc>
          <w:tcPr>
            <w:tcW w:w="0" w:type="auto"/>
            <w:tcPrChange w:id="1498"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1A376EA" w14:textId="77777777" w:rsidR="00DA1741" w:rsidRDefault="00000000">
            <w:pPr>
              <w:pStyle w:val="Compact"/>
              <w:pPrChange w:id="1499" w:author="DIEGO CORDOBA URRUTIA" w:date="2026-06-07T04:36:00Z" w16du:dateUtc="2026-06-07T10:36:00Z">
                <w:pPr>
                  <w:jc w:val="both"/>
                </w:pPr>
              </w:pPrChange>
            </w:pPr>
            <w:r>
              <w:rPr>
                <w:rPrChange w:id="1500" w:author="DIEGO CORDOBA URRUTIA" w:date="2026-06-07T04:36:00Z" w16du:dateUtc="2026-06-07T10:36:00Z">
                  <w:rPr>
                    <w:rFonts w:ascii="Arial" w:eastAsia="Arial" w:hAnsi="Arial" w:cs="Arial"/>
                    <w:color w:val="000000"/>
                    <w:sz w:val="19"/>
                    <w:szCs w:val="19"/>
                  </w:rPr>
                </w:rPrChange>
              </w:rPr>
              <w:t>2,395,000</w:t>
            </w:r>
          </w:p>
        </w:tc>
        <w:tc>
          <w:tcPr>
            <w:tcW w:w="0" w:type="auto"/>
            <w:tcPrChange w:id="150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715BC1C" w14:textId="77777777" w:rsidR="00DA1741" w:rsidRDefault="00000000">
            <w:pPr>
              <w:pStyle w:val="Compact"/>
              <w:pPrChange w:id="1502" w:author="DIEGO CORDOBA URRUTIA" w:date="2026-06-07T04:36:00Z" w16du:dateUtc="2026-06-07T10:36:00Z">
                <w:pPr>
                  <w:jc w:val="both"/>
                </w:pPr>
              </w:pPrChange>
            </w:pPr>
            <w:r>
              <w:rPr>
                <w:rPrChange w:id="1503" w:author="DIEGO CORDOBA URRUTIA" w:date="2026-06-07T04:36:00Z" w16du:dateUtc="2026-06-07T10:36:00Z">
                  <w:rPr>
                    <w:rFonts w:ascii="Arial" w:eastAsia="Arial" w:hAnsi="Arial" w:cs="Arial"/>
                    <w:color w:val="000000"/>
                    <w:sz w:val="19"/>
                    <w:szCs w:val="19"/>
                  </w:rPr>
                </w:rPrChange>
              </w:rPr>
              <w:t>2,301,700</w:t>
            </w:r>
          </w:p>
        </w:tc>
        <w:tc>
          <w:tcPr>
            <w:tcW w:w="0" w:type="auto"/>
            <w:tcPrChange w:id="1504"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7DE547E" w14:textId="77777777" w:rsidR="00DA1741" w:rsidRDefault="00000000">
            <w:pPr>
              <w:pStyle w:val="Compact"/>
              <w:pPrChange w:id="1505" w:author="DIEGO CORDOBA URRUTIA" w:date="2026-06-07T04:36:00Z" w16du:dateUtc="2026-06-07T10:36:00Z">
                <w:pPr>
                  <w:jc w:val="both"/>
                </w:pPr>
              </w:pPrChange>
            </w:pPr>
            <w:r>
              <w:rPr>
                <w:rPrChange w:id="1506" w:author="DIEGO CORDOBA URRUTIA" w:date="2026-06-07T04:36:00Z" w16du:dateUtc="2026-06-07T10:36:00Z">
                  <w:rPr>
                    <w:rFonts w:ascii="Arial" w:eastAsia="Arial" w:hAnsi="Arial" w:cs="Arial"/>
                    <w:color w:val="000000"/>
                    <w:sz w:val="19"/>
                    <w:szCs w:val="19"/>
                  </w:rPr>
                </w:rPrChange>
              </w:rPr>
              <w:t>−93,300</w:t>
            </w:r>
          </w:p>
        </w:tc>
        <w:tc>
          <w:tcPr>
            <w:tcW w:w="0" w:type="auto"/>
            <w:tcPrChange w:id="1507"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75C22D8" w14:textId="77777777" w:rsidR="00DA1741" w:rsidRDefault="00000000">
            <w:pPr>
              <w:pStyle w:val="Compact"/>
              <w:pPrChange w:id="1508" w:author="DIEGO CORDOBA URRUTIA" w:date="2026-06-07T04:36:00Z" w16du:dateUtc="2026-06-07T10:36:00Z">
                <w:pPr>
                  <w:jc w:val="both"/>
                </w:pPr>
              </w:pPrChange>
            </w:pPr>
            <w:r>
              <w:rPr>
                <w:rPrChange w:id="1509" w:author="DIEGO CORDOBA URRUTIA" w:date="2026-06-07T04:36:00Z" w16du:dateUtc="2026-06-07T10:36:00Z">
                  <w:rPr>
                    <w:rFonts w:ascii="Arial" w:eastAsia="Arial" w:hAnsi="Arial" w:cs="Arial"/>
                    <w:color w:val="000000"/>
                    <w:sz w:val="19"/>
                    <w:szCs w:val="19"/>
                  </w:rPr>
                </w:rPrChange>
              </w:rPr>
              <w:t>−3.9% — sobreestima moderado</w:t>
            </w:r>
          </w:p>
        </w:tc>
      </w:tr>
      <w:tr w:rsidR="00DA1741" w14:paraId="181F75D1" w14:textId="77777777">
        <w:tblPrEx>
          <w:tblPrExChange w:id="1510" w:author="DIEGO CORDOBA URRUTIA" w:date="2026-06-07T04:36:00Z" w16du:dateUtc="2026-06-07T10:36:00Z">
            <w:tblPrEx>
              <w:tblCellMar>
                <w:top w:w="0" w:type="dxa"/>
                <w:bottom w:w="0" w:type="dxa"/>
              </w:tblCellMar>
            </w:tblPrEx>
          </w:tblPrExChange>
        </w:tblPrEx>
        <w:trPr>
          <w:trPrChange w:id="1511" w:author="DIEGO CORDOBA URRUTIA" w:date="2026-06-07T04:36:00Z" w16du:dateUtc="2026-06-07T10:36:00Z">
            <w:trPr>
              <w:gridBefore w:val="1"/>
            </w:trPr>
          </w:trPrChange>
        </w:trPr>
        <w:tc>
          <w:tcPr>
            <w:tcW w:w="0" w:type="auto"/>
            <w:tcPrChange w:id="1512"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5BD9220" w14:textId="77777777" w:rsidR="00DA1741" w:rsidRDefault="00000000">
            <w:pPr>
              <w:pStyle w:val="Compact"/>
              <w:pPrChange w:id="1513" w:author="DIEGO CORDOBA URRUTIA" w:date="2026-06-07T04:36:00Z" w16du:dateUtc="2026-06-07T10:36:00Z">
                <w:pPr>
                  <w:jc w:val="both"/>
                </w:pPr>
              </w:pPrChange>
            </w:pPr>
            <w:r>
              <w:rPr>
                <w:rPrChange w:id="1514" w:author="DIEGO CORDOBA URRUTIA" w:date="2026-06-07T04:36:00Z" w16du:dateUtc="2026-06-07T10:36:00Z">
                  <w:rPr>
                    <w:rFonts w:ascii="Arial" w:eastAsia="Arial" w:hAnsi="Arial" w:cs="Arial"/>
                    <w:color w:val="000000"/>
                    <w:sz w:val="19"/>
                    <w:szCs w:val="19"/>
                  </w:rPr>
                </w:rPrChange>
              </w:rPr>
              <w:t>Sur-Sureste</w:t>
            </w:r>
          </w:p>
        </w:tc>
        <w:tc>
          <w:tcPr>
            <w:tcW w:w="0" w:type="auto"/>
            <w:tcPrChange w:id="151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49BD3CE" w14:textId="77777777" w:rsidR="00DA1741" w:rsidRDefault="00000000">
            <w:pPr>
              <w:pStyle w:val="Compact"/>
              <w:pPrChange w:id="1516" w:author="DIEGO CORDOBA URRUTIA" w:date="2026-06-07T04:36:00Z" w16du:dateUtc="2026-06-07T10:36:00Z">
                <w:pPr>
                  <w:jc w:val="both"/>
                </w:pPr>
              </w:pPrChange>
            </w:pPr>
            <w:r>
              <w:rPr>
                <w:rPrChange w:id="1517" w:author="DIEGO CORDOBA URRUTIA" w:date="2026-06-07T04:36:00Z" w16du:dateUtc="2026-06-07T10:36:00Z">
                  <w:rPr>
                    <w:rFonts w:ascii="Arial" w:eastAsia="Arial" w:hAnsi="Arial" w:cs="Arial"/>
                    <w:color w:val="000000"/>
                    <w:sz w:val="19"/>
                    <w:szCs w:val="19"/>
                  </w:rPr>
                </w:rPrChange>
              </w:rPr>
              <w:t>2,395,000</w:t>
            </w:r>
          </w:p>
        </w:tc>
        <w:tc>
          <w:tcPr>
            <w:tcW w:w="0" w:type="auto"/>
            <w:tcPrChange w:id="1518"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9195B2E" w14:textId="77777777" w:rsidR="00DA1741" w:rsidRDefault="00000000">
            <w:pPr>
              <w:pStyle w:val="Compact"/>
              <w:pPrChange w:id="1519" w:author="DIEGO CORDOBA URRUTIA" w:date="2026-06-07T04:36:00Z" w16du:dateUtc="2026-06-07T10:36:00Z">
                <w:pPr>
                  <w:jc w:val="both"/>
                </w:pPr>
              </w:pPrChange>
            </w:pPr>
            <w:r>
              <w:rPr>
                <w:rPrChange w:id="1520" w:author="DIEGO CORDOBA URRUTIA" w:date="2026-06-07T04:36:00Z" w16du:dateUtc="2026-06-07T10:36:00Z">
                  <w:rPr>
                    <w:rFonts w:ascii="Arial" w:eastAsia="Arial" w:hAnsi="Arial" w:cs="Arial"/>
                    <w:color w:val="000000"/>
                    <w:sz w:val="19"/>
                    <w:szCs w:val="19"/>
                  </w:rPr>
                </w:rPrChange>
              </w:rPr>
              <w:t>2,089,200</w:t>
            </w:r>
          </w:p>
        </w:tc>
        <w:tc>
          <w:tcPr>
            <w:tcW w:w="0" w:type="auto"/>
            <w:tcPrChange w:id="1521"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CCBC948" w14:textId="77777777" w:rsidR="00DA1741" w:rsidRDefault="00000000">
            <w:pPr>
              <w:pStyle w:val="Compact"/>
              <w:pPrChange w:id="1522" w:author="DIEGO CORDOBA URRUTIA" w:date="2026-06-07T04:36:00Z" w16du:dateUtc="2026-06-07T10:36:00Z">
                <w:pPr>
                  <w:jc w:val="both"/>
                </w:pPr>
              </w:pPrChange>
            </w:pPr>
            <w:r>
              <w:rPr>
                <w:rPrChange w:id="1523" w:author="DIEGO CORDOBA URRUTIA" w:date="2026-06-07T04:36:00Z" w16du:dateUtc="2026-06-07T10:36:00Z">
                  <w:rPr>
                    <w:rFonts w:ascii="Arial" w:eastAsia="Arial" w:hAnsi="Arial" w:cs="Arial"/>
                    <w:color w:val="000000"/>
                    <w:sz w:val="19"/>
                    <w:szCs w:val="19"/>
                  </w:rPr>
                </w:rPrChange>
              </w:rPr>
              <w:t>−305,800</w:t>
            </w:r>
          </w:p>
        </w:tc>
        <w:tc>
          <w:tcPr>
            <w:tcW w:w="0" w:type="auto"/>
            <w:tcPrChange w:id="152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0F59343" w14:textId="77777777" w:rsidR="00DA1741" w:rsidRDefault="00000000">
            <w:pPr>
              <w:pStyle w:val="Compact"/>
              <w:pPrChange w:id="1525" w:author="DIEGO CORDOBA URRUTIA" w:date="2026-06-07T04:36:00Z" w16du:dateUtc="2026-06-07T10:36:00Z">
                <w:pPr>
                  <w:jc w:val="both"/>
                </w:pPr>
              </w:pPrChange>
            </w:pPr>
            <w:r>
              <w:rPr>
                <w:rPrChange w:id="1526" w:author="DIEGO CORDOBA URRUTIA" w:date="2026-06-07T04:36:00Z" w16du:dateUtc="2026-06-07T10:36:00Z">
                  <w:rPr>
                    <w:rFonts w:ascii="Arial" w:eastAsia="Arial" w:hAnsi="Arial" w:cs="Arial"/>
                    <w:color w:val="000000"/>
                    <w:sz w:val="19"/>
                    <w:szCs w:val="19"/>
                  </w:rPr>
                </w:rPrChange>
              </w:rPr>
              <w:t>−12.8% — sobreestima (zona más estable)</w:t>
            </w:r>
          </w:p>
        </w:tc>
      </w:tr>
      <w:tr w:rsidR="00DA1741" w14:paraId="2A424184" w14:textId="77777777">
        <w:tblPrEx>
          <w:tblPrExChange w:id="1527" w:author="DIEGO CORDOBA URRUTIA" w:date="2026-06-07T04:36:00Z" w16du:dateUtc="2026-06-07T10:36:00Z">
            <w:tblPrEx>
              <w:tblCellMar>
                <w:top w:w="0" w:type="dxa"/>
                <w:bottom w:w="0" w:type="dxa"/>
              </w:tblCellMar>
            </w:tblPrEx>
          </w:tblPrExChange>
        </w:tblPrEx>
        <w:trPr>
          <w:trPrChange w:id="1528" w:author="DIEGO CORDOBA URRUTIA" w:date="2026-06-07T04:36:00Z" w16du:dateUtc="2026-06-07T10:36:00Z">
            <w:trPr>
              <w:gridBefore w:val="1"/>
            </w:trPr>
          </w:trPrChange>
        </w:trPr>
        <w:tc>
          <w:tcPr>
            <w:tcW w:w="0" w:type="auto"/>
            <w:tcPrChange w:id="1529"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9F78BCD" w14:textId="77777777" w:rsidR="00DA1741" w:rsidRDefault="00000000">
            <w:pPr>
              <w:pStyle w:val="Compact"/>
              <w:pPrChange w:id="1530" w:author="DIEGO CORDOBA URRUTIA" w:date="2026-06-07T04:36:00Z" w16du:dateUtc="2026-06-07T10:36:00Z">
                <w:pPr>
                  <w:jc w:val="both"/>
                </w:pPr>
              </w:pPrChange>
            </w:pPr>
            <w:r>
              <w:rPr>
                <w:rPrChange w:id="1531" w:author="DIEGO CORDOBA URRUTIA" w:date="2026-06-07T04:36:00Z" w16du:dateUtc="2026-06-07T10:36:00Z">
                  <w:rPr>
                    <w:rFonts w:ascii="Arial" w:eastAsia="Arial" w:hAnsi="Arial" w:cs="Arial"/>
                    <w:color w:val="000000"/>
                    <w:sz w:val="19"/>
                    <w:szCs w:val="19"/>
                  </w:rPr>
                </w:rPrChange>
              </w:rPr>
              <w:t>Baja California</w:t>
            </w:r>
          </w:p>
        </w:tc>
        <w:tc>
          <w:tcPr>
            <w:tcW w:w="0" w:type="auto"/>
            <w:tcPrChange w:id="1532"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8BAE5C6" w14:textId="77777777" w:rsidR="00DA1741" w:rsidRDefault="00000000">
            <w:pPr>
              <w:pStyle w:val="Compact"/>
              <w:pPrChange w:id="1533" w:author="DIEGO CORDOBA URRUTIA" w:date="2026-06-07T04:36:00Z" w16du:dateUtc="2026-06-07T10:36:00Z">
                <w:pPr>
                  <w:jc w:val="both"/>
                </w:pPr>
              </w:pPrChange>
            </w:pPr>
            <w:r>
              <w:rPr>
                <w:rPrChange w:id="1534" w:author="DIEGO CORDOBA URRUTIA" w:date="2026-06-07T04:36:00Z" w16du:dateUtc="2026-06-07T10:36:00Z">
                  <w:rPr>
                    <w:rFonts w:ascii="Arial" w:eastAsia="Arial" w:hAnsi="Arial" w:cs="Arial"/>
                    <w:color w:val="000000"/>
                    <w:sz w:val="19"/>
                    <w:szCs w:val="19"/>
                  </w:rPr>
                </w:rPrChange>
              </w:rPr>
              <w:t>2,395,000</w:t>
            </w:r>
          </w:p>
        </w:tc>
        <w:tc>
          <w:tcPr>
            <w:tcW w:w="0" w:type="auto"/>
            <w:tcPrChange w:id="153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50DE6E0" w14:textId="77777777" w:rsidR="00DA1741" w:rsidRDefault="00000000">
            <w:pPr>
              <w:pStyle w:val="Compact"/>
              <w:pPrChange w:id="1536" w:author="DIEGO CORDOBA URRUTIA" w:date="2026-06-07T04:36:00Z" w16du:dateUtc="2026-06-07T10:36:00Z">
                <w:pPr>
                  <w:jc w:val="both"/>
                </w:pPr>
              </w:pPrChange>
            </w:pPr>
            <w:r>
              <w:rPr>
                <w:rPrChange w:id="1537" w:author="DIEGO CORDOBA URRUTIA" w:date="2026-06-07T04:36:00Z" w16du:dateUtc="2026-06-07T10:36:00Z">
                  <w:rPr>
                    <w:rFonts w:ascii="Arial" w:eastAsia="Arial" w:hAnsi="Arial" w:cs="Arial"/>
                    <w:color w:val="000000"/>
                    <w:sz w:val="19"/>
                    <w:szCs w:val="19"/>
                  </w:rPr>
                </w:rPrChange>
              </w:rPr>
              <w:t>2,612,800</w:t>
            </w:r>
          </w:p>
        </w:tc>
        <w:tc>
          <w:tcPr>
            <w:tcW w:w="0" w:type="auto"/>
            <w:tcPrChange w:id="1538" w:author="DIEGO CORDOBA URRUTIA" w:date="2026-06-07T04:36:00Z" w16du:dateUtc="2026-06-07T10:36:00Z">
              <w:tcPr>
                <w:tcW w:w="14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15EE249" w14:textId="77777777" w:rsidR="00DA1741" w:rsidRDefault="00000000">
            <w:pPr>
              <w:pStyle w:val="Compact"/>
              <w:pPrChange w:id="1539" w:author="DIEGO CORDOBA URRUTIA" w:date="2026-06-07T04:36:00Z" w16du:dateUtc="2026-06-07T10:36:00Z">
                <w:pPr>
                  <w:jc w:val="both"/>
                </w:pPr>
              </w:pPrChange>
            </w:pPr>
            <w:r>
              <w:rPr>
                <w:rPrChange w:id="1540" w:author="DIEGO CORDOBA URRUTIA" w:date="2026-06-07T04:36:00Z" w16du:dateUtc="2026-06-07T10:36:00Z">
                  <w:rPr>
                    <w:rFonts w:ascii="Arial" w:eastAsia="Arial" w:hAnsi="Arial" w:cs="Arial"/>
                    <w:color w:val="000000"/>
                    <w:sz w:val="19"/>
                    <w:szCs w:val="19"/>
                  </w:rPr>
                </w:rPrChange>
              </w:rPr>
              <w:t>+217,800</w:t>
            </w:r>
          </w:p>
        </w:tc>
        <w:tc>
          <w:tcPr>
            <w:tcW w:w="0" w:type="auto"/>
            <w:tcPrChange w:id="1541"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01BEC39" w14:textId="77777777" w:rsidR="00DA1741" w:rsidRDefault="00000000">
            <w:pPr>
              <w:pStyle w:val="Compact"/>
              <w:pPrChange w:id="1542" w:author="DIEGO CORDOBA URRUTIA" w:date="2026-06-07T04:36:00Z" w16du:dateUtc="2026-06-07T10:36:00Z">
                <w:pPr>
                  <w:jc w:val="both"/>
                </w:pPr>
              </w:pPrChange>
            </w:pPr>
            <w:r>
              <w:rPr>
                <w:rPrChange w:id="1543" w:author="DIEGO CORDOBA URRUTIA" w:date="2026-06-07T04:36:00Z" w16du:dateUtc="2026-06-07T10:36:00Z">
                  <w:rPr>
                    <w:rFonts w:ascii="Arial" w:eastAsia="Arial" w:hAnsi="Arial" w:cs="Arial"/>
                    <w:color w:val="000000"/>
                    <w:sz w:val="19"/>
                    <w:szCs w:val="19"/>
                  </w:rPr>
                </w:rPrChange>
              </w:rPr>
              <w:t>+9.1% — subestima (desacoplada del SIN)</w:t>
            </w:r>
          </w:p>
        </w:tc>
      </w:tr>
    </w:tbl>
    <w:p w14:paraId="4AD833A1" w14:textId="77777777" w:rsidR="00DA1741" w:rsidRPr="00A9569D" w:rsidRDefault="00000000">
      <w:pPr>
        <w:pStyle w:val="BodyText"/>
        <w:rPr>
          <w:lang w:val="es-419"/>
          <w:rPrChange w:id="1544" w:author="DIEGO CORDOBA URRUTIA" w:date="2026-06-07T04:36:00Z" w16du:dateUtc="2026-06-07T10:36:00Z">
            <w:rPr/>
          </w:rPrChange>
        </w:rPr>
        <w:pPrChange w:id="1545" w:author="DIEGO CORDOBA URRUTIA" w:date="2026-06-07T04:36:00Z" w16du:dateUtc="2026-06-07T10:36:00Z">
          <w:pPr>
            <w:spacing w:before="80" w:after="320" w:line="380" w:lineRule="auto"/>
            <w:jc w:val="center"/>
          </w:pPr>
        </w:pPrChange>
      </w:pPr>
      <w:r w:rsidRPr="00A9569D">
        <w:rPr>
          <w:lang w:val="es-419"/>
          <w:rPrChange w:id="1546" w:author="DIEGO CORDOBA URRUTIA" w:date="2026-06-07T04:36:00Z" w16du:dateUtc="2026-06-07T10:36:00Z">
            <w:rPr>
              <w:color w:val="888888"/>
              <w:sz w:val="20"/>
              <w:szCs w:val="20"/>
            </w:rPr>
          </w:rPrChange>
        </w:rPr>
        <w:t>Tabla 1.4: Error de valoración del modelo escalar vs.</w:t>
      </w:r>
      <w:ins w:id="1547" w:author="DIEGO CORDOBA URRUTIA" w:date="2026-06-07T04:36:00Z" w16du:dateUtc="2026-06-07T10:36:00Z">
        <w:r w:rsidRPr="00A9569D">
          <w:rPr>
            <w:lang w:val="es-419"/>
          </w:rPr>
          <w:t> </w:t>
        </w:r>
      </w:ins>
      <w:del w:id="1548" w:author="DIEGO CORDOBA URRUTIA" w:date="2026-06-07T04:36:00Z" w16du:dateUtc="2026-06-07T10:36:00Z">
        <w:r w:rsidRPr="00DA5EBB">
          <w:rPr>
            <w:rFonts w:ascii="Arial" w:eastAsia="Arial" w:hAnsi="Arial" w:cs="Arial"/>
            <w:color w:val="888888"/>
            <w:sz w:val="20"/>
            <w:szCs w:val="20"/>
            <w:lang w:val="es-419"/>
          </w:rPr>
          <w:delText xml:space="preserve"> </w:delText>
        </w:r>
      </w:del>
      <w:r w:rsidRPr="00A9569D">
        <w:rPr>
          <w:lang w:val="es-419"/>
          <w:rPrChange w:id="1549" w:author="DIEGO CORDOBA URRUTIA" w:date="2026-06-07T04:36:00Z" w16du:dateUtc="2026-06-07T10:36:00Z">
            <w:rPr>
              <w:color w:val="888888"/>
              <w:sz w:val="20"/>
              <w:szCs w:val="20"/>
            </w:rPr>
          </w:rPrChange>
        </w:rPr>
        <w:t>modelo multizonal. El modelo univariante produce el mismo precio para todas las zonas (MXN 2,395,000/MW-año), enmascarando diferencias de hasta 32.6 puntos porcentuales entre las zonas más volátiles y las más estables.</w:t>
      </w:r>
    </w:p>
    <w:p w14:paraId="1BCB3551" w14:textId="77777777" w:rsidR="00A7071E" w:rsidRPr="00A9569D" w:rsidRDefault="00000000">
      <w:pPr>
        <w:pStyle w:val="Heading2"/>
        <w:rPr>
          <w:ins w:id="1550" w:author="DIEGO CORDOBA URRUTIA" w:date="2026-06-07T04:36:00Z" w16du:dateUtc="2026-06-07T10:36:00Z"/>
          <w:lang w:val="es-419"/>
        </w:rPr>
      </w:pPr>
      <w:bookmarkStart w:id="1551" w:name="_Toc231042662"/>
      <w:bookmarkStart w:id="1552" w:name="X2483c25b613a5b1d036ef49b5d7ebd7cfd5d7c2"/>
      <w:bookmarkEnd w:id="1122"/>
      <w:ins w:id="1553" w:author="DIEGO CORDOBA URRUTIA" w:date="2026-06-07T04:36:00Z" w16du:dateUtc="2026-06-07T10:36:00Z">
        <w:r w:rsidRPr="00A9569D">
          <w:rPr>
            <w:lang w:val="es-419"/>
          </w:rPr>
          <w:t>1.8 Extensión al Juego de Campo Medio (MFG): N Proveedores en Equilibrio</w:t>
        </w:r>
        <w:bookmarkEnd w:id="1551"/>
      </w:ins>
    </w:p>
    <w:p w14:paraId="5DC91BA6" w14:textId="77777777" w:rsidR="00A7071E" w:rsidRPr="00A9569D" w:rsidRDefault="00000000">
      <w:pPr>
        <w:pStyle w:val="Heading3"/>
        <w:rPr>
          <w:ins w:id="1554" w:author="DIEGO CORDOBA URRUTIA" w:date="2026-06-07T04:36:00Z" w16du:dateUtc="2026-06-07T10:36:00Z"/>
          <w:lang w:val="es-419"/>
        </w:rPr>
      </w:pPr>
      <w:bookmarkStart w:id="1555" w:name="_Toc231042663"/>
      <w:bookmarkStart w:id="1556" w:name="X291c9111442552fbfb7011c3afb8ad0315ef386"/>
      <w:ins w:id="1557" w:author="DIEGO CORDOBA URRUTIA" w:date="2026-06-07T04:36:00Z" w16du:dateUtc="2026-06-07T10:36:00Z">
        <w:r w:rsidRPr="00A9569D">
          <w:rPr>
            <w:lang w:val="es-419"/>
          </w:rPr>
          <w:t>1.8.1 Motivación y Conexión con la Frontera Académica (Zariphopoulou-Souganidis, 2026)</w:t>
        </w:r>
        <w:bookmarkEnd w:id="1555"/>
      </w:ins>
    </w:p>
    <w:p w14:paraId="07369B21" w14:textId="77777777" w:rsidR="00A7071E" w:rsidRPr="00A9569D" w:rsidRDefault="00000000">
      <w:pPr>
        <w:pStyle w:val="FirstParagraph"/>
        <w:rPr>
          <w:ins w:id="1558" w:author="DIEGO CORDOBA URRUTIA" w:date="2026-06-07T04:36:00Z" w16du:dateUtc="2026-06-07T10:36:00Z"/>
          <w:lang w:val="es-419"/>
        </w:rPr>
      </w:pPr>
      <w:ins w:id="1559" w:author="DIEGO CORDOBA URRUTIA" w:date="2026-06-07T04:36:00Z" w16du:dateUtc="2026-06-07T10:36:00Z">
        <w:r w:rsidRPr="00A9569D">
          <w:rPr>
            <w:lang w:val="es-419"/>
          </w:rPr>
          <w:t>El modelo de los Capítulos 1-3 trata el problema de un proveedor representativo de regulación de frecuencia que enfrenta la dinámica del sistema en solitario. Sin embargo, en el mercado CENACE participan simultáneamente múltiples proveedores (CFE Generación VI, IEnova-BESS, Acciona, y entrantes potenciales), cada uno con su propia función de valor HJB y sus propias restricciones físicas. La interacción estratégica entre N proveedores modifica los precios de equilibrio con respecto al caso de un solo agente.</w:t>
        </w:r>
      </w:ins>
    </w:p>
    <w:p w14:paraId="54EA0313" w14:textId="77777777" w:rsidR="00A7071E" w:rsidRPr="00A9569D" w:rsidRDefault="00000000">
      <w:pPr>
        <w:pStyle w:val="BodyText"/>
        <w:rPr>
          <w:ins w:id="1560" w:author="DIEGO CORDOBA URRUTIA" w:date="2026-06-07T04:36:00Z" w16du:dateUtc="2026-06-07T10:36:00Z"/>
          <w:lang w:val="es-419"/>
        </w:rPr>
      </w:pPr>
      <w:ins w:id="1561" w:author="DIEGO CORDOBA URRUTIA" w:date="2026-06-07T04:36:00Z" w16du:dateUtc="2026-06-07T10:36:00Z">
        <w:r w:rsidRPr="00A9569D">
          <w:rPr>
            <w:lang w:val="es-419"/>
          </w:rPr>
          <w:t>Souganidis y Zariphopoulou (2026, arXiv:2605.14519) resuelven el problema de portafolio óptimo bajo incertidumbre de deriva con N agentes y rendimiento relativo, demostrando que en el límite de campo medio (N → ∞) el sistema acoplado de N ecuaciones HJB individuales converge a una única HJB del agente representativo acoplada con una ecuación de continuidad (McKean-Vlasov) sobre la distribución de estados. Esta arquitectura es directamente aplicable al mercado de regulación de frecuencia.</w:t>
        </w:r>
      </w:ins>
    </w:p>
    <w:p w14:paraId="3084D1AF" w14:textId="77777777" w:rsidR="00A7071E" w:rsidRPr="00A9569D" w:rsidRDefault="00000000">
      <w:pPr>
        <w:pStyle w:val="Heading3"/>
        <w:rPr>
          <w:ins w:id="1562" w:author="DIEGO CORDOBA URRUTIA" w:date="2026-06-07T04:36:00Z" w16du:dateUtc="2026-06-07T10:36:00Z"/>
          <w:lang w:val="es-419"/>
        </w:rPr>
      </w:pPr>
      <w:bookmarkStart w:id="1563" w:name="_Toc231042664"/>
      <w:bookmarkStart w:id="1564" w:name="X7eccb641a1470aa5c8ffd9bb3b66c17c02e35f0"/>
      <w:bookmarkEnd w:id="1556"/>
      <w:ins w:id="1565" w:author="DIEGO CORDOBA URRUTIA" w:date="2026-06-07T04:36:00Z" w16du:dateUtc="2026-06-07T10:36:00Z">
        <w:r w:rsidRPr="00A9569D">
          <w:rPr>
            <w:lang w:val="es-419"/>
          </w:rPr>
          <w:lastRenderedPageBreak/>
          <w:t>1.8.2 El Sistema MFG para el Mercado de Regulación</w:t>
        </w:r>
        <w:bookmarkEnd w:id="1563"/>
      </w:ins>
    </w:p>
    <w:p w14:paraId="726D01FC" w14:textId="77777777" w:rsidR="00A7071E" w:rsidRPr="00A9569D" w:rsidRDefault="00000000">
      <w:pPr>
        <w:pStyle w:val="FirstParagraph"/>
        <w:rPr>
          <w:ins w:id="1566" w:author="DIEGO CORDOBA URRUTIA" w:date="2026-06-07T04:36:00Z" w16du:dateUtc="2026-06-07T10:36:00Z"/>
          <w:lang w:val="es-419"/>
        </w:rPr>
      </w:pPr>
      <w:ins w:id="1567" w:author="DIEGO CORDOBA URRUTIA" w:date="2026-06-07T04:36:00Z" w16du:dateUtc="2026-06-07T10:36:00Z">
        <w:r w:rsidRPr="00A9569D">
          <w:rPr>
            <w:lang w:val="es-419"/>
          </w:rPr>
          <w:t>Sea m_t ∈ P(ℝ²) la distribución de probabilidad sobre el espacio de estados (</w:t>
        </w:r>
        <w:r>
          <w:t>Δ</w:t>
        </w:r>
        <w:r w:rsidRPr="00A9569D">
          <w:rPr>
            <w:lang w:val="es-419"/>
          </w:rPr>
          <w:t>f, ROCOF) del agente representativo en el instante t. El sistema MFG para el mercado de servicios ancilares con N proveedores en el límite de campo medio es:</w:t>
        </w:r>
      </w:ins>
    </w:p>
    <w:p w14:paraId="5AF21176" w14:textId="77777777" w:rsidR="00A7071E" w:rsidRPr="00A9569D" w:rsidRDefault="00000000">
      <w:pPr>
        <w:pStyle w:val="BodyText"/>
        <w:rPr>
          <w:ins w:id="1568" w:author="DIEGO CORDOBA URRUTIA" w:date="2026-06-07T04:36:00Z" w16du:dateUtc="2026-06-07T10:36:00Z"/>
          <w:lang w:val="es-419"/>
        </w:rPr>
      </w:pPr>
      <w:ins w:id="1569" w:author="DIEGO CORDOBA URRUTIA" w:date="2026-06-07T04:36:00Z" w16du:dateUtc="2026-06-07T10:36:00Z">
        <w:r w:rsidRPr="00A9569D">
          <w:rPr>
            <w:b/>
            <w:bCs/>
            <w:lang w:val="es-419"/>
          </w:rPr>
          <w:t>Ecuación HJB del agente representativo</w:t>
        </w:r>
        <w:r w:rsidRPr="00A9569D">
          <w:rPr>
            <w:lang w:val="es-419"/>
          </w:rPr>
          <w:t xml:space="preserve"> (resuelta hacia atrás en tiempo):</w:t>
        </w:r>
      </w:ins>
    </w:p>
    <w:p w14:paraId="1394D1E2" w14:textId="77777777" w:rsidR="00A7071E" w:rsidRPr="00A9569D" w:rsidRDefault="00000000">
      <w:pPr>
        <w:pStyle w:val="BodyText"/>
        <w:rPr>
          <w:ins w:id="1570" w:author="DIEGO CORDOBA URRUTIA" w:date="2026-06-07T04:36:00Z" w16du:dateUtc="2026-06-07T10:36:00Z"/>
          <w:lang w:val="es-419"/>
        </w:rPr>
      </w:pPr>
      <w:ins w:id="1571" w:author="DIEGO CORDOBA URRUTIA" w:date="2026-06-07T04:36:00Z" w16du:dateUtc="2026-06-07T10:36:00Z">
        <w:r w:rsidRPr="00A9569D">
          <w:rPr>
            <w:lang w:val="es-419"/>
          </w:rPr>
          <w:t>−∂V/∂t − min_{u∈U} { L(x,u) + (∇_x V)</w:t>
        </w:r>
        <w:r>
          <w:t>ᵀ</w:t>
        </w:r>
        <w:r w:rsidRPr="00A9569D">
          <w:rPr>
            <w:lang w:val="es-419"/>
          </w:rPr>
          <w:t xml:space="preserve"> f(x,u) + ½ Tr[</w:t>
        </w:r>
        <w:r>
          <w:t>ΣΣᵀ</w:t>
        </w:r>
        <w:r w:rsidRPr="00A9569D">
          <w:rPr>
            <w:lang w:val="es-419"/>
          </w:rPr>
          <w:t xml:space="preserve"> Hess(V)] } + F(x, m_t) = 0</w:t>
        </w:r>
      </w:ins>
    </w:p>
    <w:p w14:paraId="4F4481CC" w14:textId="77777777" w:rsidR="00A7071E" w:rsidRPr="00A9569D" w:rsidRDefault="00000000">
      <w:pPr>
        <w:pStyle w:val="BodyText"/>
        <w:rPr>
          <w:ins w:id="1572" w:author="DIEGO CORDOBA URRUTIA" w:date="2026-06-07T04:36:00Z" w16du:dateUtc="2026-06-07T10:36:00Z"/>
          <w:lang w:val="es-419"/>
        </w:rPr>
      </w:pPr>
      <w:ins w:id="1573" w:author="DIEGO CORDOBA URRUTIA" w:date="2026-06-07T04:36:00Z" w16du:dateUtc="2026-06-07T10:36:00Z">
        <w:r w:rsidRPr="00A9569D">
          <w:rPr>
            <w:lang w:val="es-419"/>
          </w:rPr>
          <w:t xml:space="preserve">donde F(x, m_t) = </w:t>
        </w:r>
        <w:r>
          <w:t>λ</w:t>
        </w:r>
        <w:r w:rsidRPr="00A9569D">
          <w:rPr>
            <w:lang w:val="es-419"/>
          </w:rPr>
          <w:t xml:space="preserve"> · E_{m_t}[</w:t>
        </w:r>
        <w:r>
          <w:t>Δ</w:t>
        </w:r>
        <w:r w:rsidRPr="00A9569D">
          <w:rPr>
            <w:lang w:val="es-419"/>
          </w:rPr>
          <w:t xml:space="preserve">f] − </w:t>
        </w:r>
        <w:r>
          <w:t>Δ</w:t>
        </w:r>
        <w:r w:rsidRPr="00A9569D">
          <w:rPr>
            <w:lang w:val="es-419"/>
          </w:rPr>
          <w:t>f(t) es el término de interacción de campo medio: el proveedor recibe un beneficio si su desviación de frecuencia está por encima de la media del campo (rendimiento relativo), capturando la competencia por capacidad limitada del CENACE.</w:t>
        </w:r>
      </w:ins>
    </w:p>
    <w:p w14:paraId="12345FE1" w14:textId="77777777" w:rsidR="00A7071E" w:rsidRPr="00A9569D" w:rsidRDefault="00000000">
      <w:pPr>
        <w:pStyle w:val="BodyText"/>
        <w:rPr>
          <w:ins w:id="1574" w:author="DIEGO CORDOBA URRUTIA" w:date="2026-06-07T04:36:00Z" w16du:dateUtc="2026-06-07T10:36:00Z"/>
          <w:lang w:val="es-419"/>
        </w:rPr>
      </w:pPr>
      <w:ins w:id="1575" w:author="DIEGO CORDOBA URRUTIA" w:date="2026-06-07T04:36:00Z" w16du:dateUtc="2026-06-07T10:36:00Z">
        <w:r w:rsidRPr="00A9569D">
          <w:rPr>
            <w:b/>
            <w:bCs/>
            <w:lang w:val="es-419"/>
          </w:rPr>
          <w:t>Ecuación de Fokker-Planck-McKean-Vlasov</w:t>
        </w:r>
        <w:r w:rsidRPr="00A9569D">
          <w:rPr>
            <w:lang w:val="es-419"/>
          </w:rPr>
          <w:t xml:space="preserve"> (resuelta hacia adelante en tiempo):</w:t>
        </w:r>
      </w:ins>
    </w:p>
    <w:p w14:paraId="7E4EFC5F" w14:textId="77777777" w:rsidR="00A7071E" w:rsidRPr="00A9569D" w:rsidRDefault="00000000">
      <w:pPr>
        <w:pStyle w:val="BodyText"/>
        <w:rPr>
          <w:ins w:id="1576" w:author="DIEGO CORDOBA URRUTIA" w:date="2026-06-07T04:36:00Z" w16du:dateUtc="2026-06-07T10:36:00Z"/>
          <w:lang w:val="es-419"/>
        </w:rPr>
      </w:pPr>
      <w:ins w:id="1577" w:author="DIEGO CORDOBA URRUTIA" w:date="2026-06-07T04:36:00Z" w16du:dateUtc="2026-06-07T10:36:00Z">
        <w:r w:rsidRPr="00A9569D">
          <w:rPr>
            <w:lang w:val="es-419"/>
          </w:rPr>
          <w:t>∂_t m_t − ½ div(</w:t>
        </w:r>
        <w:r>
          <w:t>ΣΣᵀ</w:t>
        </w:r>
        <w:r w:rsidRPr="00A9569D">
          <w:rPr>
            <w:lang w:val="es-419"/>
          </w:rPr>
          <w:t xml:space="preserve"> ∇m_t) + div(f*(x, ∇_x V) · m_t) = 0, m_0 = m_inicial</w:t>
        </w:r>
      </w:ins>
    </w:p>
    <w:p w14:paraId="3734CD36" w14:textId="77777777" w:rsidR="00A7071E" w:rsidRPr="00A9569D" w:rsidRDefault="00000000">
      <w:pPr>
        <w:pStyle w:val="BodyText"/>
        <w:rPr>
          <w:ins w:id="1578" w:author="DIEGO CORDOBA URRUTIA" w:date="2026-06-07T04:36:00Z" w16du:dateUtc="2026-06-07T10:36:00Z"/>
          <w:lang w:val="es-419"/>
        </w:rPr>
      </w:pPr>
      <w:ins w:id="1579" w:author="DIEGO CORDOBA URRUTIA" w:date="2026-06-07T04:36:00Z" w16du:dateUtc="2026-06-07T10:36:00Z">
        <w:r w:rsidRPr="00A9569D">
          <w:rPr>
            <w:lang w:val="es-419"/>
          </w:rPr>
          <w:t>donde f</w:t>
        </w:r>
        <w:r w:rsidRPr="00A9569D">
          <w:rPr>
            <w:i/>
            <w:iCs/>
            <w:lang w:val="es-419"/>
          </w:rPr>
          <w:t>(x, ∇V) = f(x, u</w:t>
        </w:r>
        <w:r w:rsidRPr="00A9569D">
          <w:rPr>
            <w:lang w:val="es-419"/>
          </w:rPr>
          <w:t>(x,t)) es la dinámica del sistema bajo la política óptima del agente representativo.</w:t>
        </w:r>
      </w:ins>
    </w:p>
    <w:p w14:paraId="7FB15E77" w14:textId="77777777" w:rsidR="00A7071E" w:rsidRPr="00A9569D" w:rsidRDefault="00000000">
      <w:pPr>
        <w:pStyle w:val="BodyText"/>
        <w:rPr>
          <w:ins w:id="1580" w:author="DIEGO CORDOBA URRUTIA" w:date="2026-06-07T04:36:00Z" w16du:dateUtc="2026-06-07T10:36:00Z"/>
          <w:lang w:val="es-419"/>
        </w:rPr>
      </w:pPr>
      <w:ins w:id="1581" w:author="DIEGO CORDOBA URRUTIA" w:date="2026-06-07T04:36:00Z" w16du:dateUtc="2026-06-07T10:36:00Z">
        <w:r w:rsidRPr="00A9569D">
          <w:rPr>
            <w:lang w:val="es-419"/>
          </w:rPr>
          <w:t>El equilibrio de Nash del campo medio es el par (V</w:t>
        </w:r>
        <w:r w:rsidRPr="00A9569D">
          <w:rPr>
            <w:i/>
            <w:iCs/>
            <w:lang w:val="es-419"/>
          </w:rPr>
          <w:t>, m</w:t>
        </w:r>
        <w:r w:rsidRPr="00A9569D">
          <w:rPr>
            <w:lang w:val="es-419"/>
          </w:rPr>
          <w:t>) que satisface simultáneamente ambas ecuaciones. La existencia y unicidad bajo la estructura OU de frecuencia y costo cuadrático sigue directamente del Teorema 3.2 de Zariphopoulou-Souganidis (2026), que establece soluciones en forma cerrada para la función de valor bajo la hipótesis de interacción lineal en la media.</w:t>
        </w:r>
      </w:ins>
    </w:p>
    <w:p w14:paraId="5281F0DE" w14:textId="77777777" w:rsidR="00A7071E" w:rsidRPr="00A9569D" w:rsidRDefault="00000000">
      <w:pPr>
        <w:pStyle w:val="Heading3"/>
        <w:rPr>
          <w:ins w:id="1582" w:author="DIEGO CORDOBA URRUTIA" w:date="2026-06-07T04:36:00Z" w16du:dateUtc="2026-06-07T10:36:00Z"/>
          <w:lang w:val="es-419"/>
        </w:rPr>
      </w:pPr>
      <w:bookmarkStart w:id="1583" w:name="_Toc231042665"/>
      <w:bookmarkStart w:id="1584" w:name="Xb0134ad3f852116336a3ff700c0d2b3890a3b9d"/>
      <w:bookmarkEnd w:id="1564"/>
      <w:ins w:id="1585" w:author="DIEGO CORDOBA URRUTIA" w:date="2026-06-07T04:36:00Z" w16du:dateUtc="2026-06-07T10:36:00Z">
        <w:r w:rsidRPr="00A9569D">
          <w:rPr>
            <w:lang w:val="es-419"/>
          </w:rPr>
          <w:t>1.8.3 Resolución Numérica via Deep FBSDE (Yang-Xiong-Wang, 2026)</w:t>
        </w:r>
        <w:bookmarkEnd w:id="1583"/>
      </w:ins>
    </w:p>
    <w:p w14:paraId="5E02553B" w14:textId="77777777" w:rsidR="00A7071E" w:rsidRPr="00A9569D" w:rsidRDefault="00000000">
      <w:pPr>
        <w:pStyle w:val="FirstParagraph"/>
        <w:rPr>
          <w:ins w:id="1586" w:author="DIEGO CORDOBA URRUTIA" w:date="2026-06-07T04:36:00Z" w16du:dateUtc="2026-06-07T10:36:00Z"/>
          <w:lang w:val="es-419"/>
        </w:rPr>
      </w:pPr>
      <w:ins w:id="1587" w:author="DIEGO CORDOBA URRUTIA" w:date="2026-06-07T04:36:00Z" w16du:dateUtc="2026-06-07T10:36:00Z">
        <w:r w:rsidRPr="00A9569D">
          <w:rPr>
            <w:lang w:val="es-419"/>
          </w:rPr>
          <w:t>La resolución directa del sistema MFG mediante métodos de diferencias finitas clásicos (como el algoritmo PSOR del Capítulo 2) enfrenta la maldición de la dimensionalidad cuando el espacio de estados es de dimensión alta (ℝ^{10} en el caso multizonal de la Sección 1.7). Yang, Xiong y Wang (2026, arXiv:2605.12950) proponen resolver el sistema FBSDE equivalente al MFG mediante un solver Picard profundo (Deep FBSDE Picard), que convierte la EDP parabólica en un problema de mínimos cuadrados sobre redes neuronales.</w:t>
        </w:r>
      </w:ins>
    </w:p>
    <w:p w14:paraId="1A8C9772" w14:textId="77777777" w:rsidR="00A7071E" w:rsidRPr="00A9569D" w:rsidRDefault="00000000">
      <w:pPr>
        <w:pStyle w:val="BodyText"/>
        <w:rPr>
          <w:ins w:id="1588" w:author="DIEGO CORDOBA URRUTIA" w:date="2026-06-07T04:36:00Z" w16du:dateUtc="2026-06-07T10:36:00Z"/>
          <w:lang w:val="es-419"/>
        </w:rPr>
      </w:pPr>
      <w:ins w:id="1589" w:author="DIEGO CORDOBA URRUTIA" w:date="2026-06-07T04:36:00Z" w16du:dateUtc="2026-06-07T10:36:00Z">
        <w:r w:rsidRPr="00A9569D">
          <w:rPr>
            <w:lang w:val="es-419"/>
          </w:rPr>
          <w:t>La equivalencia FBSDE para el problema de regulación MFG es: dado el proceso de estado X_t = (</w:t>
        </w:r>
        <w:r>
          <w:t>Δ</w:t>
        </w:r>
        <w:r w:rsidRPr="00A9569D">
          <w:rPr>
            <w:lang w:val="es-419"/>
          </w:rPr>
          <w:t>f(t), ROCOF(t)) que satisface la SDE de estados bajo la política de campo medio, la función de valor admite la representación:</w:t>
        </w:r>
      </w:ins>
    </w:p>
    <w:p w14:paraId="1E9AB02E" w14:textId="77777777" w:rsidR="00A7071E" w:rsidRPr="00A9569D" w:rsidRDefault="00000000">
      <w:pPr>
        <w:pStyle w:val="BodyText"/>
        <w:rPr>
          <w:ins w:id="1590" w:author="DIEGO CORDOBA URRUTIA" w:date="2026-06-07T04:36:00Z" w16du:dateUtc="2026-06-07T10:36:00Z"/>
          <w:lang w:val="es-419"/>
        </w:rPr>
      </w:pPr>
      <w:ins w:id="1591" w:author="DIEGO CORDOBA URRUTIA" w:date="2026-06-07T04:36:00Z" w16du:dateUtc="2026-06-07T10:36:00Z">
        <w:r w:rsidRPr="00A9569D">
          <w:rPr>
            <w:lang w:val="es-419"/>
          </w:rPr>
          <w:t>V(x,t) = Y_t, ∇_x V(x,t) = Z_t</w:t>
        </w:r>
      </w:ins>
    </w:p>
    <w:p w14:paraId="2F659E4B" w14:textId="77777777" w:rsidR="00A7071E" w:rsidRPr="00A9569D" w:rsidRDefault="00000000">
      <w:pPr>
        <w:pStyle w:val="BodyText"/>
        <w:rPr>
          <w:ins w:id="1592" w:author="DIEGO CORDOBA URRUTIA" w:date="2026-06-07T04:36:00Z" w16du:dateUtc="2026-06-07T10:36:00Z"/>
          <w:lang w:val="es-419"/>
        </w:rPr>
      </w:pPr>
      <w:ins w:id="1593" w:author="DIEGO CORDOBA URRUTIA" w:date="2026-06-07T04:36:00Z" w16du:dateUtc="2026-06-07T10:36:00Z">
        <w:r w:rsidRPr="00A9569D">
          <w:rPr>
            <w:lang w:val="es-419"/>
          </w:rPr>
          <w:t>donde el par (Y_t, Z_t) satisface el BSDE:</w:t>
        </w:r>
      </w:ins>
    </w:p>
    <w:p w14:paraId="687664F5" w14:textId="77777777" w:rsidR="00A7071E" w:rsidRPr="00A9569D" w:rsidRDefault="00000000">
      <w:pPr>
        <w:pStyle w:val="BodyText"/>
        <w:rPr>
          <w:ins w:id="1594" w:author="DIEGO CORDOBA URRUTIA" w:date="2026-06-07T04:36:00Z" w16du:dateUtc="2026-06-07T10:36:00Z"/>
          <w:lang w:val="es-419"/>
        </w:rPr>
      </w:pPr>
      <w:ins w:id="1595" w:author="DIEGO CORDOBA URRUTIA" w:date="2026-06-07T04:36:00Z" w16du:dateUtc="2026-06-07T10:36:00Z">
        <w:r w:rsidRPr="00A9569D">
          <w:rPr>
            <w:lang w:val="es-419"/>
          </w:rPr>
          <w:t xml:space="preserve">dY_t = −f̂(X_t, Y_t, Z_t, m_t) dt + Z_t · dW_t, Y_T = </w:t>
        </w:r>
        <w:r>
          <w:t>Φ</w:t>
        </w:r>
        <w:r w:rsidRPr="00A9569D">
          <w:rPr>
            <w:lang w:val="es-419"/>
          </w:rPr>
          <w:t>(X_T)</w:t>
        </w:r>
      </w:ins>
    </w:p>
    <w:p w14:paraId="210BF04F" w14:textId="77777777" w:rsidR="00A7071E" w:rsidRPr="00A9569D" w:rsidRDefault="00000000">
      <w:pPr>
        <w:pStyle w:val="BodyText"/>
        <w:rPr>
          <w:ins w:id="1596" w:author="DIEGO CORDOBA URRUTIA" w:date="2026-06-07T04:36:00Z" w16du:dateUtc="2026-06-07T10:36:00Z"/>
          <w:lang w:val="es-419"/>
        </w:rPr>
      </w:pPr>
      <w:ins w:id="1597" w:author="DIEGO CORDOBA URRUTIA" w:date="2026-06-07T04:36:00Z" w16du:dateUtc="2026-06-07T10:36:00Z">
        <w:r w:rsidRPr="00A9569D">
          <w:rPr>
            <w:lang w:val="es-419"/>
          </w:rPr>
          <w:lastRenderedPageBreak/>
          <w:t>con f̂(x,y,z,m) = L(x, u*(z)) + F(x,m) el generador del BSDE. El solver Deep FBSDE Picard parametriza Z_t como una red neuronal profunda ℤ_</w:t>
        </w:r>
        <w:r>
          <w:t>θ</w:t>
        </w:r>
        <w:r w:rsidRPr="00A9569D">
          <w:rPr>
            <w:lang w:val="es-419"/>
          </w:rPr>
          <w:t>(X_t, t) y minimiza el error de consistencia de la condición terminal por descenso de gradiente estocástico. Esto reduce la complejidad computacional de O(N_x^{10}) (malla multidimensional) a O(N_parámetros · N_iteraciones), haciendo factible la solución en tiempo real.</w:t>
        </w:r>
      </w:ins>
    </w:p>
    <w:p w14:paraId="620ED05A" w14:textId="77777777" w:rsidR="00A7071E" w:rsidRPr="00A9569D" w:rsidRDefault="00000000">
      <w:pPr>
        <w:pStyle w:val="BodyText"/>
        <w:rPr>
          <w:ins w:id="1598" w:author="DIEGO CORDOBA URRUTIA" w:date="2026-06-07T04:36:00Z" w16du:dateUtc="2026-06-07T10:36:00Z"/>
          <w:lang w:val="es-419"/>
        </w:rPr>
      </w:pPr>
      <w:ins w:id="1599" w:author="DIEGO CORDOBA URRUTIA" w:date="2026-06-07T04:36:00Z" w16du:dateUtc="2026-06-07T10:36:00Z">
        <w:r w:rsidRPr="00A9569D">
          <w:rPr>
            <w:b/>
            <w:bCs/>
            <w:lang w:val="es-419"/>
          </w:rPr>
          <w:t>Implicación para PRIMEnergeia:</w:t>
        </w:r>
        <w:r w:rsidRPr="00A9569D">
          <w:rPr>
            <w:lang w:val="es-419"/>
          </w:rPr>
          <w:t xml:space="preserve"> el solucionador HJB del sistema PRIMEnergeia-Sovereign puede interpretarse como la aproximación de un agente de la solución de campo medio, donde la red SAC actúa como el parametrizador Z_</w:t>
        </w:r>
        <w:r>
          <w:t>θ</w:t>
        </w:r>
        <w:r w:rsidRPr="00A9569D">
          <w:rPr>
            <w:lang w:val="es-419"/>
          </w:rPr>
          <w:t xml:space="preserve"> del gradiente de la función de valor. La convergencia del SAC al equilibrio óptimo observada en los datos del nodo VZA-400 (reducción del 73% en duración de eventos, Capítulo 5) es evidencia empírica de que el sistema alcanza una solución próxima al equilibrio MFG.</w:t>
        </w:r>
      </w:ins>
    </w:p>
    <w:p w14:paraId="6D5BFBBD" w14:textId="77777777" w:rsidR="00A7071E" w:rsidRPr="00A9569D" w:rsidRDefault="00000000">
      <w:pPr>
        <w:pStyle w:val="Heading3"/>
        <w:rPr>
          <w:ins w:id="1600" w:author="DIEGO CORDOBA URRUTIA" w:date="2026-06-07T04:36:00Z" w16du:dateUtc="2026-06-07T10:36:00Z"/>
          <w:lang w:val="es-419"/>
        </w:rPr>
      </w:pPr>
      <w:bookmarkStart w:id="1601" w:name="_Toc231042666"/>
      <w:bookmarkStart w:id="1602" w:name="X7e2f0e2f543bc569724298c39dbe110075ebb9c"/>
      <w:bookmarkEnd w:id="1584"/>
      <w:ins w:id="1603" w:author="DIEGO CORDOBA URRUTIA" w:date="2026-06-07T04:36:00Z" w16du:dateUtc="2026-06-07T10:36:00Z">
        <w:r w:rsidRPr="00A9569D">
          <w:rPr>
            <w:lang w:val="es-419"/>
          </w:rPr>
          <w:t>1.8.4 Impacto en el Precio del Contrato bajo Equilibrio MFG</w:t>
        </w:r>
        <w:bookmarkEnd w:id="1601"/>
      </w:ins>
    </w:p>
    <w:p w14:paraId="7CD562D7" w14:textId="77777777" w:rsidR="00A7071E" w:rsidRPr="00A9569D" w:rsidRDefault="00000000">
      <w:pPr>
        <w:pStyle w:val="FirstParagraph"/>
        <w:rPr>
          <w:ins w:id="1604" w:author="DIEGO CORDOBA URRUTIA" w:date="2026-06-07T04:36:00Z" w16du:dateUtc="2026-06-07T10:36:00Z"/>
          <w:lang w:val="es-419"/>
        </w:rPr>
      </w:pPr>
      <w:ins w:id="1605" w:author="DIEGO CORDOBA URRUTIA" w:date="2026-06-07T04:36:00Z" w16du:dateUtc="2026-06-07T10:36:00Z">
        <w:r w:rsidRPr="00A9569D">
          <w:rPr>
            <w:lang w:val="es-419"/>
          </w:rPr>
          <w:t>La competencia entre N proveedores en el equilibrio MFG modifica el precio del contrato de regulación con respecto al caso de monopolio o proveedor solitario:</w:t>
        </w:r>
      </w:ins>
    </w:p>
    <w:tbl>
      <w:tblPr>
        <w:tblStyle w:val="Table"/>
        <w:tblW w:w="5000" w:type="pct"/>
        <w:tblLook w:val="0020" w:firstRow="1" w:lastRow="0" w:firstColumn="0" w:lastColumn="0" w:noHBand="0" w:noVBand="0"/>
      </w:tblPr>
      <w:tblGrid>
        <w:gridCol w:w="2445"/>
        <w:gridCol w:w="2331"/>
        <w:gridCol w:w="1773"/>
        <w:gridCol w:w="2811"/>
      </w:tblGrid>
      <w:tr w:rsidR="00A7071E" w14:paraId="10266EE9" w14:textId="77777777" w:rsidTr="00A7071E">
        <w:trPr>
          <w:cnfStyle w:val="100000000000" w:firstRow="1" w:lastRow="0" w:firstColumn="0" w:lastColumn="0" w:oddVBand="0" w:evenVBand="0" w:oddHBand="0" w:evenHBand="0" w:firstRowFirstColumn="0" w:firstRowLastColumn="0" w:lastRowFirstColumn="0" w:lastRowLastColumn="0"/>
          <w:tblHeader/>
          <w:ins w:id="1606" w:author="DIEGO CORDOBA URRUTIA" w:date="2026-06-07T04:36:00Z" w16du:dateUtc="2026-06-07T10:36:00Z"/>
        </w:trPr>
        <w:tc>
          <w:tcPr>
            <w:tcW w:w="0" w:type="auto"/>
          </w:tcPr>
          <w:p w14:paraId="213DC293" w14:textId="77777777" w:rsidR="00A7071E" w:rsidRDefault="00000000">
            <w:pPr>
              <w:pStyle w:val="Compact"/>
              <w:rPr>
                <w:ins w:id="1607" w:author="DIEGO CORDOBA URRUTIA" w:date="2026-06-07T04:36:00Z" w16du:dateUtc="2026-06-07T10:36:00Z"/>
              </w:rPr>
            </w:pPr>
            <w:proofErr w:type="spellStart"/>
            <w:ins w:id="1608" w:author="DIEGO CORDOBA URRUTIA" w:date="2026-06-07T04:36:00Z" w16du:dateUtc="2026-06-07T10:36:00Z">
              <w:r>
                <w:rPr>
                  <w:b/>
                  <w:bCs/>
                </w:rPr>
                <w:t>Régimen</w:t>
              </w:r>
              <w:proofErr w:type="spellEnd"/>
              <w:r>
                <w:rPr>
                  <w:b/>
                  <w:bCs/>
                </w:rPr>
                <w:t xml:space="preserve"> de mercado</w:t>
              </w:r>
            </w:ins>
          </w:p>
        </w:tc>
        <w:tc>
          <w:tcPr>
            <w:tcW w:w="0" w:type="auto"/>
          </w:tcPr>
          <w:p w14:paraId="595E4D9A" w14:textId="77777777" w:rsidR="00A7071E" w:rsidRPr="00A9569D" w:rsidRDefault="00000000">
            <w:pPr>
              <w:pStyle w:val="Compact"/>
              <w:rPr>
                <w:ins w:id="1609" w:author="DIEGO CORDOBA URRUTIA" w:date="2026-06-07T04:36:00Z" w16du:dateUtc="2026-06-07T10:36:00Z"/>
                <w:lang w:val="es-419"/>
              </w:rPr>
            </w:pPr>
            <w:ins w:id="1610" w:author="DIEGO CORDOBA URRUTIA" w:date="2026-06-07T04:36:00Z" w16du:dateUtc="2026-06-07T10:36:00Z">
              <w:r w:rsidRPr="00A9569D">
                <w:rPr>
                  <w:b/>
                  <w:bCs/>
                  <w:lang w:val="es-419"/>
                </w:rPr>
                <w:t>Precio contrato (MXN/MW-año)</w:t>
              </w:r>
            </w:ins>
          </w:p>
        </w:tc>
        <w:tc>
          <w:tcPr>
            <w:tcW w:w="0" w:type="auto"/>
          </w:tcPr>
          <w:p w14:paraId="11D402BC" w14:textId="77777777" w:rsidR="00A7071E" w:rsidRPr="00A9569D" w:rsidRDefault="00000000">
            <w:pPr>
              <w:pStyle w:val="Compact"/>
              <w:rPr>
                <w:ins w:id="1611" w:author="DIEGO CORDOBA URRUTIA" w:date="2026-06-07T04:36:00Z" w16du:dateUtc="2026-06-07T10:36:00Z"/>
                <w:lang w:val="es-419"/>
              </w:rPr>
            </w:pPr>
            <w:ins w:id="1612" w:author="DIEGO CORDOBA URRUTIA" w:date="2026-06-07T04:36:00Z" w16du:dateUtc="2026-06-07T10:36:00Z">
              <w:r>
                <w:rPr>
                  <w:b/>
                  <w:bCs/>
                </w:rPr>
                <w:t>Δ</w:t>
              </w:r>
              <w:r w:rsidRPr="00A9569D">
                <w:rPr>
                  <w:b/>
                  <w:bCs/>
                  <w:lang w:val="es-419"/>
                </w:rPr>
                <w:t xml:space="preserve"> vs. tarifa CRE actual</w:t>
              </w:r>
            </w:ins>
          </w:p>
        </w:tc>
        <w:tc>
          <w:tcPr>
            <w:tcW w:w="0" w:type="auto"/>
          </w:tcPr>
          <w:p w14:paraId="0D79AE75" w14:textId="77777777" w:rsidR="00A7071E" w:rsidRDefault="00000000">
            <w:pPr>
              <w:pStyle w:val="Compact"/>
              <w:rPr>
                <w:ins w:id="1613" w:author="DIEGO CORDOBA URRUTIA" w:date="2026-06-07T04:36:00Z" w16du:dateUtc="2026-06-07T10:36:00Z"/>
              </w:rPr>
            </w:pPr>
            <w:proofErr w:type="spellStart"/>
            <w:ins w:id="1614" w:author="DIEGO CORDOBA URRUTIA" w:date="2026-06-07T04:36:00Z" w16du:dateUtc="2026-06-07T10:36:00Z">
              <w:r>
                <w:rPr>
                  <w:b/>
                  <w:bCs/>
                </w:rPr>
                <w:t>Mecanismo</w:t>
              </w:r>
              <w:proofErr w:type="spellEnd"/>
            </w:ins>
          </w:p>
        </w:tc>
      </w:tr>
      <w:tr w:rsidR="00A7071E" w14:paraId="27E11737" w14:textId="77777777">
        <w:trPr>
          <w:ins w:id="1615" w:author="DIEGO CORDOBA URRUTIA" w:date="2026-06-07T04:36:00Z" w16du:dateUtc="2026-06-07T10:36:00Z"/>
        </w:trPr>
        <w:tc>
          <w:tcPr>
            <w:tcW w:w="0" w:type="auto"/>
          </w:tcPr>
          <w:p w14:paraId="2D79A129" w14:textId="77777777" w:rsidR="00A7071E" w:rsidRDefault="00000000">
            <w:pPr>
              <w:pStyle w:val="Compact"/>
              <w:rPr>
                <w:ins w:id="1616" w:author="DIEGO CORDOBA URRUTIA" w:date="2026-06-07T04:36:00Z" w16du:dateUtc="2026-06-07T10:36:00Z"/>
              </w:rPr>
            </w:pPr>
            <w:ins w:id="1617" w:author="DIEGO CORDOBA URRUTIA" w:date="2026-06-07T04:36:00Z" w16du:dateUtc="2026-06-07T10:36:00Z">
              <w:r>
                <w:t xml:space="preserve">Tarifa </w:t>
              </w:r>
              <w:proofErr w:type="spellStart"/>
              <w:r>
                <w:t>regulada</w:t>
              </w:r>
              <w:proofErr w:type="spellEnd"/>
              <w:r>
                <w:t xml:space="preserve"> actual (CRE)</w:t>
              </w:r>
            </w:ins>
          </w:p>
        </w:tc>
        <w:tc>
          <w:tcPr>
            <w:tcW w:w="0" w:type="auto"/>
          </w:tcPr>
          <w:p w14:paraId="2E28646F" w14:textId="77777777" w:rsidR="00A7071E" w:rsidRDefault="00000000">
            <w:pPr>
              <w:pStyle w:val="Compact"/>
              <w:rPr>
                <w:ins w:id="1618" w:author="DIEGO CORDOBA URRUTIA" w:date="2026-06-07T04:36:00Z" w16du:dateUtc="2026-06-07T10:36:00Z"/>
              </w:rPr>
            </w:pPr>
            <w:ins w:id="1619" w:author="DIEGO CORDOBA URRUTIA" w:date="2026-06-07T04:36:00Z" w16du:dateUtc="2026-06-07T10:36:00Z">
              <w:r>
                <w:t>1,350,000</w:t>
              </w:r>
            </w:ins>
          </w:p>
        </w:tc>
        <w:tc>
          <w:tcPr>
            <w:tcW w:w="0" w:type="auto"/>
          </w:tcPr>
          <w:p w14:paraId="5EA1B530" w14:textId="77777777" w:rsidR="00A7071E" w:rsidRDefault="00000000">
            <w:pPr>
              <w:pStyle w:val="Compact"/>
              <w:rPr>
                <w:ins w:id="1620" w:author="DIEGO CORDOBA URRUTIA" w:date="2026-06-07T04:36:00Z" w16du:dateUtc="2026-06-07T10:36:00Z"/>
              </w:rPr>
            </w:pPr>
            <w:ins w:id="1621" w:author="DIEGO CORDOBA URRUTIA" w:date="2026-06-07T04:36:00Z" w16du:dateUtc="2026-06-07T10:36:00Z">
              <w:r>
                <w:t>—</w:t>
              </w:r>
            </w:ins>
          </w:p>
        </w:tc>
        <w:tc>
          <w:tcPr>
            <w:tcW w:w="0" w:type="auto"/>
          </w:tcPr>
          <w:p w14:paraId="7CB0DB7C" w14:textId="77777777" w:rsidR="00A7071E" w:rsidRDefault="00000000">
            <w:pPr>
              <w:pStyle w:val="Compact"/>
              <w:rPr>
                <w:ins w:id="1622" w:author="DIEGO CORDOBA URRUTIA" w:date="2026-06-07T04:36:00Z" w16du:dateUtc="2026-06-07T10:36:00Z"/>
              </w:rPr>
            </w:pPr>
            <w:ins w:id="1623" w:author="DIEGO CORDOBA URRUTIA" w:date="2026-06-07T04:36:00Z" w16du:dateUtc="2026-06-07T10:36:00Z">
              <w:r>
                <w:t xml:space="preserve">Fijación </w:t>
              </w:r>
              <w:proofErr w:type="spellStart"/>
              <w:r>
                <w:t>administrativa</w:t>
              </w:r>
              <w:proofErr w:type="spellEnd"/>
            </w:ins>
          </w:p>
        </w:tc>
      </w:tr>
      <w:tr w:rsidR="00A7071E" w14:paraId="55C21E0D" w14:textId="77777777">
        <w:trPr>
          <w:ins w:id="1624" w:author="DIEGO CORDOBA URRUTIA" w:date="2026-06-07T04:36:00Z" w16du:dateUtc="2026-06-07T10:36:00Z"/>
        </w:trPr>
        <w:tc>
          <w:tcPr>
            <w:tcW w:w="0" w:type="auto"/>
          </w:tcPr>
          <w:p w14:paraId="01445381" w14:textId="77777777" w:rsidR="00A7071E" w:rsidRDefault="00000000">
            <w:pPr>
              <w:pStyle w:val="Compact"/>
              <w:rPr>
                <w:ins w:id="1625" w:author="DIEGO CORDOBA URRUTIA" w:date="2026-06-07T04:36:00Z" w16du:dateUtc="2026-06-07T10:36:00Z"/>
              </w:rPr>
            </w:pPr>
            <w:proofErr w:type="spellStart"/>
            <w:ins w:id="1626" w:author="DIEGO CORDOBA URRUTIA" w:date="2026-06-07T04:36:00Z" w16du:dateUtc="2026-06-07T10:36:00Z">
              <w:r>
                <w:t>Proveedor</w:t>
              </w:r>
              <w:proofErr w:type="spellEnd"/>
              <w:r>
                <w:t xml:space="preserve"> </w:t>
              </w:r>
              <w:proofErr w:type="spellStart"/>
              <w:r>
                <w:t>solitario</w:t>
              </w:r>
              <w:proofErr w:type="spellEnd"/>
              <w:r>
                <w:t xml:space="preserve"> (Cap. 2)</w:t>
              </w:r>
            </w:ins>
          </w:p>
        </w:tc>
        <w:tc>
          <w:tcPr>
            <w:tcW w:w="0" w:type="auto"/>
          </w:tcPr>
          <w:p w14:paraId="35442A05" w14:textId="77777777" w:rsidR="00A7071E" w:rsidRDefault="00000000">
            <w:pPr>
              <w:pStyle w:val="Compact"/>
              <w:rPr>
                <w:ins w:id="1627" w:author="DIEGO CORDOBA URRUTIA" w:date="2026-06-07T04:36:00Z" w16du:dateUtc="2026-06-07T10:36:00Z"/>
              </w:rPr>
            </w:pPr>
            <w:ins w:id="1628" w:author="DIEGO CORDOBA URRUTIA" w:date="2026-06-07T04:36:00Z" w16du:dateUtc="2026-06-07T10:36:00Z">
              <w:r>
                <w:t>2,394,800</w:t>
              </w:r>
            </w:ins>
          </w:p>
        </w:tc>
        <w:tc>
          <w:tcPr>
            <w:tcW w:w="0" w:type="auto"/>
          </w:tcPr>
          <w:p w14:paraId="130CD777" w14:textId="77777777" w:rsidR="00A7071E" w:rsidRDefault="00000000">
            <w:pPr>
              <w:pStyle w:val="Compact"/>
              <w:rPr>
                <w:ins w:id="1629" w:author="DIEGO CORDOBA URRUTIA" w:date="2026-06-07T04:36:00Z" w16du:dateUtc="2026-06-07T10:36:00Z"/>
              </w:rPr>
            </w:pPr>
            <w:ins w:id="1630" w:author="DIEGO CORDOBA URRUTIA" w:date="2026-06-07T04:36:00Z" w16du:dateUtc="2026-06-07T10:36:00Z">
              <w:r>
                <w:t>+77.4%</w:t>
              </w:r>
            </w:ins>
          </w:p>
        </w:tc>
        <w:tc>
          <w:tcPr>
            <w:tcW w:w="0" w:type="auto"/>
          </w:tcPr>
          <w:p w14:paraId="6EB2A072" w14:textId="77777777" w:rsidR="00A7071E" w:rsidRDefault="00000000">
            <w:pPr>
              <w:pStyle w:val="Compact"/>
              <w:rPr>
                <w:ins w:id="1631" w:author="DIEGO CORDOBA URRUTIA" w:date="2026-06-07T04:36:00Z" w16du:dateUtc="2026-06-07T10:36:00Z"/>
              </w:rPr>
            </w:pPr>
            <w:ins w:id="1632" w:author="DIEGO CORDOBA URRUTIA" w:date="2026-06-07T04:36:00Z" w16du:dateUtc="2026-06-07T10:36:00Z">
              <w:r>
                <w:t xml:space="preserve">HJB sin </w:t>
              </w:r>
              <w:proofErr w:type="spellStart"/>
              <w:r>
                <w:t>interacción</w:t>
              </w:r>
              <w:proofErr w:type="spellEnd"/>
            </w:ins>
          </w:p>
        </w:tc>
      </w:tr>
      <w:tr w:rsidR="00A7071E" w14:paraId="7BFA0284" w14:textId="77777777">
        <w:trPr>
          <w:ins w:id="1633" w:author="DIEGO CORDOBA URRUTIA" w:date="2026-06-07T04:36:00Z" w16du:dateUtc="2026-06-07T10:36:00Z"/>
        </w:trPr>
        <w:tc>
          <w:tcPr>
            <w:tcW w:w="0" w:type="auto"/>
          </w:tcPr>
          <w:p w14:paraId="1307B8B5" w14:textId="77777777" w:rsidR="00A7071E" w:rsidRDefault="00000000">
            <w:pPr>
              <w:pStyle w:val="Compact"/>
              <w:rPr>
                <w:ins w:id="1634" w:author="DIEGO CORDOBA URRUTIA" w:date="2026-06-07T04:36:00Z" w16du:dateUtc="2026-06-07T10:36:00Z"/>
              </w:rPr>
            </w:pPr>
            <w:proofErr w:type="spellStart"/>
            <w:ins w:id="1635" w:author="DIEGO CORDOBA URRUTIA" w:date="2026-06-07T04:36:00Z" w16du:dateUtc="2026-06-07T10:36:00Z">
              <w:r>
                <w:t>Oligopolio</w:t>
              </w:r>
              <w:proofErr w:type="spellEnd"/>
              <w:r>
                <w:t xml:space="preserve"> (N = 3 </w:t>
              </w:r>
              <w:proofErr w:type="spellStart"/>
              <w:r>
                <w:t>proveedores</w:t>
              </w:r>
              <w:proofErr w:type="spellEnd"/>
              <w:r>
                <w:t>)</w:t>
              </w:r>
            </w:ins>
          </w:p>
        </w:tc>
        <w:tc>
          <w:tcPr>
            <w:tcW w:w="0" w:type="auto"/>
          </w:tcPr>
          <w:p w14:paraId="2A45C562" w14:textId="77777777" w:rsidR="00A7071E" w:rsidRDefault="00000000">
            <w:pPr>
              <w:pStyle w:val="Compact"/>
              <w:rPr>
                <w:ins w:id="1636" w:author="DIEGO CORDOBA URRUTIA" w:date="2026-06-07T04:36:00Z" w16du:dateUtc="2026-06-07T10:36:00Z"/>
              </w:rPr>
            </w:pPr>
            <w:ins w:id="1637" w:author="DIEGO CORDOBA URRUTIA" w:date="2026-06-07T04:36:00Z" w16du:dateUtc="2026-06-07T10:36:00Z">
              <w:r>
                <w:t>2,181,500</w:t>
              </w:r>
            </w:ins>
          </w:p>
        </w:tc>
        <w:tc>
          <w:tcPr>
            <w:tcW w:w="0" w:type="auto"/>
          </w:tcPr>
          <w:p w14:paraId="51B1FAF8" w14:textId="77777777" w:rsidR="00A7071E" w:rsidRDefault="00000000">
            <w:pPr>
              <w:pStyle w:val="Compact"/>
              <w:rPr>
                <w:ins w:id="1638" w:author="DIEGO CORDOBA URRUTIA" w:date="2026-06-07T04:36:00Z" w16du:dateUtc="2026-06-07T10:36:00Z"/>
              </w:rPr>
            </w:pPr>
            <w:ins w:id="1639" w:author="DIEGO CORDOBA URRUTIA" w:date="2026-06-07T04:36:00Z" w16du:dateUtc="2026-06-07T10:36:00Z">
              <w:r>
                <w:t>+61.6%</w:t>
              </w:r>
            </w:ins>
          </w:p>
        </w:tc>
        <w:tc>
          <w:tcPr>
            <w:tcW w:w="0" w:type="auto"/>
          </w:tcPr>
          <w:p w14:paraId="33F5E90A" w14:textId="77777777" w:rsidR="00A7071E" w:rsidRDefault="00000000">
            <w:pPr>
              <w:pStyle w:val="Compact"/>
              <w:rPr>
                <w:ins w:id="1640" w:author="DIEGO CORDOBA URRUTIA" w:date="2026-06-07T04:36:00Z" w16du:dateUtc="2026-06-07T10:36:00Z"/>
              </w:rPr>
            </w:pPr>
            <w:ins w:id="1641" w:author="DIEGO CORDOBA URRUTIA" w:date="2026-06-07T04:36:00Z" w16du:dateUtc="2026-06-07T10:36:00Z">
              <w:r>
                <w:t xml:space="preserve">HJB con </w:t>
              </w:r>
              <w:proofErr w:type="spellStart"/>
              <w:r>
                <w:t>externalidad</w:t>
              </w:r>
              <w:proofErr w:type="spellEnd"/>
              <w:r>
                <w:t xml:space="preserve"> </w:t>
              </w:r>
              <w:proofErr w:type="spellStart"/>
              <w:r>
                <w:t>positiva</w:t>
              </w:r>
              <w:proofErr w:type="spellEnd"/>
            </w:ins>
          </w:p>
        </w:tc>
      </w:tr>
      <w:tr w:rsidR="00A7071E" w:rsidRPr="00A9569D" w14:paraId="2F7D83F9" w14:textId="77777777">
        <w:trPr>
          <w:ins w:id="1642" w:author="DIEGO CORDOBA URRUTIA" w:date="2026-06-07T04:36:00Z" w16du:dateUtc="2026-06-07T10:36:00Z"/>
        </w:trPr>
        <w:tc>
          <w:tcPr>
            <w:tcW w:w="0" w:type="auto"/>
          </w:tcPr>
          <w:p w14:paraId="413F72A5" w14:textId="77777777" w:rsidR="00A7071E" w:rsidRDefault="00000000">
            <w:pPr>
              <w:pStyle w:val="Compact"/>
              <w:rPr>
                <w:ins w:id="1643" w:author="DIEGO CORDOBA URRUTIA" w:date="2026-06-07T04:36:00Z" w16du:dateUtc="2026-06-07T10:36:00Z"/>
              </w:rPr>
            </w:pPr>
            <w:proofErr w:type="spellStart"/>
            <w:ins w:id="1644" w:author="DIEGO CORDOBA URRUTIA" w:date="2026-06-07T04:36:00Z" w16du:dateUtc="2026-06-07T10:36:00Z">
              <w:r>
                <w:t>Equilibrio</w:t>
              </w:r>
              <w:proofErr w:type="spellEnd"/>
              <w:r>
                <w:t xml:space="preserve"> MFG (N → ∞)</w:t>
              </w:r>
            </w:ins>
          </w:p>
        </w:tc>
        <w:tc>
          <w:tcPr>
            <w:tcW w:w="0" w:type="auto"/>
          </w:tcPr>
          <w:p w14:paraId="3A1E04F9" w14:textId="77777777" w:rsidR="00A7071E" w:rsidRDefault="00000000">
            <w:pPr>
              <w:pStyle w:val="Compact"/>
              <w:rPr>
                <w:ins w:id="1645" w:author="DIEGO CORDOBA URRUTIA" w:date="2026-06-07T04:36:00Z" w16du:dateUtc="2026-06-07T10:36:00Z"/>
              </w:rPr>
            </w:pPr>
            <w:ins w:id="1646" w:author="DIEGO CORDOBA URRUTIA" w:date="2026-06-07T04:36:00Z" w16du:dateUtc="2026-06-07T10:36:00Z">
              <w:r>
                <w:t>1,876,300</w:t>
              </w:r>
            </w:ins>
          </w:p>
        </w:tc>
        <w:tc>
          <w:tcPr>
            <w:tcW w:w="0" w:type="auto"/>
          </w:tcPr>
          <w:p w14:paraId="2CB1A6EA" w14:textId="77777777" w:rsidR="00A7071E" w:rsidRDefault="00000000">
            <w:pPr>
              <w:pStyle w:val="Compact"/>
              <w:rPr>
                <w:ins w:id="1647" w:author="DIEGO CORDOBA URRUTIA" w:date="2026-06-07T04:36:00Z" w16du:dateUtc="2026-06-07T10:36:00Z"/>
              </w:rPr>
            </w:pPr>
            <w:ins w:id="1648" w:author="DIEGO CORDOBA URRUTIA" w:date="2026-06-07T04:36:00Z" w16du:dateUtc="2026-06-07T10:36:00Z">
              <w:r>
                <w:t>+39.0%</w:t>
              </w:r>
            </w:ins>
          </w:p>
        </w:tc>
        <w:tc>
          <w:tcPr>
            <w:tcW w:w="0" w:type="auto"/>
          </w:tcPr>
          <w:p w14:paraId="365D2C69" w14:textId="77777777" w:rsidR="00A7071E" w:rsidRPr="00A9569D" w:rsidRDefault="00000000">
            <w:pPr>
              <w:pStyle w:val="Compact"/>
              <w:rPr>
                <w:ins w:id="1649" w:author="DIEGO CORDOBA URRUTIA" w:date="2026-06-07T04:36:00Z" w16du:dateUtc="2026-06-07T10:36:00Z"/>
                <w:lang w:val="es-419"/>
              </w:rPr>
            </w:pPr>
            <w:ins w:id="1650" w:author="DIEGO CORDOBA URRUTIA" w:date="2026-06-07T04:36:00Z" w16du:dateUtc="2026-06-07T10:36:00Z">
              <w:r w:rsidRPr="00A9569D">
                <w:rPr>
                  <w:lang w:val="es-419"/>
                </w:rPr>
                <w:t>Competencia perfecta en campo medio</w:t>
              </w:r>
            </w:ins>
          </w:p>
        </w:tc>
      </w:tr>
      <w:tr w:rsidR="00A7071E" w14:paraId="5E664BCC" w14:textId="77777777">
        <w:trPr>
          <w:ins w:id="1651" w:author="DIEGO CORDOBA URRUTIA" w:date="2026-06-07T04:36:00Z" w16du:dateUtc="2026-06-07T10:36:00Z"/>
        </w:trPr>
        <w:tc>
          <w:tcPr>
            <w:tcW w:w="0" w:type="auto"/>
          </w:tcPr>
          <w:p w14:paraId="7D3CBA66" w14:textId="77777777" w:rsidR="00A7071E" w:rsidRDefault="00000000">
            <w:pPr>
              <w:pStyle w:val="Compact"/>
              <w:rPr>
                <w:ins w:id="1652" w:author="DIEGO CORDOBA URRUTIA" w:date="2026-06-07T04:36:00Z" w16du:dateUtc="2026-06-07T10:36:00Z"/>
              </w:rPr>
            </w:pPr>
            <w:proofErr w:type="spellStart"/>
            <w:ins w:id="1653" w:author="DIEGO CORDOBA URRUTIA" w:date="2026-06-07T04:36:00Z" w16du:dateUtc="2026-06-07T10:36:00Z">
              <w:r>
                <w:t>Precio</w:t>
              </w:r>
              <w:proofErr w:type="spellEnd"/>
              <w:r>
                <w:t xml:space="preserve"> </w:t>
              </w:r>
              <w:proofErr w:type="spellStart"/>
              <w:r>
                <w:t>eficiente</w:t>
              </w:r>
              <w:proofErr w:type="spellEnd"/>
              <w:r>
                <w:t xml:space="preserve"> Myerson (Cap. 4)</w:t>
              </w:r>
            </w:ins>
          </w:p>
        </w:tc>
        <w:tc>
          <w:tcPr>
            <w:tcW w:w="0" w:type="auto"/>
          </w:tcPr>
          <w:p w14:paraId="1DC7DE2E" w14:textId="77777777" w:rsidR="00A7071E" w:rsidRDefault="00000000">
            <w:pPr>
              <w:pStyle w:val="Compact"/>
              <w:rPr>
                <w:ins w:id="1654" w:author="DIEGO CORDOBA URRUTIA" w:date="2026-06-07T04:36:00Z" w16du:dateUtc="2026-06-07T10:36:00Z"/>
              </w:rPr>
            </w:pPr>
            <w:ins w:id="1655" w:author="DIEGO CORDOBA URRUTIA" w:date="2026-06-07T04:36:00Z" w16du:dateUtc="2026-06-07T10:36:00Z">
              <w:r>
                <w:t>2,321,700</w:t>
              </w:r>
            </w:ins>
          </w:p>
        </w:tc>
        <w:tc>
          <w:tcPr>
            <w:tcW w:w="0" w:type="auto"/>
          </w:tcPr>
          <w:p w14:paraId="17A35F9C" w14:textId="77777777" w:rsidR="00A7071E" w:rsidRDefault="00000000">
            <w:pPr>
              <w:pStyle w:val="Compact"/>
              <w:rPr>
                <w:ins w:id="1656" w:author="DIEGO CORDOBA URRUTIA" w:date="2026-06-07T04:36:00Z" w16du:dateUtc="2026-06-07T10:36:00Z"/>
              </w:rPr>
            </w:pPr>
            <w:ins w:id="1657" w:author="DIEGO CORDOBA URRUTIA" w:date="2026-06-07T04:36:00Z" w16du:dateUtc="2026-06-07T10:36:00Z">
              <w:r>
                <w:t>+72.0%</w:t>
              </w:r>
            </w:ins>
          </w:p>
        </w:tc>
        <w:tc>
          <w:tcPr>
            <w:tcW w:w="0" w:type="auto"/>
          </w:tcPr>
          <w:p w14:paraId="71978F6D" w14:textId="77777777" w:rsidR="00A7071E" w:rsidRDefault="00000000">
            <w:pPr>
              <w:pStyle w:val="Compact"/>
              <w:rPr>
                <w:ins w:id="1658" w:author="DIEGO CORDOBA URRUTIA" w:date="2026-06-07T04:36:00Z" w16du:dateUtc="2026-06-07T10:36:00Z"/>
              </w:rPr>
            </w:pPr>
            <w:proofErr w:type="spellStart"/>
            <w:ins w:id="1659" w:author="DIEGO CORDOBA URRUTIA" w:date="2026-06-07T04:36:00Z" w16du:dateUtc="2026-06-07T10:36:00Z">
              <w:r>
                <w:t>Mecanismo</w:t>
              </w:r>
              <w:proofErr w:type="spellEnd"/>
              <w:r>
                <w:t xml:space="preserve"> </w:t>
              </w:r>
              <w:proofErr w:type="spellStart"/>
              <w:r>
                <w:t>óptimo</w:t>
              </w:r>
              <w:proofErr w:type="spellEnd"/>
              <w:r>
                <w:t xml:space="preserve"> con VCG</w:t>
              </w:r>
            </w:ins>
          </w:p>
        </w:tc>
      </w:tr>
    </w:tbl>
    <w:p w14:paraId="1576AD0D" w14:textId="77777777" w:rsidR="00A7071E" w:rsidRPr="00A9569D" w:rsidRDefault="00000000">
      <w:pPr>
        <w:pStyle w:val="BodyText"/>
        <w:rPr>
          <w:ins w:id="1660" w:author="DIEGO CORDOBA URRUTIA" w:date="2026-06-07T04:36:00Z" w16du:dateUtc="2026-06-07T10:36:00Z"/>
          <w:lang w:val="es-419"/>
        </w:rPr>
      </w:pPr>
      <w:ins w:id="1661" w:author="DIEGO CORDOBA URRUTIA" w:date="2026-06-07T04:36:00Z" w16du:dateUtc="2026-06-07T10:36:00Z">
        <w:r w:rsidRPr="00A9569D">
          <w:rPr>
            <w:lang w:val="es-419"/>
          </w:rPr>
          <w:t>Tabla 1.5: Precio del contrato de regulación bajo distintos regímenes de mercado. El equilibrio MFG produce la tarifa competitiva de largo plazo; el mecanismo Myerson-VCG recupera eficiencia con revelación de preferencias.</w:t>
        </w:r>
      </w:ins>
    </w:p>
    <w:p w14:paraId="04D97A55" w14:textId="77777777" w:rsidR="00A7071E" w:rsidRPr="00A9569D" w:rsidRDefault="00000000">
      <w:pPr>
        <w:pStyle w:val="BodyText"/>
        <w:rPr>
          <w:ins w:id="1662" w:author="DIEGO CORDOBA URRUTIA" w:date="2026-06-07T04:36:00Z" w16du:dateUtc="2026-06-07T10:36:00Z"/>
          <w:lang w:val="es-419"/>
        </w:rPr>
      </w:pPr>
      <w:ins w:id="1663" w:author="DIEGO CORDOBA URRUTIA" w:date="2026-06-07T04:36:00Z" w16du:dateUtc="2026-06-07T10:36:00Z">
        <w:r w:rsidRPr="00A9569D">
          <w:rPr>
            <w:lang w:val="es-419"/>
          </w:rPr>
          <w:t>La brecha entre el equilibrio MFG (MXN 1,876,300) y el precio del mecanismo Myerson (MXN 2,321,700) refleja la renta informacional que el diseñador del mecanismo puede extraer de los proveedores por su ventaja de ser el primero en moverse (seller power). El resultado de equivalencia de ingresos de Myerson (Capítulo 4) establece las condiciones bajo las cuales esta brecha puede ser distribuida eficientemente.</w:t>
        </w:r>
      </w:ins>
    </w:p>
    <w:p w14:paraId="2636C19B" w14:textId="77777777" w:rsidR="00A7071E" w:rsidRPr="00A9569D" w:rsidRDefault="00000000">
      <w:pPr>
        <w:pStyle w:val="Heading1"/>
        <w:rPr>
          <w:ins w:id="1664" w:author="DIEGO CORDOBA URRUTIA" w:date="2026-06-07T04:36:00Z" w16du:dateUtc="2026-06-07T10:36:00Z"/>
          <w:lang w:val="es-419"/>
        </w:rPr>
      </w:pPr>
      <w:bookmarkStart w:id="1665" w:name="_Toc231042667"/>
      <w:bookmarkStart w:id="1666" w:name="X87afbd4181b6a83c69ec01c99ce3e8effd8ebdf"/>
      <w:bookmarkEnd w:id="551"/>
      <w:bookmarkEnd w:id="1552"/>
      <w:bookmarkEnd w:id="1602"/>
      <w:ins w:id="1667" w:author="DIEGO CORDOBA URRUTIA" w:date="2026-06-07T04:36:00Z" w16du:dateUtc="2026-06-07T10:36:00Z">
        <w:r w:rsidRPr="00A9569D">
          <w:rPr>
            <w:lang w:val="es-419"/>
          </w:rPr>
          <w:lastRenderedPageBreak/>
          <w:t>Capítulo 2 El Servicio Ancilar como Opción Real Americana con Barrera</w:t>
        </w:r>
        <w:bookmarkEnd w:id="1665"/>
      </w:ins>
    </w:p>
    <w:p w14:paraId="634176B0" w14:textId="77777777" w:rsidR="00DA1741" w:rsidRDefault="00000000">
      <w:pPr>
        <w:rPr>
          <w:del w:id="1668" w:author="DIEGO CORDOBA URRUTIA" w:date="2026-06-07T04:36:00Z" w16du:dateUtc="2026-06-07T10:36:00Z"/>
        </w:rPr>
      </w:pPr>
      <w:bookmarkStart w:id="1669" w:name="_Toc231042668"/>
      <w:ins w:id="1670" w:author="DIEGO CORDOBA URRUTIA" w:date="2026-06-07T04:36:00Z" w16du:dateUtc="2026-06-07T10:36:00Z">
        <w:r w:rsidRPr="00A9569D">
          <w:rPr>
            <w:lang w:val="es-419"/>
          </w:rPr>
          <w:t>2.1</w:t>
        </w:r>
      </w:ins>
      <w:del w:id="1671" w:author="DIEGO CORDOBA URRUTIA" w:date="2026-06-07T04:36:00Z" w16du:dateUtc="2026-06-07T10:36:00Z">
        <w:r>
          <w:br/>
        </w:r>
      </w:del>
    </w:p>
    <w:p w14:paraId="6173178D" w14:textId="77777777" w:rsidR="00DA1741" w:rsidRDefault="00000000">
      <w:pPr>
        <w:pStyle w:val="Heading1"/>
        <w:rPr>
          <w:del w:id="1672" w:author="DIEGO CORDOBA URRUTIA" w:date="2026-06-07T04:36:00Z" w16du:dateUtc="2026-06-07T10:36:00Z"/>
        </w:rPr>
      </w:pPr>
      <w:del w:id="1673" w:author="DIEGO CORDOBA URRUTIA" w:date="2026-06-07T04:36:00Z" w16du:dateUtc="2026-06-07T10:36:00Z">
        <w:r>
          <w:rPr>
            <w:rFonts w:ascii="Arial" w:eastAsia="Arial" w:hAnsi="Arial" w:cs="Arial"/>
            <w:color w:val="0D2B45"/>
            <w:sz w:val="34"/>
            <w:szCs w:val="34"/>
          </w:rPr>
          <w:delText>Capítulo 2  El Servicio Ancilar como Opción Real Americana con Barrera</w:delText>
        </w:r>
      </w:del>
    </w:p>
    <w:p w14:paraId="175B5F5B" w14:textId="77777777" w:rsidR="00DA1741" w:rsidRPr="00A9569D" w:rsidRDefault="00000000">
      <w:pPr>
        <w:pStyle w:val="Heading2"/>
        <w:rPr>
          <w:lang w:val="es-419"/>
          <w:rPrChange w:id="1674" w:author="DIEGO CORDOBA URRUTIA" w:date="2026-06-07T04:36:00Z" w16du:dateUtc="2026-06-07T10:36:00Z">
            <w:rPr/>
          </w:rPrChange>
        </w:rPr>
      </w:pPr>
      <w:del w:id="1675" w:author="DIEGO CORDOBA URRUTIA" w:date="2026-06-07T04:36:00Z" w16du:dateUtc="2026-06-07T10:36:00Z">
        <w:r>
          <w:rPr>
            <w:rFonts w:ascii="Arial" w:eastAsia="Arial" w:hAnsi="Arial" w:cs="Arial"/>
            <w:color w:val="0F6E56"/>
          </w:rPr>
          <w:delText xml:space="preserve">2.1 </w:delText>
        </w:r>
      </w:del>
      <w:r w:rsidRPr="00A9569D">
        <w:rPr>
          <w:lang w:val="es-419"/>
          <w:rPrChange w:id="1676" w:author="DIEGO CORDOBA URRUTIA" w:date="2026-06-07T04:36:00Z" w16du:dateUtc="2026-06-07T10:36:00Z">
            <w:rPr/>
          </w:rPrChange>
        </w:rPr>
        <w:t xml:space="preserve"> Introducción</w:t>
      </w:r>
      <w:bookmarkEnd w:id="1669"/>
    </w:p>
    <w:p w14:paraId="2765E573" w14:textId="77777777" w:rsidR="00DA1741" w:rsidRPr="00A9569D" w:rsidRDefault="00000000">
      <w:pPr>
        <w:pStyle w:val="FirstParagraph"/>
        <w:rPr>
          <w:lang w:val="es-419"/>
          <w:rPrChange w:id="1677" w:author="DIEGO CORDOBA URRUTIA" w:date="2026-06-07T04:36:00Z" w16du:dateUtc="2026-06-07T10:36:00Z">
            <w:rPr/>
          </w:rPrChange>
        </w:rPr>
        <w:pPrChange w:id="1678" w:author="DIEGO CORDOBA URRUTIA" w:date="2026-06-07T04:36:00Z" w16du:dateUtc="2026-06-07T10:36:00Z">
          <w:pPr>
            <w:spacing w:after="200" w:line="380" w:lineRule="auto"/>
            <w:jc w:val="both"/>
          </w:pPr>
        </w:pPrChange>
      </w:pPr>
      <w:r w:rsidRPr="00A9569D">
        <w:rPr>
          <w:lang w:val="es-419"/>
          <w:rPrChange w:id="1679" w:author="DIEGO CORDOBA URRUTIA" w:date="2026-06-07T04:36:00Z" w16du:dateUtc="2026-06-07T10:36:00Z">
            <w:rPr>
              <w:color w:val="000000"/>
            </w:rPr>
          </w:rPrChange>
        </w:rPr>
        <w:t xml:space="preserve">El Capítulo 1 estableció la equivalencia entre la HJB de control de red y la EDP de Black-Scholes. Este capítulo traduce esa equivalencia en un modelo de valoración concreto: el contrato de regulación de frecuencia como opción real americana con barrera inferior de extinción. La analogía es exacta: el operador del sistema tiene el derecho —ejercitable en cualquier momento </w:t>
      </w:r>
      <w:r>
        <w:rPr>
          <w:rPrChange w:id="1680" w:author="DIEGO CORDOBA URRUTIA" w:date="2026-06-07T04:36:00Z" w16du:dateUtc="2026-06-07T10:36:00Z">
            <w:rPr>
              <w:color w:val="000000"/>
            </w:rPr>
          </w:rPrChange>
        </w:rPr>
        <w:t>τ</w:t>
      </w:r>
      <w:r w:rsidRPr="00A9569D">
        <w:rPr>
          <w:lang w:val="es-419"/>
          <w:rPrChange w:id="1681" w:author="DIEGO CORDOBA URRUTIA" w:date="2026-06-07T04:36:00Z" w16du:dateUtc="2026-06-07T10:36:00Z">
            <w:rPr>
              <w:color w:val="000000"/>
            </w:rPr>
          </w:rPrChange>
        </w:rPr>
        <w:t xml:space="preserve"> ∈ [0,T]— de demandar hasta Ū MW de regulación cuando la desviación de frecuencia supera el umbral de la banda muerta NERC (±17 mHz), pero el contrato se extingue si la frecuencia cae por debajo de la barrera de colapso sistémico (−0.5 Hz).</w:t>
      </w:r>
    </w:p>
    <w:p w14:paraId="0B2039E2" w14:textId="77777777" w:rsidR="00DA1741" w:rsidRPr="00A9569D" w:rsidRDefault="00000000">
      <w:pPr>
        <w:pStyle w:val="Heading2"/>
        <w:rPr>
          <w:lang w:val="es-419"/>
          <w:rPrChange w:id="1682" w:author="DIEGO CORDOBA URRUTIA" w:date="2026-06-07T04:36:00Z" w16du:dateUtc="2026-06-07T10:36:00Z">
            <w:rPr/>
          </w:rPrChange>
        </w:rPr>
      </w:pPr>
      <w:bookmarkStart w:id="1683" w:name="_Toc231042669"/>
      <w:r w:rsidRPr="00A9569D">
        <w:rPr>
          <w:lang w:val="es-419"/>
          <w:rPrChange w:id="1684" w:author="DIEGO CORDOBA URRUTIA" w:date="2026-06-07T04:36:00Z" w16du:dateUtc="2026-06-07T10:36:00Z">
            <w:rPr/>
          </w:rPrChange>
        </w:rPr>
        <w:t>2.2</w:t>
      </w:r>
      <w:del w:id="1685" w:author="DIEGO CORDOBA URRUTIA" w:date="2026-06-07T04:36:00Z" w16du:dateUtc="2026-06-07T10:36:00Z">
        <w:r>
          <w:rPr>
            <w:rFonts w:ascii="Arial" w:eastAsia="Arial" w:hAnsi="Arial" w:cs="Arial"/>
            <w:color w:val="0F6E56"/>
          </w:rPr>
          <w:delText xml:space="preserve"> </w:delText>
        </w:r>
      </w:del>
      <w:r w:rsidRPr="00A9569D">
        <w:rPr>
          <w:lang w:val="es-419"/>
          <w:rPrChange w:id="1686" w:author="DIEGO CORDOBA URRUTIA" w:date="2026-06-07T04:36:00Z" w16du:dateUtc="2026-06-07T10:36:00Z">
            <w:rPr/>
          </w:rPrChange>
        </w:rPr>
        <w:t xml:space="preserve"> Definición del Contrato</w:t>
      </w:r>
      <w:bookmarkEnd w:id="1683"/>
    </w:p>
    <w:p w14:paraId="6E59430E" w14:textId="77777777" w:rsidR="00DA1741" w:rsidRPr="00A9569D" w:rsidRDefault="00000000">
      <w:pPr>
        <w:pStyle w:val="FirstParagraph"/>
        <w:rPr>
          <w:lang w:val="es-419"/>
          <w:rPrChange w:id="1687" w:author="DIEGO CORDOBA URRUTIA" w:date="2026-06-07T04:36:00Z" w16du:dateUtc="2026-06-07T10:36:00Z">
            <w:rPr/>
          </w:rPrChange>
        </w:rPr>
        <w:pPrChange w:id="1688" w:author="DIEGO CORDOBA URRUTIA" w:date="2026-06-07T04:36:00Z" w16du:dateUtc="2026-06-07T10:36:00Z">
          <w:pPr>
            <w:spacing w:after="200" w:line="380" w:lineRule="auto"/>
            <w:jc w:val="both"/>
          </w:pPr>
        </w:pPrChange>
      </w:pPr>
      <w:r w:rsidRPr="00A9569D">
        <w:rPr>
          <w:lang w:val="es-419"/>
          <w:rPrChange w:id="1689" w:author="DIEGO CORDOBA URRUTIA" w:date="2026-06-07T04:36:00Z" w16du:dateUtc="2026-06-07T10:36:00Z">
            <w:rPr>
              <w:color w:val="000000"/>
            </w:rPr>
          </w:rPrChange>
        </w:rPr>
        <w:t>Definición 2.1. Un contrato de regulación de frecuencia de capacidad Ū MW, duración T, en el mercado m es una opción real americana con barrera con las siguientes características estructurales:</w:t>
      </w:r>
    </w:p>
    <w:p w14:paraId="716E5383" w14:textId="77777777" w:rsidR="00DA1741" w:rsidRPr="00A9569D" w:rsidRDefault="00000000">
      <w:pPr>
        <w:numPr>
          <w:ilvl w:val="0"/>
          <w:numId w:val="5"/>
        </w:numPr>
        <w:rPr>
          <w:lang w:val="es-419"/>
          <w:rPrChange w:id="1690" w:author="DIEGO CORDOBA URRUTIA" w:date="2026-06-07T04:36:00Z" w16du:dateUtc="2026-06-07T10:36:00Z">
            <w:rPr/>
          </w:rPrChange>
        </w:rPr>
        <w:pPrChange w:id="1691"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1692" w:author="DIEGO CORDOBA URRUTIA" w:date="2026-06-07T04:36:00Z" w16du:dateUtc="2026-06-07T10:36:00Z">
            <w:rPr>
              <w:color w:val="000000"/>
            </w:rPr>
          </w:rPrChange>
        </w:rPr>
        <w:t xml:space="preserve">Subyacente: </w:t>
      </w:r>
      <w:r>
        <w:rPr>
          <w:rPrChange w:id="1693" w:author="DIEGO CORDOBA URRUTIA" w:date="2026-06-07T04:36:00Z" w16du:dateUtc="2026-06-07T10:36:00Z">
            <w:rPr>
              <w:color w:val="000000"/>
            </w:rPr>
          </w:rPrChange>
        </w:rPr>
        <w:t>Δ</w:t>
      </w:r>
      <w:r w:rsidRPr="00A9569D">
        <w:rPr>
          <w:lang w:val="es-419"/>
          <w:rPrChange w:id="1694" w:author="DIEGO CORDOBA URRUTIA" w:date="2026-06-07T04:36:00Z" w16du:dateUtc="2026-06-07T10:36:00Z">
            <w:rPr>
              <w:color w:val="000000"/>
            </w:rPr>
          </w:rPrChange>
        </w:rPr>
        <w:t>f(t) ~ OU(</w:t>
      </w:r>
      <w:r>
        <w:rPr>
          <w:rPrChange w:id="1695" w:author="DIEGO CORDOBA URRUTIA" w:date="2026-06-07T04:36:00Z" w16du:dateUtc="2026-06-07T10:36:00Z">
            <w:rPr>
              <w:color w:val="000000"/>
            </w:rPr>
          </w:rPrChange>
        </w:rPr>
        <w:t>κ</w:t>
      </w:r>
      <w:r w:rsidRPr="00A9569D">
        <w:rPr>
          <w:lang w:val="es-419"/>
          <w:rPrChange w:id="1696" w:author="DIEGO CORDOBA URRUTIA" w:date="2026-06-07T04:36:00Z" w16du:dateUtc="2026-06-07T10:36:00Z">
            <w:rPr>
              <w:color w:val="000000"/>
            </w:rPr>
          </w:rPrChange>
        </w:rPr>
        <w:t>,</w:t>
      </w:r>
      <w:r>
        <w:rPr>
          <w:rPrChange w:id="1697" w:author="DIEGO CORDOBA URRUTIA" w:date="2026-06-07T04:36:00Z" w16du:dateUtc="2026-06-07T10:36:00Z">
            <w:rPr>
              <w:color w:val="000000"/>
            </w:rPr>
          </w:rPrChange>
        </w:rPr>
        <w:t>μ</w:t>
      </w:r>
      <w:r w:rsidRPr="00A9569D">
        <w:rPr>
          <w:lang w:val="es-419"/>
          <w:rPrChange w:id="1698" w:author="DIEGO CORDOBA URRUTIA" w:date="2026-06-07T04:36:00Z" w16du:dateUtc="2026-06-07T10:36:00Z">
            <w:rPr>
              <w:color w:val="000000"/>
            </w:rPr>
          </w:rPrChange>
        </w:rPr>
        <w:t>,</w:t>
      </w:r>
      <w:r>
        <w:rPr>
          <w:rPrChange w:id="1699" w:author="DIEGO CORDOBA URRUTIA" w:date="2026-06-07T04:36:00Z" w16du:dateUtc="2026-06-07T10:36:00Z">
            <w:rPr>
              <w:color w:val="000000"/>
            </w:rPr>
          </w:rPrChange>
        </w:rPr>
        <w:t>σ</w:t>
      </w:r>
      <w:r w:rsidRPr="00A9569D">
        <w:rPr>
          <w:lang w:val="es-419"/>
          <w:rPrChange w:id="1700" w:author="DIEGO CORDOBA URRUTIA" w:date="2026-06-07T04:36:00Z" w16du:dateUtc="2026-06-07T10:36:00Z">
            <w:rPr>
              <w:color w:val="000000"/>
            </w:rPr>
          </w:rPrChange>
        </w:rPr>
        <w:t>_OU) calibrado en el mercado m.</w:t>
      </w:r>
    </w:p>
    <w:p w14:paraId="3086CA4B" w14:textId="77777777" w:rsidR="00DA1741" w:rsidRPr="00A9569D" w:rsidRDefault="00000000">
      <w:pPr>
        <w:numPr>
          <w:ilvl w:val="0"/>
          <w:numId w:val="5"/>
        </w:numPr>
        <w:rPr>
          <w:lang w:val="es-419"/>
          <w:rPrChange w:id="1701" w:author="DIEGO CORDOBA URRUTIA" w:date="2026-06-07T04:36:00Z" w16du:dateUtc="2026-06-07T10:36:00Z">
            <w:rPr/>
          </w:rPrChange>
        </w:rPr>
        <w:pPrChange w:id="1702"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1703" w:author="DIEGO CORDOBA URRUTIA" w:date="2026-06-07T04:36:00Z" w16du:dateUtc="2026-06-07T10:36:00Z">
            <w:rPr>
              <w:color w:val="000000"/>
            </w:rPr>
          </w:rPrChange>
        </w:rPr>
        <w:t>Condición de activación (strike efectivo): |</w:t>
      </w:r>
      <w:r>
        <w:rPr>
          <w:rPrChange w:id="1704" w:author="DIEGO CORDOBA URRUTIA" w:date="2026-06-07T04:36:00Z" w16du:dateUtc="2026-06-07T10:36:00Z">
            <w:rPr>
              <w:color w:val="000000"/>
            </w:rPr>
          </w:rPrChange>
        </w:rPr>
        <w:t>Δ</w:t>
      </w:r>
      <w:r w:rsidRPr="00A9569D">
        <w:rPr>
          <w:lang w:val="es-419"/>
          <w:rPrChange w:id="1705" w:author="DIEGO CORDOBA URRUTIA" w:date="2026-06-07T04:36:00Z" w16du:dateUtc="2026-06-07T10:36:00Z">
            <w:rPr>
              <w:color w:val="000000"/>
            </w:rPr>
          </w:rPrChange>
        </w:rPr>
        <w:t>f(</w:t>
      </w:r>
      <w:r>
        <w:rPr>
          <w:rPrChange w:id="1706" w:author="DIEGO CORDOBA URRUTIA" w:date="2026-06-07T04:36:00Z" w16du:dateUtc="2026-06-07T10:36:00Z">
            <w:rPr>
              <w:color w:val="000000"/>
            </w:rPr>
          </w:rPrChange>
        </w:rPr>
        <w:t>τ</w:t>
      </w:r>
      <w:r w:rsidRPr="00A9569D">
        <w:rPr>
          <w:lang w:val="es-419"/>
          <w:rPrChange w:id="1707" w:author="DIEGO CORDOBA URRUTIA" w:date="2026-06-07T04:36:00Z" w16du:dateUtc="2026-06-07T10:36:00Z">
            <w:rPr>
              <w:color w:val="000000"/>
            </w:rPr>
          </w:rPrChange>
        </w:rPr>
        <w:t xml:space="preserve">)| ≥ </w:t>
      </w:r>
      <w:r>
        <w:rPr>
          <w:rPrChange w:id="1708" w:author="DIEGO CORDOBA URRUTIA" w:date="2026-06-07T04:36:00Z" w16du:dateUtc="2026-06-07T10:36:00Z">
            <w:rPr>
              <w:color w:val="000000"/>
            </w:rPr>
          </w:rPrChange>
        </w:rPr>
        <w:t>θ</w:t>
      </w:r>
      <w:r w:rsidRPr="00A9569D">
        <w:rPr>
          <w:lang w:val="es-419"/>
          <w:rPrChange w:id="1709" w:author="DIEGO CORDOBA URRUTIA" w:date="2026-06-07T04:36:00Z" w16du:dateUtc="2026-06-07T10:36:00Z">
            <w:rPr>
              <w:color w:val="000000"/>
            </w:rPr>
          </w:rPrChange>
        </w:rPr>
        <w:t>_db = 0.017 Hz ó |d</w:t>
      </w:r>
      <w:r>
        <w:rPr>
          <w:rPrChange w:id="1710" w:author="DIEGO CORDOBA URRUTIA" w:date="2026-06-07T04:36:00Z" w16du:dateUtc="2026-06-07T10:36:00Z">
            <w:rPr>
              <w:color w:val="000000"/>
            </w:rPr>
          </w:rPrChange>
        </w:rPr>
        <w:t>Δ</w:t>
      </w:r>
      <w:r w:rsidRPr="00A9569D">
        <w:rPr>
          <w:lang w:val="es-419"/>
          <w:rPrChange w:id="1711" w:author="DIEGO CORDOBA URRUTIA" w:date="2026-06-07T04:36:00Z" w16du:dateUtc="2026-06-07T10:36:00Z">
            <w:rPr>
              <w:color w:val="000000"/>
            </w:rPr>
          </w:rPrChange>
        </w:rPr>
        <w:t xml:space="preserve">f/dt| ≥ </w:t>
      </w:r>
      <w:r>
        <w:rPr>
          <w:rPrChange w:id="1712" w:author="DIEGO CORDOBA URRUTIA" w:date="2026-06-07T04:36:00Z" w16du:dateUtc="2026-06-07T10:36:00Z">
            <w:rPr>
              <w:color w:val="000000"/>
            </w:rPr>
          </w:rPrChange>
        </w:rPr>
        <w:t>θ</w:t>
      </w:r>
      <w:r w:rsidRPr="00A9569D">
        <w:rPr>
          <w:lang w:val="es-419"/>
          <w:rPrChange w:id="1713" w:author="DIEGO CORDOBA URRUTIA" w:date="2026-06-07T04:36:00Z" w16du:dateUtc="2026-06-07T10:36:00Z">
            <w:rPr>
              <w:color w:val="000000"/>
            </w:rPr>
          </w:rPrChange>
        </w:rPr>
        <w:t>_ROCOF = 0.5 Hz/s.</w:t>
      </w:r>
    </w:p>
    <w:p w14:paraId="3E0B62E8" w14:textId="77777777" w:rsidR="00DA1741" w:rsidRPr="00A9569D" w:rsidRDefault="00000000">
      <w:pPr>
        <w:numPr>
          <w:ilvl w:val="0"/>
          <w:numId w:val="5"/>
        </w:numPr>
        <w:rPr>
          <w:lang w:val="es-419"/>
          <w:rPrChange w:id="1714" w:author="DIEGO CORDOBA URRUTIA" w:date="2026-06-07T04:36:00Z" w16du:dateUtc="2026-06-07T10:36:00Z">
            <w:rPr/>
          </w:rPrChange>
        </w:rPr>
        <w:pPrChange w:id="1715"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1716" w:author="DIEGO CORDOBA URRUTIA" w:date="2026-06-07T04:36:00Z" w16du:dateUtc="2026-06-07T10:36:00Z">
            <w:rPr>
              <w:color w:val="000000"/>
            </w:rPr>
          </w:rPrChange>
        </w:rPr>
        <w:t xml:space="preserve">Payoff de ejercicio: </w:t>
      </w:r>
      <w:r>
        <w:rPr>
          <w:rPrChange w:id="1717" w:author="DIEGO CORDOBA URRUTIA" w:date="2026-06-07T04:36:00Z" w16du:dateUtc="2026-06-07T10:36:00Z">
            <w:rPr>
              <w:color w:val="000000"/>
            </w:rPr>
          </w:rPrChange>
        </w:rPr>
        <w:t>π</w:t>
      </w:r>
      <w:r w:rsidRPr="00A9569D">
        <w:rPr>
          <w:lang w:val="es-419"/>
          <w:rPrChange w:id="1718" w:author="DIEGO CORDOBA URRUTIA" w:date="2026-06-07T04:36:00Z" w16du:dateUtc="2026-06-07T10:36:00Z">
            <w:rPr>
              <w:color w:val="000000"/>
            </w:rPr>
          </w:rPrChange>
        </w:rPr>
        <w:t>(</w:t>
      </w:r>
      <w:r>
        <w:rPr>
          <w:rPrChange w:id="1719" w:author="DIEGO CORDOBA URRUTIA" w:date="2026-06-07T04:36:00Z" w16du:dateUtc="2026-06-07T10:36:00Z">
            <w:rPr>
              <w:color w:val="000000"/>
            </w:rPr>
          </w:rPrChange>
        </w:rPr>
        <w:t>Δ</w:t>
      </w:r>
      <w:r w:rsidRPr="00A9569D">
        <w:rPr>
          <w:lang w:val="es-419"/>
          <w:rPrChange w:id="1720" w:author="DIEGO CORDOBA URRUTIA" w:date="2026-06-07T04:36:00Z" w16du:dateUtc="2026-06-07T10:36:00Z">
            <w:rPr>
              <w:color w:val="000000"/>
            </w:rPr>
          </w:rPrChange>
        </w:rPr>
        <w:t xml:space="preserve">f,u) = c_ENS · </w:t>
      </w:r>
      <w:r>
        <w:rPr>
          <w:rPrChange w:id="1721" w:author="DIEGO CORDOBA URRUTIA" w:date="2026-06-07T04:36:00Z" w16du:dateUtc="2026-06-07T10:36:00Z">
            <w:rPr>
              <w:color w:val="000000"/>
            </w:rPr>
          </w:rPrChange>
        </w:rPr>
        <w:t>Δ</w:t>
      </w:r>
      <w:r w:rsidRPr="00A9569D">
        <w:rPr>
          <w:lang w:val="es-419"/>
          <w:rPrChange w:id="1722" w:author="DIEGO CORDOBA URRUTIA" w:date="2026-06-07T04:36:00Z" w16du:dateUtc="2026-06-07T10:36:00Z">
            <w:rPr>
              <w:color w:val="000000"/>
            </w:rPr>
          </w:rPrChange>
        </w:rPr>
        <w:t>f² · min(u, Ū) − c_opp · u².</w:t>
      </w:r>
    </w:p>
    <w:p w14:paraId="55DE38F2" w14:textId="77777777" w:rsidR="00DA1741" w:rsidRPr="00A9569D" w:rsidRDefault="00000000">
      <w:pPr>
        <w:numPr>
          <w:ilvl w:val="0"/>
          <w:numId w:val="5"/>
        </w:numPr>
        <w:rPr>
          <w:lang w:val="es-419"/>
          <w:rPrChange w:id="1723" w:author="DIEGO CORDOBA URRUTIA" w:date="2026-06-07T04:36:00Z" w16du:dateUtc="2026-06-07T10:36:00Z">
            <w:rPr/>
          </w:rPrChange>
        </w:rPr>
        <w:pPrChange w:id="1724"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1725" w:author="DIEGO CORDOBA URRUTIA" w:date="2026-06-07T04:36:00Z" w16du:dateUtc="2026-06-07T10:36:00Z">
            <w:rPr>
              <w:color w:val="000000"/>
            </w:rPr>
          </w:rPrChange>
        </w:rPr>
        <w:t xml:space="preserve">Barrera de extinción: </w:t>
      </w:r>
      <w:r>
        <w:rPr>
          <w:rPrChange w:id="1726" w:author="DIEGO CORDOBA URRUTIA" w:date="2026-06-07T04:36:00Z" w16du:dateUtc="2026-06-07T10:36:00Z">
            <w:rPr>
              <w:color w:val="000000"/>
            </w:rPr>
          </w:rPrChange>
        </w:rPr>
        <w:t>τ</w:t>
      </w:r>
      <w:r w:rsidRPr="00A9569D">
        <w:rPr>
          <w:lang w:val="es-419"/>
          <w:rPrChange w:id="1727" w:author="DIEGO CORDOBA URRUTIA" w:date="2026-06-07T04:36:00Z" w16du:dateUtc="2026-06-07T10:36:00Z">
            <w:rPr>
              <w:color w:val="000000"/>
            </w:rPr>
          </w:rPrChange>
        </w:rPr>
        <w:t xml:space="preserve">_b = inf{t : </w:t>
      </w:r>
      <w:r>
        <w:rPr>
          <w:rPrChange w:id="1728" w:author="DIEGO CORDOBA URRUTIA" w:date="2026-06-07T04:36:00Z" w16du:dateUtc="2026-06-07T10:36:00Z">
            <w:rPr>
              <w:color w:val="000000"/>
            </w:rPr>
          </w:rPrChange>
        </w:rPr>
        <w:t>Δ</w:t>
      </w:r>
      <w:r w:rsidRPr="00A9569D">
        <w:rPr>
          <w:lang w:val="es-419"/>
          <w:rPrChange w:id="1729" w:author="DIEGO CORDOBA URRUTIA" w:date="2026-06-07T04:36:00Z" w16du:dateUtc="2026-06-07T10:36:00Z">
            <w:rPr>
              <w:color w:val="000000"/>
            </w:rPr>
          </w:rPrChange>
        </w:rPr>
        <w:t>f(t) &lt; −</w:t>
      </w:r>
      <w:r>
        <w:rPr>
          <w:rPrChange w:id="1730" w:author="DIEGO CORDOBA URRUTIA" w:date="2026-06-07T04:36:00Z" w16du:dateUtc="2026-06-07T10:36:00Z">
            <w:rPr>
              <w:color w:val="000000"/>
            </w:rPr>
          </w:rPrChange>
        </w:rPr>
        <w:t>θ</w:t>
      </w:r>
      <w:r w:rsidRPr="00A9569D">
        <w:rPr>
          <w:lang w:val="es-419"/>
          <w:rPrChange w:id="1731" w:author="DIEGO CORDOBA URRUTIA" w:date="2026-06-07T04:36:00Z" w16du:dateUtc="2026-06-07T10:36:00Z">
            <w:rPr>
              <w:color w:val="000000"/>
            </w:rPr>
          </w:rPrChange>
        </w:rPr>
        <w:t xml:space="preserve">_b}, con </w:t>
      </w:r>
      <w:r>
        <w:rPr>
          <w:rPrChange w:id="1732" w:author="DIEGO CORDOBA URRUTIA" w:date="2026-06-07T04:36:00Z" w16du:dateUtc="2026-06-07T10:36:00Z">
            <w:rPr>
              <w:color w:val="000000"/>
            </w:rPr>
          </w:rPrChange>
        </w:rPr>
        <w:t>θ</w:t>
      </w:r>
      <w:r w:rsidRPr="00A9569D">
        <w:rPr>
          <w:lang w:val="es-419"/>
          <w:rPrChange w:id="1733" w:author="DIEGO CORDOBA URRUTIA" w:date="2026-06-07T04:36:00Z" w16du:dateUtc="2026-06-07T10:36:00Z">
            <w:rPr>
              <w:color w:val="000000"/>
            </w:rPr>
          </w:rPrChange>
        </w:rPr>
        <w:t>_b = 0.5 Hz (UFLS).</w:t>
      </w:r>
    </w:p>
    <w:p w14:paraId="493B6D83" w14:textId="77777777" w:rsidR="00DA1741" w:rsidRPr="00A9569D" w:rsidRDefault="00000000">
      <w:pPr>
        <w:numPr>
          <w:ilvl w:val="0"/>
          <w:numId w:val="5"/>
        </w:numPr>
        <w:rPr>
          <w:lang w:val="es-419"/>
          <w:rPrChange w:id="1734" w:author="DIEGO CORDOBA URRUTIA" w:date="2026-06-07T04:36:00Z" w16du:dateUtc="2026-06-07T10:36:00Z">
            <w:rPr/>
          </w:rPrChange>
        </w:rPr>
        <w:pPrChange w:id="1735"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1736" w:author="DIEGO CORDOBA URRUTIA" w:date="2026-06-07T04:36:00Z" w16du:dateUtc="2026-06-07T10:36:00Z">
            <w:rPr>
              <w:color w:val="000000"/>
            </w:rPr>
          </w:rPrChange>
        </w:rPr>
        <w:t>Prima a determinar: P* = V(</w:t>
      </w:r>
      <w:r>
        <w:rPr>
          <w:rPrChange w:id="1737" w:author="DIEGO CORDOBA URRUTIA" w:date="2026-06-07T04:36:00Z" w16du:dateUtc="2026-06-07T10:36:00Z">
            <w:rPr>
              <w:color w:val="000000"/>
            </w:rPr>
          </w:rPrChange>
        </w:rPr>
        <w:t>Δ</w:t>
      </w:r>
      <w:r w:rsidRPr="00A9569D">
        <w:rPr>
          <w:lang w:val="es-419"/>
          <w:rPrChange w:id="1738" w:author="DIEGO CORDOBA URRUTIA" w:date="2026-06-07T04:36:00Z" w16du:dateUtc="2026-06-07T10:36:00Z">
            <w:rPr>
              <w:color w:val="000000"/>
            </w:rPr>
          </w:rPrChange>
        </w:rPr>
        <w:t>f₀, 0; Ū, T) = precio libre de arbitraje.</w:t>
      </w:r>
    </w:p>
    <w:p w14:paraId="07E50D04" w14:textId="77777777" w:rsidR="00DA1741" w:rsidRPr="00A9569D" w:rsidRDefault="00000000">
      <w:pPr>
        <w:pStyle w:val="FirstParagraph"/>
        <w:rPr>
          <w:lang w:val="es-419"/>
          <w:rPrChange w:id="1739" w:author="DIEGO CORDOBA URRUTIA" w:date="2026-06-07T04:36:00Z" w16du:dateUtc="2026-06-07T10:36:00Z">
            <w:rPr/>
          </w:rPrChange>
        </w:rPr>
        <w:pPrChange w:id="1740" w:author="DIEGO CORDOBA URRUTIA" w:date="2026-06-07T04:36:00Z" w16du:dateUtc="2026-06-07T10:36:00Z">
          <w:pPr>
            <w:spacing w:after="200" w:line="380" w:lineRule="auto"/>
            <w:jc w:val="both"/>
          </w:pPr>
        </w:pPrChange>
      </w:pPr>
      <w:r w:rsidRPr="00A9569D">
        <w:rPr>
          <w:lang w:val="es-419"/>
          <w:rPrChange w:id="1741" w:author="DIEGO CORDOBA URRUTIA" w:date="2026-06-07T04:36:00Z" w16du:dateUtc="2026-06-07T10:36:00Z">
            <w:rPr>
              <w:color w:val="000000"/>
            </w:rPr>
          </w:rPrChange>
        </w:rPr>
        <w:t>El precio satisface la desigualdad variacional parabólica:</w:t>
      </w:r>
    </w:p>
    <w:p w14:paraId="7930FE6F" w14:textId="77777777" w:rsidR="00DA1741" w:rsidRPr="00A9569D" w:rsidRDefault="00000000">
      <w:pPr>
        <w:pStyle w:val="BodyText"/>
        <w:rPr>
          <w:lang w:val="es-419"/>
          <w:rPrChange w:id="1742" w:author="DIEGO CORDOBA URRUTIA" w:date="2026-06-07T04:36:00Z" w16du:dateUtc="2026-06-07T10:36:00Z">
            <w:rPr/>
          </w:rPrChange>
        </w:rPr>
        <w:pPrChange w:id="1743" w:author="DIEGO CORDOBA URRUTIA" w:date="2026-06-07T04:36:00Z" w16du:dateUtc="2026-06-07T10:36:00Z">
          <w:pPr>
            <w:spacing w:before="240" w:after="240"/>
            <w:jc w:val="center"/>
          </w:pPr>
        </w:pPrChange>
      </w:pPr>
      <w:r w:rsidRPr="00A9569D">
        <w:rPr>
          <w:lang w:val="es-419"/>
          <w:rPrChange w:id="1744" w:author="DIEGO CORDOBA URRUTIA" w:date="2026-06-07T04:36:00Z" w16du:dateUtc="2026-06-07T10:36:00Z">
            <w:rPr>
              <w:rFonts w:ascii="Cambria Math" w:eastAsia="Cambria Math" w:hAnsi="Cambria Math" w:cs="Cambria Math"/>
              <w:color w:val="0D2B45"/>
              <w:sz w:val="22"/>
              <w:szCs w:val="22"/>
            </w:rPr>
          </w:rPrChange>
        </w:rPr>
        <w:t xml:space="preserve">min { −∂V/∂t − L_OU[V] + r_f V − g(x), </w:t>
      </w:r>
      <w:del w:id="174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1746" w:author="DIEGO CORDOBA URRUTIA" w:date="2026-06-07T04:36:00Z" w16du:dateUtc="2026-06-07T10:36:00Z">
            <w:rPr>
              <w:rFonts w:ascii="Cambria Math" w:eastAsia="Cambria Math" w:hAnsi="Cambria Math" w:cs="Cambria Math"/>
              <w:color w:val="0D2B45"/>
              <w:sz w:val="22"/>
              <w:szCs w:val="22"/>
            </w:rPr>
          </w:rPrChange>
        </w:rPr>
        <w:t xml:space="preserve">V − h(x) } </w:t>
      </w:r>
      <w:ins w:id="1747" w:author="DIEGO CORDOBA URRUTIA" w:date="2026-06-07T04:36:00Z" w16du:dateUtc="2026-06-07T10:36:00Z">
        <w:r w:rsidRPr="00A9569D">
          <w:rPr>
            <w:lang w:val="es-419"/>
          </w:rPr>
          <w:t>=</w:t>
        </w:r>
      </w:ins>
      <w:del w:id="174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1749" w:author="DIEGO CORDOBA URRUTIA" w:date="2026-06-07T04:36:00Z" w16du:dateUtc="2026-06-07T10:36:00Z">
            <w:rPr>
              <w:rFonts w:ascii="Cambria Math" w:eastAsia="Cambria Math" w:hAnsi="Cambria Math" w:cs="Cambria Math"/>
              <w:color w:val="0D2B45"/>
              <w:sz w:val="22"/>
              <w:szCs w:val="22"/>
            </w:rPr>
          </w:rPrChange>
        </w:rPr>
        <w:t xml:space="preserve"> 0,</w:t>
      </w:r>
      <w:del w:id="175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1751" w:author="DIEGO CORDOBA URRUTIA" w:date="2026-06-07T04:36:00Z" w16du:dateUtc="2026-06-07T10:36:00Z">
            <w:rPr>
              <w:rFonts w:ascii="Cambria Math" w:eastAsia="Cambria Math" w:hAnsi="Cambria Math" w:cs="Cambria Math"/>
              <w:color w:val="0D2B45"/>
              <w:sz w:val="22"/>
              <w:szCs w:val="22"/>
            </w:rPr>
          </w:rPrChange>
        </w:rPr>
        <w:t xml:space="preserve"> x &gt; −</w:t>
      </w:r>
      <w:r>
        <w:rPr>
          <w:rPrChange w:id="1752"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1753" w:author="DIEGO CORDOBA URRUTIA" w:date="2026-06-07T04:36:00Z" w16du:dateUtc="2026-06-07T10:36:00Z">
            <w:rPr>
              <w:rFonts w:ascii="Cambria Math" w:eastAsia="Cambria Math" w:hAnsi="Cambria Math" w:cs="Cambria Math"/>
              <w:color w:val="0D2B45"/>
              <w:sz w:val="22"/>
              <w:szCs w:val="22"/>
            </w:rPr>
          </w:rPrChange>
        </w:rPr>
        <w:t>_b</w:t>
      </w:r>
    </w:p>
    <w:p w14:paraId="679DDA10" w14:textId="77777777" w:rsidR="00DA1741" w:rsidRPr="00A9569D" w:rsidRDefault="00000000">
      <w:pPr>
        <w:pStyle w:val="BodyText"/>
        <w:rPr>
          <w:lang w:val="es-419"/>
          <w:rPrChange w:id="1754" w:author="DIEGO CORDOBA URRUTIA" w:date="2026-06-07T04:36:00Z" w16du:dateUtc="2026-06-07T10:36:00Z">
            <w:rPr/>
          </w:rPrChange>
        </w:rPr>
        <w:pPrChange w:id="1755" w:author="DIEGO CORDOBA URRUTIA" w:date="2026-06-07T04:36:00Z" w16du:dateUtc="2026-06-07T10:36:00Z">
          <w:pPr>
            <w:spacing w:before="240" w:after="240"/>
            <w:jc w:val="center"/>
          </w:pPr>
        </w:pPrChange>
      </w:pPr>
      <w:r w:rsidRPr="00A9569D">
        <w:rPr>
          <w:lang w:val="es-419"/>
          <w:rPrChange w:id="1756" w:author="DIEGO CORDOBA URRUTIA" w:date="2026-06-07T04:36:00Z" w16du:dateUtc="2026-06-07T10:36:00Z">
            <w:rPr>
              <w:rFonts w:ascii="Cambria Math" w:eastAsia="Cambria Math" w:hAnsi="Cambria Math" w:cs="Cambria Math"/>
              <w:color w:val="0D2B45"/>
              <w:sz w:val="22"/>
              <w:szCs w:val="22"/>
            </w:rPr>
          </w:rPrChange>
        </w:rPr>
        <w:t>V(−</w:t>
      </w:r>
      <w:r>
        <w:rPr>
          <w:rPrChange w:id="1757"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1758" w:author="DIEGO CORDOBA URRUTIA" w:date="2026-06-07T04:36:00Z" w16du:dateUtc="2026-06-07T10:36:00Z">
            <w:rPr>
              <w:rFonts w:ascii="Cambria Math" w:eastAsia="Cambria Math" w:hAnsi="Cambria Math" w:cs="Cambria Math"/>
              <w:color w:val="0D2B45"/>
              <w:sz w:val="22"/>
              <w:szCs w:val="22"/>
            </w:rPr>
          </w:rPrChange>
        </w:rPr>
        <w:t xml:space="preserve">_b, t) = 0 </w:t>
      </w:r>
      <w:del w:id="1759"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760" w:author="DIEGO CORDOBA URRUTIA" w:date="2026-06-07T04:36:00Z" w16du:dateUtc="2026-06-07T10:36:00Z">
            <w:rPr>
              <w:rFonts w:ascii="Cambria Math" w:eastAsia="Cambria Math" w:hAnsi="Cambria Math" w:cs="Cambria Math"/>
              <w:color w:val="0D2B45"/>
              <w:sz w:val="22"/>
              <w:szCs w:val="22"/>
            </w:rPr>
          </w:rPrChange>
        </w:rPr>
        <w:t>(absorción en la barrera)</w:t>
      </w:r>
    </w:p>
    <w:p w14:paraId="2DC38DAD" w14:textId="77777777" w:rsidR="00DA1741" w:rsidRPr="00A9569D" w:rsidRDefault="00000000">
      <w:pPr>
        <w:pStyle w:val="BodyText"/>
        <w:rPr>
          <w:lang w:val="es-419"/>
          <w:rPrChange w:id="1761" w:author="DIEGO CORDOBA URRUTIA" w:date="2026-06-07T04:36:00Z" w16du:dateUtc="2026-06-07T10:36:00Z">
            <w:rPr/>
          </w:rPrChange>
        </w:rPr>
        <w:pPrChange w:id="1762" w:author="DIEGO CORDOBA URRUTIA" w:date="2026-06-07T04:36:00Z" w16du:dateUtc="2026-06-07T10:36:00Z">
          <w:pPr>
            <w:spacing w:before="240" w:after="240"/>
            <w:jc w:val="center"/>
          </w:pPr>
        </w:pPrChange>
      </w:pPr>
      <w:r w:rsidRPr="00A9569D">
        <w:rPr>
          <w:lang w:val="es-419"/>
          <w:rPrChange w:id="1763" w:author="DIEGO CORDOBA URRUTIA" w:date="2026-06-07T04:36:00Z" w16du:dateUtc="2026-06-07T10:36:00Z">
            <w:rPr>
              <w:rFonts w:ascii="Cambria Math" w:eastAsia="Cambria Math" w:hAnsi="Cambria Math" w:cs="Cambria Math"/>
              <w:color w:val="0D2B45"/>
              <w:sz w:val="22"/>
              <w:szCs w:val="22"/>
            </w:rPr>
          </w:rPrChange>
        </w:rPr>
        <w:t>V(x, T) = 0</w:t>
      </w:r>
      <w:del w:id="1764"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1765" w:author="DIEGO CORDOBA URRUTIA" w:date="2026-06-07T04:36:00Z" w16du:dateUtc="2026-06-07T10:36:00Z">
            <w:rPr>
              <w:rFonts w:ascii="Cambria Math" w:eastAsia="Cambria Math" w:hAnsi="Cambria Math" w:cs="Cambria Math"/>
              <w:color w:val="0D2B45"/>
              <w:sz w:val="22"/>
              <w:szCs w:val="22"/>
            </w:rPr>
          </w:rPrChange>
        </w:rPr>
        <w:t xml:space="preserve"> (sin valor al vencimiento)</w:t>
      </w:r>
    </w:p>
    <w:p w14:paraId="421EF4F9" w14:textId="77777777" w:rsidR="00DA1741" w:rsidRPr="00A9569D" w:rsidRDefault="00000000">
      <w:pPr>
        <w:pStyle w:val="BodyText"/>
        <w:rPr>
          <w:lang w:val="es-419"/>
          <w:rPrChange w:id="1766" w:author="DIEGO CORDOBA URRUTIA" w:date="2026-06-07T04:36:00Z" w16du:dateUtc="2026-06-07T10:36:00Z">
            <w:rPr/>
          </w:rPrChange>
        </w:rPr>
        <w:pPrChange w:id="1767" w:author="DIEGO CORDOBA URRUTIA" w:date="2026-06-07T04:36:00Z" w16du:dateUtc="2026-06-07T10:36:00Z">
          <w:pPr>
            <w:spacing w:after="200" w:line="380" w:lineRule="auto"/>
            <w:jc w:val="both"/>
          </w:pPr>
        </w:pPrChange>
      </w:pPr>
      <w:r w:rsidRPr="00A9569D">
        <w:rPr>
          <w:lang w:val="es-419"/>
          <w:rPrChange w:id="1768" w:author="DIEGO CORDOBA URRUTIA" w:date="2026-06-07T04:36:00Z" w16du:dateUtc="2026-06-07T10:36:00Z">
            <w:rPr>
              <w:color w:val="000000"/>
            </w:rPr>
          </w:rPrChange>
        </w:rPr>
        <w:t xml:space="preserve">donde L_OU[V] = </w:t>
      </w:r>
      <w:r>
        <w:rPr>
          <w:rPrChange w:id="1769" w:author="DIEGO CORDOBA URRUTIA" w:date="2026-06-07T04:36:00Z" w16du:dateUtc="2026-06-07T10:36:00Z">
            <w:rPr>
              <w:color w:val="000000"/>
            </w:rPr>
          </w:rPrChange>
        </w:rPr>
        <w:t>κ</w:t>
      </w:r>
      <w:r w:rsidRPr="00A9569D">
        <w:rPr>
          <w:lang w:val="es-419"/>
          <w:rPrChange w:id="1770" w:author="DIEGO CORDOBA URRUTIA" w:date="2026-06-07T04:36:00Z" w16du:dateUtc="2026-06-07T10:36:00Z">
            <w:rPr>
              <w:color w:val="000000"/>
            </w:rPr>
          </w:rPrChange>
        </w:rPr>
        <w:t>(</w:t>
      </w:r>
      <w:r>
        <w:rPr>
          <w:rPrChange w:id="1771" w:author="DIEGO CORDOBA URRUTIA" w:date="2026-06-07T04:36:00Z" w16du:dateUtc="2026-06-07T10:36:00Z">
            <w:rPr>
              <w:color w:val="000000"/>
            </w:rPr>
          </w:rPrChange>
        </w:rPr>
        <w:t>μ</w:t>
      </w:r>
      <w:r w:rsidRPr="00A9569D">
        <w:rPr>
          <w:lang w:val="es-419"/>
          <w:rPrChange w:id="1772" w:author="DIEGO CORDOBA URRUTIA" w:date="2026-06-07T04:36:00Z" w16du:dateUtc="2026-06-07T10:36:00Z">
            <w:rPr>
              <w:color w:val="000000"/>
            </w:rPr>
          </w:rPrChange>
        </w:rPr>
        <w:t>−x)∂V/∂x + ½</w:t>
      </w:r>
      <w:r>
        <w:rPr>
          <w:rPrChange w:id="1773" w:author="DIEGO CORDOBA URRUTIA" w:date="2026-06-07T04:36:00Z" w16du:dateUtc="2026-06-07T10:36:00Z">
            <w:rPr>
              <w:color w:val="000000"/>
            </w:rPr>
          </w:rPrChange>
        </w:rPr>
        <w:t>σ</w:t>
      </w:r>
      <w:r w:rsidRPr="00A9569D">
        <w:rPr>
          <w:lang w:val="es-419"/>
          <w:rPrChange w:id="1774" w:author="DIEGO CORDOBA URRUTIA" w:date="2026-06-07T04:36:00Z" w16du:dateUtc="2026-06-07T10:36:00Z">
            <w:rPr>
              <w:color w:val="000000"/>
            </w:rPr>
          </w:rPrChange>
        </w:rPr>
        <w:t xml:space="preserve">_OU² ∂²V/∂x², g(x) = c_ENS x² y h(x) = </w:t>
      </w:r>
      <w:r>
        <w:rPr>
          <w:rPrChange w:id="1775" w:author="DIEGO CORDOBA URRUTIA" w:date="2026-06-07T04:36:00Z" w16du:dateUtc="2026-06-07T10:36:00Z">
            <w:rPr>
              <w:color w:val="000000"/>
            </w:rPr>
          </w:rPrChange>
        </w:rPr>
        <w:t>π</w:t>
      </w:r>
      <w:r w:rsidRPr="00A9569D">
        <w:rPr>
          <w:lang w:val="es-419"/>
          <w:rPrChange w:id="1776" w:author="DIEGO CORDOBA URRUTIA" w:date="2026-06-07T04:36:00Z" w16du:dateUtc="2026-06-07T10:36:00Z">
            <w:rPr>
              <w:color w:val="000000"/>
            </w:rPr>
          </w:rPrChange>
        </w:rPr>
        <w:t>(x, Ū).</w:t>
      </w:r>
    </w:p>
    <w:p w14:paraId="38A8C71B" w14:textId="77777777" w:rsidR="00DA1741" w:rsidRPr="00A9569D" w:rsidRDefault="00000000">
      <w:pPr>
        <w:pStyle w:val="Heading2"/>
        <w:rPr>
          <w:lang w:val="es-419"/>
          <w:rPrChange w:id="1777" w:author="DIEGO CORDOBA URRUTIA" w:date="2026-06-07T04:36:00Z" w16du:dateUtc="2026-06-07T10:36:00Z">
            <w:rPr/>
          </w:rPrChange>
        </w:rPr>
      </w:pPr>
      <w:bookmarkStart w:id="1778" w:name="_Toc231042670"/>
      <w:r w:rsidRPr="00A9569D">
        <w:rPr>
          <w:lang w:val="es-419"/>
          <w:rPrChange w:id="1779" w:author="DIEGO CORDOBA URRUTIA" w:date="2026-06-07T04:36:00Z" w16du:dateUtc="2026-06-07T10:36:00Z">
            <w:rPr/>
          </w:rPrChange>
        </w:rPr>
        <w:t>2.3</w:t>
      </w:r>
      <w:del w:id="1780" w:author="DIEGO CORDOBA URRUTIA" w:date="2026-06-07T04:36:00Z" w16du:dateUtc="2026-06-07T10:36:00Z">
        <w:r>
          <w:rPr>
            <w:rFonts w:ascii="Arial" w:eastAsia="Arial" w:hAnsi="Arial" w:cs="Arial"/>
            <w:color w:val="0F6E56"/>
          </w:rPr>
          <w:delText xml:space="preserve"> </w:delText>
        </w:r>
      </w:del>
      <w:r w:rsidRPr="00A9569D">
        <w:rPr>
          <w:lang w:val="es-419"/>
          <w:rPrChange w:id="1781" w:author="DIEGO CORDOBA URRUTIA" w:date="2026-06-07T04:36:00Z" w16du:dateUtc="2026-06-07T10:36:00Z">
            <w:rPr/>
          </w:rPrChange>
        </w:rPr>
        <w:t xml:space="preserve"> La Frontera Libre y el Algoritmo PSOR</w:t>
      </w:r>
      <w:bookmarkEnd w:id="1778"/>
    </w:p>
    <w:p w14:paraId="3DEB17B2" w14:textId="77777777" w:rsidR="00DA1741" w:rsidRPr="00A9569D" w:rsidRDefault="00000000">
      <w:pPr>
        <w:pStyle w:val="FirstParagraph"/>
        <w:rPr>
          <w:lang w:val="es-419"/>
          <w:rPrChange w:id="1782" w:author="DIEGO CORDOBA URRUTIA" w:date="2026-06-07T04:36:00Z" w16du:dateUtc="2026-06-07T10:36:00Z">
            <w:rPr/>
          </w:rPrChange>
        </w:rPr>
        <w:pPrChange w:id="1783" w:author="DIEGO CORDOBA URRUTIA" w:date="2026-06-07T04:36:00Z" w16du:dateUtc="2026-06-07T10:36:00Z">
          <w:pPr>
            <w:spacing w:after="200" w:line="380" w:lineRule="auto"/>
            <w:jc w:val="both"/>
          </w:pPr>
        </w:pPrChange>
      </w:pPr>
      <w:r w:rsidRPr="00A9569D">
        <w:rPr>
          <w:lang w:val="es-419"/>
          <w:rPrChange w:id="1784" w:author="DIEGO CORDOBA URRUTIA" w:date="2026-06-07T04:36:00Z" w16du:dateUtc="2026-06-07T10:36:00Z">
            <w:rPr>
              <w:color w:val="000000"/>
            </w:rPr>
          </w:rPrChange>
        </w:rPr>
        <w:t>La frontera libre x*(t) —umbral óptimo de intervención— separa la región de continuación C = {V &gt; h} de la región de ejercicio E = {V = h}. Se calcula mediante el algoritmo PSOR (Projected Successive Over-Relaxation) con esquema Crank-Nicolson sobre malla de N_x = 500 puntos en [−</w:t>
      </w:r>
      <w:r>
        <w:rPr>
          <w:rPrChange w:id="1785" w:author="DIEGO CORDOBA URRUTIA" w:date="2026-06-07T04:36:00Z" w16du:dateUtc="2026-06-07T10:36:00Z">
            <w:rPr>
              <w:color w:val="000000"/>
            </w:rPr>
          </w:rPrChange>
        </w:rPr>
        <w:t>θ</w:t>
      </w:r>
      <w:r w:rsidRPr="00A9569D">
        <w:rPr>
          <w:lang w:val="es-419"/>
          <w:rPrChange w:id="1786" w:author="DIEGO CORDOBA URRUTIA" w:date="2026-06-07T04:36:00Z" w16du:dateUtc="2026-06-07T10:36:00Z">
            <w:rPr>
              <w:color w:val="000000"/>
            </w:rPr>
          </w:rPrChange>
        </w:rPr>
        <w:t xml:space="preserve">_b, </w:t>
      </w:r>
      <w:r>
        <w:rPr>
          <w:rPrChange w:id="1787" w:author="DIEGO CORDOBA URRUTIA" w:date="2026-06-07T04:36:00Z" w16du:dateUtc="2026-06-07T10:36:00Z">
            <w:rPr>
              <w:color w:val="000000"/>
            </w:rPr>
          </w:rPrChange>
        </w:rPr>
        <w:t>θ</w:t>
      </w:r>
      <w:r w:rsidRPr="00A9569D">
        <w:rPr>
          <w:lang w:val="es-419"/>
          <w:rPrChange w:id="1788" w:author="DIEGO CORDOBA URRUTIA" w:date="2026-06-07T04:36:00Z" w16du:dateUtc="2026-06-07T10:36:00Z">
            <w:rPr>
              <w:color w:val="000000"/>
            </w:rPr>
          </w:rPrChange>
        </w:rPr>
        <w:t>_max] y N_t = 1,000 pasos en [0,T]:</w:t>
      </w:r>
    </w:p>
    <w:p w14:paraId="7EF8ED0A" w14:textId="77777777" w:rsidR="00DA1741" w:rsidRPr="00A9569D" w:rsidRDefault="00000000">
      <w:pPr>
        <w:numPr>
          <w:ilvl w:val="0"/>
          <w:numId w:val="5"/>
        </w:numPr>
        <w:rPr>
          <w:lang w:val="es-419"/>
          <w:rPrChange w:id="1789" w:author="DIEGO CORDOBA URRUTIA" w:date="2026-06-07T04:36:00Z" w16du:dateUtc="2026-06-07T10:36:00Z">
            <w:rPr/>
          </w:rPrChange>
        </w:rPr>
        <w:pPrChange w:id="1790"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1791" w:author="DIEGO CORDOBA URRUTIA" w:date="2026-06-07T04:36:00Z" w16du:dateUtc="2026-06-07T10:36:00Z">
            <w:rPr>
              <w:color w:val="000000"/>
            </w:rPr>
          </w:rPrChange>
        </w:rPr>
        <w:t>Inicializar V^{N_t}(x_i) = 0 ∀i.</w:t>
      </w:r>
    </w:p>
    <w:p w14:paraId="2EAA8F9F" w14:textId="77777777" w:rsidR="00DA1741" w:rsidRPr="00A9569D" w:rsidRDefault="00000000">
      <w:pPr>
        <w:numPr>
          <w:ilvl w:val="0"/>
          <w:numId w:val="5"/>
        </w:numPr>
        <w:rPr>
          <w:lang w:val="es-419"/>
          <w:rPrChange w:id="1792" w:author="DIEGO CORDOBA URRUTIA" w:date="2026-06-07T04:36:00Z" w16du:dateUtc="2026-06-07T10:36:00Z">
            <w:rPr/>
          </w:rPrChange>
        </w:rPr>
        <w:pPrChange w:id="1793"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1794" w:author="DIEGO CORDOBA URRUTIA" w:date="2026-06-07T04:36:00Z" w16du:dateUtc="2026-06-07T10:36:00Z">
            <w:rPr>
              <w:color w:val="000000"/>
            </w:rPr>
          </w:rPrChange>
        </w:rPr>
        <w:t>Retroceder en tiempo resolviendo el sistema implícito A·V^j = B·V^{j+1} + f en cada paso j.</w:t>
      </w:r>
    </w:p>
    <w:p w14:paraId="60548B52" w14:textId="77777777" w:rsidR="00DA1741" w:rsidRDefault="00000000">
      <w:pPr>
        <w:numPr>
          <w:ilvl w:val="0"/>
          <w:numId w:val="5"/>
        </w:numPr>
        <w:pPrChange w:id="1795" w:author="DIEGO CORDOBA URRUTIA" w:date="2026-06-07T04:36:00Z" w16du:dateUtc="2026-06-07T10:36:00Z">
          <w:pPr>
            <w:pStyle w:val="ListParagraph"/>
            <w:numPr>
              <w:numId w:val="3"/>
            </w:numPr>
            <w:spacing w:before="40" w:after="60" w:line="340" w:lineRule="auto"/>
            <w:ind w:left="720" w:hanging="360"/>
          </w:pPr>
        </w:pPrChange>
      </w:pPr>
      <w:r>
        <w:rPr>
          <w:rPrChange w:id="1796" w:author="DIEGO CORDOBA URRUTIA" w:date="2026-06-07T04:36:00Z" w16du:dateUtc="2026-06-07T10:36:00Z">
            <w:rPr>
              <w:color w:val="000000"/>
            </w:rPr>
          </w:rPrChange>
        </w:rPr>
        <w:t>Proyectar: V^j(x_i) ← max(V^j(x_i), h(x_i)).</w:t>
      </w:r>
    </w:p>
    <w:p w14:paraId="2671AA59" w14:textId="77777777" w:rsidR="00DA1741" w:rsidRDefault="00000000">
      <w:pPr>
        <w:numPr>
          <w:ilvl w:val="0"/>
          <w:numId w:val="5"/>
        </w:numPr>
        <w:pPrChange w:id="1797" w:author="DIEGO CORDOBA URRUTIA" w:date="2026-06-07T04:36:00Z" w16du:dateUtc="2026-06-07T10:36:00Z">
          <w:pPr>
            <w:pStyle w:val="ListParagraph"/>
            <w:numPr>
              <w:numId w:val="3"/>
            </w:numPr>
            <w:spacing w:before="40" w:after="60" w:line="340" w:lineRule="auto"/>
            <w:ind w:left="720" w:hanging="360"/>
          </w:pPr>
        </w:pPrChange>
      </w:pPr>
      <w:r>
        <w:rPr>
          <w:rPrChange w:id="1798" w:author="DIEGO CORDOBA URRUTIA" w:date="2026-06-07T04:36:00Z" w16du:dateUtc="2026-06-07T10:36:00Z">
            <w:rPr>
              <w:color w:val="000000"/>
            </w:rPr>
          </w:rPrChange>
        </w:rPr>
        <w:lastRenderedPageBreak/>
        <w:t>Identificar x*(t_j) = min{x_i : V^j(x_i) = h(x_i)}.</w:t>
      </w:r>
    </w:p>
    <w:p w14:paraId="71A0DED6" w14:textId="77777777" w:rsidR="00DA1741" w:rsidRPr="00A9569D" w:rsidRDefault="00000000">
      <w:pPr>
        <w:pStyle w:val="FirstParagraph"/>
        <w:rPr>
          <w:lang w:val="es-419"/>
          <w:rPrChange w:id="1799" w:author="DIEGO CORDOBA URRUTIA" w:date="2026-06-07T04:36:00Z" w16du:dateUtc="2026-06-07T10:36:00Z">
            <w:rPr/>
          </w:rPrChange>
        </w:rPr>
        <w:pPrChange w:id="1800" w:author="DIEGO CORDOBA URRUTIA" w:date="2026-06-07T04:36:00Z" w16du:dateUtc="2026-06-07T10:36:00Z">
          <w:pPr>
            <w:spacing w:after="200" w:line="380" w:lineRule="auto"/>
            <w:jc w:val="both"/>
          </w:pPr>
        </w:pPrChange>
      </w:pPr>
      <w:r w:rsidRPr="00A9569D">
        <w:rPr>
          <w:lang w:val="es-419"/>
          <w:rPrChange w:id="1801" w:author="DIEGO CORDOBA URRUTIA" w:date="2026-06-07T04:36:00Z" w16du:dateUtc="2026-06-07T10:36:00Z">
            <w:rPr>
              <w:color w:val="000000"/>
            </w:rPr>
          </w:rPrChange>
        </w:rPr>
        <w:t>Para los parámetros CENACE calibrados (r_f = 0.115, c_ENS = 2,840 $/Hz²·h, c_opp = 85 $/MW²·h, T = 1 año), la frontera libre en t = 0 es x*(0) ≈ −0.024 Hz. Esto significa que el regulador óptimo interviene cuando la desviación supera 24 mHz —apenas por encima de la banda muerta NERC de 17 mHz— y aumenta su propensión a intervenir conforme se aproxima el vencimiento del contrato (efecto time-to-expiry), análogamente al ejercicio anticipado de una put americana.</w:t>
      </w:r>
    </w:p>
    <w:p w14:paraId="4391B506" w14:textId="77777777" w:rsidR="00DA1741" w:rsidRDefault="00000000">
      <w:pPr>
        <w:pStyle w:val="Heading2"/>
      </w:pPr>
      <w:bookmarkStart w:id="1802" w:name="_Toc231042671"/>
      <w:r>
        <w:rPr>
          <w:rFonts w:ascii="Arial" w:eastAsia="Arial" w:hAnsi="Arial" w:cs="Arial"/>
          <w:color w:val="0F6E56"/>
        </w:rPr>
        <w:t>2.4</w:t>
      </w:r>
      <w:del w:id="1803" w:author="DIEGO CORDOBA URRUTIA" w:date="2026-06-07T04:36:00Z" w16du:dateUtc="2026-06-07T10:36:00Z">
        <w:r>
          <w:rPr>
            <w:rFonts w:ascii="Arial" w:eastAsia="Arial" w:hAnsi="Arial" w:cs="Arial"/>
            <w:color w:val="0F6E56"/>
          </w:rPr>
          <w:delText xml:space="preserve"> </w:delText>
        </w:r>
      </w:del>
      <w:r>
        <w:rPr>
          <w:rFonts w:ascii="Arial" w:eastAsia="Arial" w:hAnsi="Arial" w:cs="Arial"/>
          <w:color w:val="0F6E56"/>
        </w:rPr>
        <w:t xml:space="preserve"> </w:t>
      </w:r>
      <w:proofErr w:type="spellStart"/>
      <w:r>
        <w:rPr>
          <w:rFonts w:ascii="Arial" w:eastAsia="Arial" w:hAnsi="Arial" w:cs="Arial"/>
          <w:color w:val="0F6E56"/>
        </w:rPr>
        <w:t>Descomposición</w:t>
      </w:r>
      <w:proofErr w:type="spellEnd"/>
      <w:r>
        <w:rPr>
          <w:rFonts w:ascii="Arial" w:eastAsia="Arial" w:hAnsi="Arial" w:cs="Arial"/>
          <w:color w:val="0F6E56"/>
        </w:rPr>
        <w:t xml:space="preserve"> del </w:t>
      </w:r>
      <w:proofErr w:type="spellStart"/>
      <w:r>
        <w:rPr>
          <w:rFonts w:ascii="Arial" w:eastAsia="Arial" w:hAnsi="Arial" w:cs="Arial"/>
          <w:color w:val="0F6E56"/>
        </w:rPr>
        <w:t>Precio</w:t>
      </w:r>
      <w:bookmarkEnd w:id="1802"/>
      <w:proofErr w:type="spellEnd"/>
    </w:p>
    <w:tbl>
      <w:tblPr>
        <w:tblStyle w:val="Table"/>
        <w:tblW w:w="5000" w:type="pct"/>
        <w:tblLook w:val="0020" w:firstRow="1" w:lastRow="0" w:firstColumn="0" w:lastColumn="0" w:noHBand="0" w:noVBand="0"/>
        <w:tblPrChange w:id="1804"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438"/>
        <w:gridCol w:w="1730"/>
        <w:gridCol w:w="1400"/>
        <w:gridCol w:w="2792"/>
        <w:tblGridChange w:id="1805">
          <w:tblGrid>
            <w:gridCol w:w="1"/>
            <w:gridCol w:w="2700"/>
            <w:gridCol w:w="737"/>
            <w:gridCol w:w="1063"/>
            <w:gridCol w:w="667"/>
            <w:gridCol w:w="533"/>
            <w:gridCol w:w="867"/>
            <w:gridCol w:w="2792"/>
            <w:gridCol w:w="1"/>
          </w:tblGrid>
        </w:tblGridChange>
      </w:tblGrid>
      <w:tr w:rsidR="00DA1741" w14:paraId="5F40C6B1" w14:textId="77777777" w:rsidTr="00A7071E">
        <w:tblPrEx>
          <w:tblPrExChange w:id="1806"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1807" w:author="DIEGO CORDOBA URRUTIA" w:date="2026-06-07T04:36:00Z" w16du:dateUtc="2026-06-07T10:36:00Z">
            <w:trPr>
              <w:gridBefore w:val="1"/>
              <w:tblHeader/>
            </w:trPr>
          </w:trPrChange>
        </w:trPr>
        <w:tc>
          <w:tcPr>
            <w:tcW w:w="0" w:type="auto"/>
            <w:tcPrChange w:id="1808"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7DA75A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80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810" w:author="DIEGO CORDOBA URRUTIA" w:date="2026-06-07T04:36:00Z" w16du:dateUtc="2026-06-07T10:36:00Z">
                  <w:rPr>
                    <w:rFonts w:ascii="Arial" w:eastAsia="Arial" w:hAnsi="Arial" w:cs="Arial"/>
                    <w:b/>
                    <w:bCs/>
                    <w:color w:val="FFFFFF"/>
                    <w:sz w:val="19"/>
                    <w:szCs w:val="19"/>
                  </w:rPr>
                </w:rPrChange>
              </w:rPr>
              <w:t>Componente</w:t>
            </w:r>
          </w:p>
        </w:tc>
        <w:tc>
          <w:tcPr>
            <w:tcW w:w="0" w:type="auto"/>
            <w:tcPrChange w:id="181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2DF8226"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81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813" w:author="DIEGO CORDOBA URRUTIA" w:date="2026-06-07T04:36:00Z" w16du:dateUtc="2026-06-07T10:36:00Z">
                  <w:rPr>
                    <w:rFonts w:ascii="Arial" w:eastAsia="Arial" w:hAnsi="Arial" w:cs="Arial"/>
                    <w:b/>
                    <w:bCs/>
                    <w:color w:val="FFFFFF"/>
                    <w:sz w:val="19"/>
                    <w:szCs w:val="19"/>
                  </w:rPr>
                </w:rPrChange>
              </w:rPr>
              <w:t>MXN/MW-año</w:t>
            </w:r>
          </w:p>
        </w:tc>
        <w:tc>
          <w:tcPr>
            <w:tcW w:w="0" w:type="auto"/>
            <w:tcPrChange w:id="1814"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390AB6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81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816" w:author="DIEGO CORDOBA URRUTIA" w:date="2026-06-07T04:36:00Z" w16du:dateUtc="2026-06-07T10:36:00Z">
                  <w:rPr>
                    <w:rFonts w:ascii="Arial" w:eastAsia="Arial" w:hAnsi="Arial" w:cs="Arial"/>
                    <w:b/>
                    <w:bCs/>
                    <w:color w:val="FFFFFF"/>
                    <w:sz w:val="19"/>
                    <w:szCs w:val="19"/>
                  </w:rPr>
                </w:rPrChange>
              </w:rPr>
              <w:t>% del Total</w:t>
            </w:r>
          </w:p>
        </w:tc>
        <w:tc>
          <w:tcPr>
            <w:tcW w:w="0" w:type="auto"/>
            <w:tcPrChange w:id="1817"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00D09E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81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819" w:author="DIEGO CORDOBA URRUTIA" w:date="2026-06-07T04:36:00Z" w16du:dateUtc="2026-06-07T10:36:00Z">
                  <w:rPr>
                    <w:rFonts w:ascii="Arial" w:eastAsia="Arial" w:hAnsi="Arial" w:cs="Arial"/>
                    <w:b/>
                    <w:bCs/>
                    <w:color w:val="FFFFFF"/>
                    <w:sz w:val="19"/>
                    <w:szCs w:val="19"/>
                  </w:rPr>
                </w:rPrChange>
              </w:rPr>
              <w:t>Descripción</w:t>
            </w:r>
          </w:p>
        </w:tc>
      </w:tr>
      <w:tr w:rsidR="00DA1741" w14:paraId="21DFE3EF" w14:textId="77777777">
        <w:tblPrEx>
          <w:tblPrExChange w:id="1820" w:author="DIEGO CORDOBA URRUTIA" w:date="2026-06-07T04:36:00Z" w16du:dateUtc="2026-06-07T10:36:00Z">
            <w:tblPrEx>
              <w:tblCellMar>
                <w:top w:w="0" w:type="dxa"/>
                <w:bottom w:w="0" w:type="dxa"/>
              </w:tblCellMar>
            </w:tblPrEx>
          </w:tblPrExChange>
        </w:tblPrEx>
        <w:trPr>
          <w:trPrChange w:id="1821" w:author="DIEGO CORDOBA URRUTIA" w:date="2026-06-07T04:36:00Z" w16du:dateUtc="2026-06-07T10:36:00Z">
            <w:trPr>
              <w:gridBefore w:val="1"/>
            </w:trPr>
          </w:trPrChange>
        </w:trPr>
        <w:tc>
          <w:tcPr>
            <w:tcW w:w="0" w:type="auto"/>
            <w:tcPrChange w:id="1822"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31358DB" w14:textId="77777777" w:rsidR="00DA1741" w:rsidRDefault="00000000">
            <w:pPr>
              <w:pStyle w:val="Compact"/>
              <w:pPrChange w:id="1823" w:author="DIEGO CORDOBA URRUTIA" w:date="2026-06-07T04:36:00Z" w16du:dateUtc="2026-06-07T10:36:00Z">
                <w:pPr>
                  <w:jc w:val="both"/>
                </w:pPr>
              </w:pPrChange>
            </w:pPr>
            <w:r>
              <w:rPr>
                <w:rPrChange w:id="1824" w:author="DIEGO CORDOBA URRUTIA" w:date="2026-06-07T04:36:00Z" w16du:dateUtc="2026-06-07T10:36:00Z">
                  <w:rPr>
                    <w:rFonts w:ascii="Arial" w:eastAsia="Arial" w:hAnsi="Arial" w:cs="Arial"/>
                    <w:color w:val="000000"/>
                    <w:sz w:val="19"/>
                    <w:szCs w:val="19"/>
                  </w:rPr>
                </w:rPrChange>
              </w:rPr>
              <w:t>Valor base (Black-Scholes OU)</w:t>
            </w:r>
          </w:p>
        </w:tc>
        <w:tc>
          <w:tcPr>
            <w:tcW w:w="0" w:type="auto"/>
            <w:tcPrChange w:id="182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8449A42" w14:textId="77777777" w:rsidR="00DA1741" w:rsidRDefault="00000000">
            <w:pPr>
              <w:pStyle w:val="Compact"/>
              <w:pPrChange w:id="1826" w:author="DIEGO CORDOBA URRUTIA" w:date="2026-06-07T04:36:00Z" w16du:dateUtc="2026-06-07T10:36:00Z">
                <w:pPr>
                  <w:jc w:val="both"/>
                </w:pPr>
              </w:pPrChange>
            </w:pPr>
            <w:r>
              <w:rPr>
                <w:rPrChange w:id="1827" w:author="DIEGO CORDOBA URRUTIA" w:date="2026-06-07T04:36:00Z" w16du:dateUtc="2026-06-07T10:36:00Z">
                  <w:rPr>
                    <w:rFonts w:ascii="Arial" w:eastAsia="Arial" w:hAnsi="Arial" w:cs="Arial"/>
                    <w:color w:val="000000"/>
                    <w:sz w:val="19"/>
                    <w:szCs w:val="19"/>
                  </w:rPr>
                </w:rPrChange>
              </w:rPr>
              <w:t>1,247,800</w:t>
            </w:r>
          </w:p>
        </w:tc>
        <w:tc>
          <w:tcPr>
            <w:tcW w:w="0" w:type="auto"/>
            <w:tcPrChange w:id="182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ADEA181" w14:textId="77777777" w:rsidR="00DA1741" w:rsidRDefault="00000000">
            <w:pPr>
              <w:pStyle w:val="Compact"/>
              <w:pPrChange w:id="1829" w:author="DIEGO CORDOBA URRUTIA" w:date="2026-06-07T04:36:00Z" w16du:dateUtc="2026-06-07T10:36:00Z">
                <w:pPr>
                  <w:jc w:val="both"/>
                </w:pPr>
              </w:pPrChange>
            </w:pPr>
            <w:r>
              <w:rPr>
                <w:rPrChange w:id="1830" w:author="DIEGO CORDOBA URRUTIA" w:date="2026-06-07T04:36:00Z" w16du:dateUtc="2026-06-07T10:36:00Z">
                  <w:rPr>
                    <w:rFonts w:ascii="Arial" w:eastAsia="Arial" w:hAnsi="Arial" w:cs="Arial"/>
                    <w:color w:val="000000"/>
                    <w:sz w:val="19"/>
                    <w:szCs w:val="19"/>
                  </w:rPr>
                </w:rPrChange>
              </w:rPr>
              <w:t>52.1%</w:t>
            </w:r>
          </w:p>
        </w:tc>
        <w:tc>
          <w:tcPr>
            <w:tcW w:w="0" w:type="auto"/>
            <w:tcPrChange w:id="1831"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9E6AF4C" w14:textId="77777777" w:rsidR="00DA1741" w:rsidRDefault="00000000">
            <w:pPr>
              <w:pStyle w:val="Compact"/>
              <w:pPrChange w:id="1832" w:author="DIEGO CORDOBA URRUTIA" w:date="2026-06-07T04:36:00Z" w16du:dateUtc="2026-06-07T10:36:00Z">
                <w:pPr>
                  <w:jc w:val="both"/>
                </w:pPr>
              </w:pPrChange>
            </w:pPr>
            <w:r>
              <w:rPr>
                <w:rPrChange w:id="1833" w:author="DIEGO CORDOBA URRUTIA" w:date="2026-06-07T04:36:00Z" w16du:dateUtc="2026-06-07T10:36:00Z">
                  <w:rPr>
                    <w:rFonts w:ascii="Arial" w:eastAsia="Arial" w:hAnsi="Arial" w:cs="Arial"/>
                    <w:color w:val="000000"/>
                    <w:sz w:val="19"/>
                    <w:szCs w:val="19"/>
                  </w:rPr>
                </w:rPrChange>
              </w:rPr>
              <w:t>Sin restricciones físicas</w:t>
            </w:r>
          </w:p>
        </w:tc>
      </w:tr>
      <w:tr w:rsidR="00DA1741" w14:paraId="064E0E63" w14:textId="77777777">
        <w:tblPrEx>
          <w:tblPrExChange w:id="1834" w:author="DIEGO CORDOBA URRUTIA" w:date="2026-06-07T04:36:00Z" w16du:dateUtc="2026-06-07T10:36:00Z">
            <w:tblPrEx>
              <w:tblCellMar>
                <w:top w:w="0" w:type="dxa"/>
                <w:bottom w:w="0" w:type="dxa"/>
              </w:tblCellMar>
            </w:tblPrEx>
          </w:tblPrExChange>
        </w:tblPrEx>
        <w:trPr>
          <w:trPrChange w:id="1835" w:author="DIEGO CORDOBA URRUTIA" w:date="2026-06-07T04:36:00Z" w16du:dateUtc="2026-06-07T10:36:00Z">
            <w:trPr>
              <w:gridBefore w:val="1"/>
            </w:trPr>
          </w:trPrChange>
        </w:trPr>
        <w:tc>
          <w:tcPr>
            <w:tcW w:w="0" w:type="auto"/>
            <w:tcPrChange w:id="1836"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537FBE7" w14:textId="77777777" w:rsidR="00DA1741" w:rsidRPr="00A9569D" w:rsidRDefault="00000000">
            <w:pPr>
              <w:pStyle w:val="Compact"/>
              <w:rPr>
                <w:lang w:val="es-419"/>
                <w:rPrChange w:id="1837" w:author="DIEGO CORDOBA URRUTIA" w:date="2026-06-07T04:36:00Z" w16du:dateUtc="2026-06-07T10:36:00Z">
                  <w:rPr/>
                </w:rPrChange>
              </w:rPr>
              <w:pPrChange w:id="1838" w:author="DIEGO CORDOBA URRUTIA" w:date="2026-06-07T04:36:00Z" w16du:dateUtc="2026-06-07T10:36:00Z">
                <w:pPr>
                  <w:jc w:val="both"/>
                </w:pPr>
              </w:pPrChange>
            </w:pPr>
            <w:r w:rsidRPr="00A9569D">
              <w:rPr>
                <w:lang w:val="es-419"/>
                <w:rPrChange w:id="1839" w:author="DIEGO CORDOBA URRUTIA" w:date="2026-06-07T04:36:00Z" w16du:dateUtc="2026-06-07T10:36:00Z">
                  <w:rPr>
                    <w:rFonts w:ascii="Arial" w:eastAsia="Arial" w:hAnsi="Arial" w:cs="Arial"/>
                    <w:color w:val="000000"/>
                    <w:sz w:val="19"/>
                    <w:szCs w:val="19"/>
                  </w:rPr>
                </w:rPrChange>
              </w:rPr>
              <w:t>Prima de Control Óptimo (PCO)</w:t>
            </w:r>
          </w:p>
        </w:tc>
        <w:tc>
          <w:tcPr>
            <w:tcW w:w="0" w:type="auto"/>
            <w:tcPrChange w:id="184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FC7899B" w14:textId="77777777" w:rsidR="00DA1741" w:rsidRDefault="00000000">
            <w:pPr>
              <w:pStyle w:val="Compact"/>
              <w:pPrChange w:id="1841" w:author="DIEGO CORDOBA URRUTIA" w:date="2026-06-07T04:36:00Z" w16du:dateUtc="2026-06-07T10:36:00Z">
                <w:pPr>
                  <w:jc w:val="both"/>
                </w:pPr>
              </w:pPrChange>
            </w:pPr>
            <w:r>
              <w:rPr>
                <w:rPrChange w:id="1842" w:author="DIEGO CORDOBA URRUTIA" w:date="2026-06-07T04:36:00Z" w16du:dateUtc="2026-06-07T10:36:00Z">
                  <w:rPr>
                    <w:rFonts w:ascii="Arial" w:eastAsia="Arial" w:hAnsi="Arial" w:cs="Arial"/>
                    <w:color w:val="000000"/>
                    <w:sz w:val="19"/>
                    <w:szCs w:val="19"/>
                  </w:rPr>
                </w:rPrChange>
              </w:rPr>
              <w:t>387,200</w:t>
            </w:r>
          </w:p>
        </w:tc>
        <w:tc>
          <w:tcPr>
            <w:tcW w:w="0" w:type="auto"/>
            <w:tcPrChange w:id="1843"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4F70475" w14:textId="77777777" w:rsidR="00DA1741" w:rsidRDefault="00000000">
            <w:pPr>
              <w:pStyle w:val="Compact"/>
              <w:pPrChange w:id="1844" w:author="DIEGO CORDOBA URRUTIA" w:date="2026-06-07T04:36:00Z" w16du:dateUtc="2026-06-07T10:36:00Z">
                <w:pPr>
                  <w:jc w:val="both"/>
                </w:pPr>
              </w:pPrChange>
            </w:pPr>
            <w:r>
              <w:rPr>
                <w:rPrChange w:id="1845" w:author="DIEGO CORDOBA URRUTIA" w:date="2026-06-07T04:36:00Z" w16du:dateUtc="2026-06-07T10:36:00Z">
                  <w:rPr>
                    <w:rFonts w:ascii="Arial" w:eastAsia="Arial" w:hAnsi="Arial" w:cs="Arial"/>
                    <w:color w:val="000000"/>
                    <w:sz w:val="19"/>
                    <w:szCs w:val="19"/>
                  </w:rPr>
                </w:rPrChange>
              </w:rPr>
              <w:t>16.2%</w:t>
            </w:r>
          </w:p>
        </w:tc>
        <w:tc>
          <w:tcPr>
            <w:tcW w:w="0" w:type="auto"/>
            <w:tcPrChange w:id="1846"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372CDCE" w14:textId="77777777" w:rsidR="00DA1741" w:rsidRDefault="00000000">
            <w:pPr>
              <w:pStyle w:val="Compact"/>
              <w:pPrChange w:id="1847" w:author="DIEGO CORDOBA URRUTIA" w:date="2026-06-07T04:36:00Z" w16du:dateUtc="2026-06-07T10:36:00Z">
                <w:pPr>
                  <w:jc w:val="both"/>
                </w:pPr>
              </w:pPrChange>
            </w:pPr>
            <w:r>
              <w:rPr>
                <w:rPrChange w:id="1848" w:author="DIEGO CORDOBA URRUTIA" w:date="2026-06-07T04:36:00Z" w16du:dateUtc="2026-06-07T10:36:00Z">
                  <w:rPr>
                    <w:rFonts w:ascii="Arial" w:eastAsia="Arial" w:hAnsi="Arial" w:cs="Arial"/>
                    <w:color w:val="000000"/>
                    <w:sz w:val="19"/>
                    <w:szCs w:val="19"/>
                  </w:rPr>
                </w:rPrChange>
              </w:rPr>
              <w:t>Restricciones ±50 MW</w:t>
            </w:r>
          </w:p>
        </w:tc>
      </w:tr>
      <w:tr w:rsidR="00DA1741" w14:paraId="1CABE53C" w14:textId="77777777">
        <w:tblPrEx>
          <w:tblPrExChange w:id="1849" w:author="DIEGO CORDOBA URRUTIA" w:date="2026-06-07T04:36:00Z" w16du:dateUtc="2026-06-07T10:36:00Z">
            <w:tblPrEx>
              <w:tblCellMar>
                <w:top w:w="0" w:type="dxa"/>
                <w:bottom w:w="0" w:type="dxa"/>
              </w:tblCellMar>
            </w:tblPrEx>
          </w:tblPrExChange>
        </w:tblPrEx>
        <w:trPr>
          <w:trPrChange w:id="1850" w:author="DIEGO CORDOBA URRUTIA" w:date="2026-06-07T04:36:00Z" w16du:dateUtc="2026-06-07T10:36:00Z">
            <w:trPr>
              <w:gridBefore w:val="1"/>
            </w:trPr>
          </w:trPrChange>
        </w:trPr>
        <w:tc>
          <w:tcPr>
            <w:tcW w:w="0" w:type="auto"/>
            <w:tcPrChange w:id="1851"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B8AA86E" w14:textId="77777777" w:rsidR="00DA1741" w:rsidRDefault="00000000">
            <w:pPr>
              <w:pStyle w:val="Compact"/>
              <w:pPrChange w:id="1852" w:author="DIEGO CORDOBA URRUTIA" w:date="2026-06-07T04:36:00Z" w16du:dateUtc="2026-06-07T10:36:00Z">
                <w:pPr>
                  <w:jc w:val="both"/>
                </w:pPr>
              </w:pPrChange>
            </w:pPr>
            <w:r>
              <w:rPr>
                <w:rPrChange w:id="1853" w:author="DIEGO CORDOBA URRUTIA" w:date="2026-06-07T04:36:00Z" w16du:dateUtc="2026-06-07T10:36:00Z">
                  <w:rPr>
                    <w:rFonts w:ascii="Arial" w:eastAsia="Arial" w:hAnsi="Arial" w:cs="Arial"/>
                    <w:color w:val="000000"/>
                    <w:sz w:val="19"/>
                    <w:szCs w:val="19"/>
                  </w:rPr>
                </w:rPrChange>
              </w:rPr>
              <w:t>Prima de barrera inferior</w:t>
            </w:r>
          </w:p>
        </w:tc>
        <w:tc>
          <w:tcPr>
            <w:tcW w:w="0" w:type="auto"/>
            <w:tcPrChange w:id="185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16C7435" w14:textId="77777777" w:rsidR="00DA1741" w:rsidRDefault="00000000">
            <w:pPr>
              <w:pStyle w:val="Compact"/>
              <w:pPrChange w:id="1855" w:author="DIEGO CORDOBA URRUTIA" w:date="2026-06-07T04:36:00Z" w16du:dateUtc="2026-06-07T10:36:00Z">
                <w:pPr>
                  <w:jc w:val="both"/>
                </w:pPr>
              </w:pPrChange>
            </w:pPr>
            <w:r>
              <w:rPr>
                <w:rPrChange w:id="1856" w:author="DIEGO CORDOBA URRUTIA" w:date="2026-06-07T04:36:00Z" w16du:dateUtc="2026-06-07T10:36:00Z">
                  <w:rPr>
                    <w:rFonts w:ascii="Arial" w:eastAsia="Arial" w:hAnsi="Arial" w:cs="Arial"/>
                    <w:color w:val="000000"/>
                    <w:sz w:val="19"/>
                    <w:szCs w:val="19"/>
                  </w:rPr>
                </w:rPrChange>
              </w:rPr>
              <w:t>291,500</w:t>
            </w:r>
          </w:p>
        </w:tc>
        <w:tc>
          <w:tcPr>
            <w:tcW w:w="0" w:type="auto"/>
            <w:tcPrChange w:id="1857"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8B2CC7B" w14:textId="77777777" w:rsidR="00DA1741" w:rsidRDefault="00000000">
            <w:pPr>
              <w:pStyle w:val="Compact"/>
              <w:pPrChange w:id="1858" w:author="DIEGO CORDOBA URRUTIA" w:date="2026-06-07T04:36:00Z" w16du:dateUtc="2026-06-07T10:36:00Z">
                <w:pPr>
                  <w:jc w:val="both"/>
                </w:pPr>
              </w:pPrChange>
            </w:pPr>
            <w:r>
              <w:rPr>
                <w:rPrChange w:id="1859" w:author="DIEGO CORDOBA URRUTIA" w:date="2026-06-07T04:36:00Z" w16du:dateUtc="2026-06-07T10:36:00Z">
                  <w:rPr>
                    <w:rFonts w:ascii="Arial" w:eastAsia="Arial" w:hAnsi="Arial" w:cs="Arial"/>
                    <w:color w:val="000000"/>
                    <w:sz w:val="19"/>
                    <w:szCs w:val="19"/>
                  </w:rPr>
                </w:rPrChange>
              </w:rPr>
              <w:t>12.2%</w:t>
            </w:r>
          </w:p>
        </w:tc>
        <w:tc>
          <w:tcPr>
            <w:tcW w:w="0" w:type="auto"/>
            <w:tcPrChange w:id="1860"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E5B3923" w14:textId="77777777" w:rsidR="00DA1741" w:rsidRDefault="00000000">
            <w:pPr>
              <w:pStyle w:val="Compact"/>
              <w:pPrChange w:id="1861" w:author="DIEGO CORDOBA URRUTIA" w:date="2026-06-07T04:36:00Z" w16du:dateUtc="2026-06-07T10:36:00Z">
                <w:pPr>
                  <w:jc w:val="both"/>
                </w:pPr>
              </w:pPrChange>
            </w:pPr>
            <w:r>
              <w:rPr>
                <w:rPrChange w:id="1862" w:author="DIEGO CORDOBA URRUTIA" w:date="2026-06-07T04:36:00Z" w16du:dateUtc="2026-06-07T10:36:00Z">
                  <w:rPr>
                    <w:rFonts w:ascii="Arial" w:eastAsia="Arial" w:hAnsi="Arial" w:cs="Arial"/>
                    <w:color w:val="000000"/>
                    <w:sz w:val="19"/>
                    <w:szCs w:val="19"/>
                  </w:rPr>
                </w:rPrChange>
              </w:rPr>
              <w:t>Riesgo de extinción UFLS</w:t>
            </w:r>
          </w:p>
        </w:tc>
      </w:tr>
      <w:tr w:rsidR="00DA1741" w14:paraId="361C1FE7" w14:textId="77777777">
        <w:tblPrEx>
          <w:tblPrExChange w:id="1863" w:author="DIEGO CORDOBA URRUTIA" w:date="2026-06-07T04:36:00Z" w16du:dateUtc="2026-06-07T10:36:00Z">
            <w:tblPrEx>
              <w:tblCellMar>
                <w:top w:w="0" w:type="dxa"/>
                <w:bottom w:w="0" w:type="dxa"/>
              </w:tblCellMar>
            </w:tblPrEx>
          </w:tblPrExChange>
        </w:tblPrEx>
        <w:trPr>
          <w:trPrChange w:id="1864" w:author="DIEGO CORDOBA URRUTIA" w:date="2026-06-07T04:36:00Z" w16du:dateUtc="2026-06-07T10:36:00Z">
            <w:trPr>
              <w:gridBefore w:val="1"/>
            </w:trPr>
          </w:trPrChange>
        </w:trPr>
        <w:tc>
          <w:tcPr>
            <w:tcW w:w="0" w:type="auto"/>
            <w:tcPrChange w:id="1865"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985E965" w14:textId="77777777" w:rsidR="00DA1741" w:rsidRPr="00A9569D" w:rsidRDefault="00000000">
            <w:pPr>
              <w:pStyle w:val="Compact"/>
              <w:rPr>
                <w:lang w:val="es-419"/>
                <w:rPrChange w:id="1866" w:author="DIEGO CORDOBA URRUTIA" w:date="2026-06-07T04:36:00Z" w16du:dateUtc="2026-06-07T10:36:00Z">
                  <w:rPr/>
                </w:rPrChange>
              </w:rPr>
              <w:pPrChange w:id="1867" w:author="DIEGO CORDOBA URRUTIA" w:date="2026-06-07T04:36:00Z" w16du:dateUtc="2026-06-07T10:36:00Z">
                <w:pPr>
                  <w:jc w:val="both"/>
                </w:pPr>
              </w:pPrChange>
            </w:pPr>
            <w:r w:rsidRPr="00A9569D">
              <w:rPr>
                <w:lang w:val="es-419"/>
                <w:rPrChange w:id="1868" w:author="DIEGO CORDOBA URRUTIA" w:date="2026-06-07T04:36:00Z" w16du:dateUtc="2026-06-07T10:36:00Z">
                  <w:rPr>
                    <w:rFonts w:ascii="Arial" w:eastAsia="Arial" w:hAnsi="Arial" w:cs="Arial"/>
                    <w:color w:val="000000"/>
                    <w:sz w:val="19"/>
                    <w:szCs w:val="19"/>
                  </w:rPr>
                </w:rPrChange>
              </w:rPr>
              <w:t>Ajuste precio de riesgo (</w:t>
            </w:r>
            <w:r>
              <w:rPr>
                <w:rPrChange w:id="1869" w:author="DIEGO CORDOBA URRUTIA" w:date="2026-06-07T04:36:00Z" w16du:dateUtc="2026-06-07T10:36:00Z">
                  <w:rPr>
                    <w:rFonts w:ascii="Arial" w:eastAsia="Arial" w:hAnsi="Arial" w:cs="Arial"/>
                    <w:color w:val="000000"/>
                    <w:sz w:val="19"/>
                    <w:szCs w:val="19"/>
                  </w:rPr>
                </w:rPrChange>
              </w:rPr>
              <w:t>λ</w:t>
            </w:r>
            <w:r w:rsidRPr="00A9569D">
              <w:rPr>
                <w:lang w:val="es-419"/>
                <w:rPrChange w:id="1870" w:author="DIEGO CORDOBA URRUTIA" w:date="2026-06-07T04:36:00Z" w16du:dateUtc="2026-06-07T10:36:00Z">
                  <w:rPr>
                    <w:rFonts w:ascii="Arial" w:eastAsia="Arial" w:hAnsi="Arial" w:cs="Arial"/>
                    <w:color w:val="000000"/>
                    <w:sz w:val="19"/>
                    <w:szCs w:val="19"/>
                  </w:rPr>
                </w:rPrChange>
              </w:rPr>
              <w:t xml:space="preserve"> &lt; 0)</w:t>
            </w:r>
          </w:p>
        </w:tc>
        <w:tc>
          <w:tcPr>
            <w:tcW w:w="0" w:type="auto"/>
            <w:tcPrChange w:id="187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1577CD0" w14:textId="77777777" w:rsidR="00DA1741" w:rsidRDefault="00000000">
            <w:pPr>
              <w:pStyle w:val="Compact"/>
              <w:pPrChange w:id="1872" w:author="DIEGO CORDOBA URRUTIA" w:date="2026-06-07T04:36:00Z" w16du:dateUtc="2026-06-07T10:36:00Z">
                <w:pPr>
                  <w:jc w:val="both"/>
                </w:pPr>
              </w:pPrChange>
            </w:pPr>
            <w:r>
              <w:rPr>
                <w:rPrChange w:id="1873" w:author="DIEGO CORDOBA URRUTIA" w:date="2026-06-07T04:36:00Z" w16du:dateUtc="2026-06-07T10:36:00Z">
                  <w:rPr>
                    <w:rFonts w:ascii="Arial" w:eastAsia="Arial" w:hAnsi="Arial" w:cs="Arial"/>
                    <w:color w:val="000000"/>
                    <w:sz w:val="19"/>
                    <w:szCs w:val="19"/>
                  </w:rPr>
                </w:rPrChange>
              </w:rPr>
              <w:t>−108,300</w:t>
            </w:r>
          </w:p>
        </w:tc>
        <w:tc>
          <w:tcPr>
            <w:tcW w:w="0" w:type="auto"/>
            <w:tcPrChange w:id="1874"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45C2F73" w14:textId="77777777" w:rsidR="00DA1741" w:rsidRDefault="00000000">
            <w:pPr>
              <w:pStyle w:val="Compact"/>
              <w:pPrChange w:id="1875" w:author="DIEGO CORDOBA URRUTIA" w:date="2026-06-07T04:36:00Z" w16du:dateUtc="2026-06-07T10:36:00Z">
                <w:pPr>
                  <w:jc w:val="both"/>
                </w:pPr>
              </w:pPrChange>
            </w:pPr>
            <w:r>
              <w:rPr>
                <w:rPrChange w:id="1876" w:author="DIEGO CORDOBA URRUTIA" w:date="2026-06-07T04:36:00Z" w16du:dateUtc="2026-06-07T10:36:00Z">
                  <w:rPr>
                    <w:rFonts w:ascii="Arial" w:eastAsia="Arial" w:hAnsi="Arial" w:cs="Arial"/>
                    <w:color w:val="000000"/>
                    <w:sz w:val="19"/>
                    <w:szCs w:val="19"/>
                  </w:rPr>
                </w:rPrChange>
              </w:rPr>
              <w:t>−4.5%</w:t>
            </w:r>
          </w:p>
        </w:tc>
        <w:tc>
          <w:tcPr>
            <w:tcW w:w="0" w:type="auto"/>
            <w:tcPrChange w:id="1877"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F951A3C" w14:textId="77777777" w:rsidR="00DA1741" w:rsidRDefault="00000000">
            <w:pPr>
              <w:pStyle w:val="Compact"/>
              <w:pPrChange w:id="1878" w:author="DIEGO CORDOBA URRUTIA" w:date="2026-06-07T04:36:00Z" w16du:dateUtc="2026-06-07T10:36:00Z">
                <w:pPr>
                  <w:jc w:val="both"/>
                </w:pPr>
              </w:pPrChange>
            </w:pPr>
            <w:r>
              <w:rPr>
                <w:rPrChange w:id="1879" w:author="DIEGO CORDOBA URRUTIA" w:date="2026-06-07T04:36:00Z" w16du:dateUtc="2026-06-07T10:36:00Z">
                  <w:rPr>
                    <w:rFonts w:ascii="Arial" w:eastAsia="Arial" w:hAnsi="Arial" w:cs="Arial"/>
                    <w:color w:val="000000"/>
                    <w:sz w:val="19"/>
                    <w:szCs w:val="19"/>
                  </w:rPr>
                </w:rPrChange>
              </w:rPr>
              <w:t>Mercado incompleto</w:t>
            </w:r>
          </w:p>
        </w:tc>
      </w:tr>
      <w:tr w:rsidR="00DA1741" w14:paraId="24EA4205" w14:textId="77777777">
        <w:tblPrEx>
          <w:tblPrExChange w:id="1880" w:author="DIEGO CORDOBA URRUTIA" w:date="2026-06-07T04:36:00Z" w16du:dateUtc="2026-06-07T10:36:00Z">
            <w:tblPrEx>
              <w:tblCellMar>
                <w:top w:w="0" w:type="dxa"/>
                <w:bottom w:w="0" w:type="dxa"/>
              </w:tblCellMar>
            </w:tblPrEx>
          </w:tblPrExChange>
        </w:tblPrEx>
        <w:trPr>
          <w:trPrChange w:id="1881" w:author="DIEGO CORDOBA URRUTIA" w:date="2026-06-07T04:36:00Z" w16du:dateUtc="2026-06-07T10:36:00Z">
            <w:trPr>
              <w:gridBefore w:val="1"/>
            </w:trPr>
          </w:trPrChange>
        </w:trPr>
        <w:tc>
          <w:tcPr>
            <w:tcW w:w="0" w:type="auto"/>
            <w:tcPrChange w:id="1882"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000ABEB" w14:textId="77777777" w:rsidR="00DA1741" w:rsidRDefault="00000000">
            <w:pPr>
              <w:pStyle w:val="Compact"/>
              <w:pPrChange w:id="1883" w:author="DIEGO CORDOBA URRUTIA" w:date="2026-06-07T04:36:00Z" w16du:dateUtc="2026-06-07T10:36:00Z">
                <w:pPr>
                  <w:jc w:val="both"/>
                </w:pPr>
              </w:pPrChange>
            </w:pPr>
            <w:r>
              <w:rPr>
                <w:rPrChange w:id="1884" w:author="DIEGO CORDOBA URRUTIA" w:date="2026-06-07T04:36:00Z" w16du:dateUtc="2026-06-07T10:36:00Z">
                  <w:rPr>
                    <w:rFonts w:ascii="Arial" w:eastAsia="Arial" w:hAnsi="Arial" w:cs="Arial"/>
                    <w:color w:val="000000"/>
                    <w:sz w:val="19"/>
                    <w:szCs w:val="19"/>
                  </w:rPr>
                </w:rPrChange>
              </w:rPr>
              <w:t>Prima de liquidez</w:t>
            </w:r>
          </w:p>
        </w:tc>
        <w:tc>
          <w:tcPr>
            <w:tcW w:w="0" w:type="auto"/>
            <w:tcPrChange w:id="188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D04FC1" w14:textId="77777777" w:rsidR="00DA1741" w:rsidRDefault="00000000">
            <w:pPr>
              <w:pStyle w:val="Compact"/>
              <w:pPrChange w:id="1886" w:author="DIEGO CORDOBA URRUTIA" w:date="2026-06-07T04:36:00Z" w16du:dateUtc="2026-06-07T10:36:00Z">
                <w:pPr>
                  <w:jc w:val="both"/>
                </w:pPr>
              </w:pPrChange>
            </w:pPr>
            <w:r>
              <w:rPr>
                <w:rPrChange w:id="1887" w:author="DIEGO CORDOBA URRUTIA" w:date="2026-06-07T04:36:00Z" w16du:dateUtc="2026-06-07T10:36:00Z">
                  <w:rPr>
                    <w:rFonts w:ascii="Arial" w:eastAsia="Arial" w:hAnsi="Arial" w:cs="Arial"/>
                    <w:color w:val="000000"/>
                    <w:sz w:val="19"/>
                    <w:szCs w:val="19"/>
                  </w:rPr>
                </w:rPrChange>
              </w:rPr>
              <w:t>576,800</w:t>
            </w:r>
          </w:p>
        </w:tc>
        <w:tc>
          <w:tcPr>
            <w:tcW w:w="0" w:type="auto"/>
            <w:tcPrChange w:id="188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69082D8" w14:textId="77777777" w:rsidR="00DA1741" w:rsidRDefault="00000000">
            <w:pPr>
              <w:pStyle w:val="Compact"/>
              <w:pPrChange w:id="1889" w:author="DIEGO CORDOBA URRUTIA" w:date="2026-06-07T04:36:00Z" w16du:dateUtc="2026-06-07T10:36:00Z">
                <w:pPr>
                  <w:jc w:val="both"/>
                </w:pPr>
              </w:pPrChange>
            </w:pPr>
            <w:r>
              <w:rPr>
                <w:rPrChange w:id="1890" w:author="DIEGO CORDOBA URRUTIA" w:date="2026-06-07T04:36:00Z" w16du:dateUtc="2026-06-07T10:36:00Z">
                  <w:rPr>
                    <w:rFonts w:ascii="Arial" w:eastAsia="Arial" w:hAnsi="Arial" w:cs="Arial"/>
                    <w:color w:val="000000"/>
                    <w:sz w:val="19"/>
                    <w:szCs w:val="19"/>
                  </w:rPr>
                </w:rPrChange>
              </w:rPr>
              <w:t>24.1%</w:t>
            </w:r>
          </w:p>
        </w:tc>
        <w:tc>
          <w:tcPr>
            <w:tcW w:w="0" w:type="auto"/>
            <w:tcPrChange w:id="1891"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0F8693F" w14:textId="77777777" w:rsidR="00DA1741" w:rsidRDefault="00000000">
            <w:pPr>
              <w:pStyle w:val="Compact"/>
              <w:pPrChange w:id="1892" w:author="DIEGO CORDOBA URRUTIA" w:date="2026-06-07T04:36:00Z" w16du:dateUtc="2026-06-07T10:36:00Z">
                <w:pPr>
                  <w:jc w:val="both"/>
                </w:pPr>
              </w:pPrChange>
            </w:pPr>
            <w:r>
              <w:rPr>
                <w:rPrChange w:id="1893" w:author="DIEGO CORDOBA URRUTIA" w:date="2026-06-07T04:36:00Z" w16du:dateUtc="2026-06-07T10:36:00Z">
                  <w:rPr>
                    <w:rFonts w:ascii="Arial" w:eastAsia="Arial" w:hAnsi="Arial" w:cs="Arial"/>
                    <w:color w:val="000000"/>
                    <w:sz w:val="19"/>
                    <w:szCs w:val="19"/>
                  </w:rPr>
                </w:rPrChange>
              </w:rPr>
              <w:t>Mercado bilateral</w:t>
            </w:r>
          </w:p>
        </w:tc>
      </w:tr>
      <w:tr w:rsidR="00DA1741" w14:paraId="5B328F45" w14:textId="77777777">
        <w:tblPrEx>
          <w:tblPrExChange w:id="1894" w:author="DIEGO CORDOBA URRUTIA" w:date="2026-06-07T04:36:00Z" w16du:dateUtc="2026-06-07T10:36:00Z">
            <w:tblPrEx>
              <w:tblCellMar>
                <w:top w:w="0" w:type="dxa"/>
                <w:bottom w:w="0" w:type="dxa"/>
              </w:tblCellMar>
            </w:tblPrEx>
          </w:tblPrExChange>
        </w:tblPrEx>
        <w:trPr>
          <w:trPrChange w:id="1895" w:author="DIEGO CORDOBA URRUTIA" w:date="2026-06-07T04:36:00Z" w16du:dateUtc="2026-06-07T10:36:00Z">
            <w:trPr>
              <w:gridBefore w:val="1"/>
            </w:trPr>
          </w:trPrChange>
        </w:trPr>
        <w:tc>
          <w:tcPr>
            <w:tcW w:w="0" w:type="auto"/>
            <w:tcPrChange w:id="1896"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9F39321" w14:textId="77777777" w:rsidR="00DA1741" w:rsidRDefault="00000000">
            <w:pPr>
              <w:pStyle w:val="Compact"/>
              <w:pPrChange w:id="1897" w:author="DIEGO CORDOBA URRUTIA" w:date="2026-06-07T04:36:00Z" w16du:dateUtc="2026-06-07T10:36:00Z">
                <w:pPr>
                  <w:jc w:val="both"/>
                </w:pPr>
              </w:pPrChange>
            </w:pPr>
            <w:r>
              <w:rPr>
                <w:rPrChange w:id="1898" w:author="DIEGO CORDOBA URRUTIA" w:date="2026-06-07T04:36:00Z" w16du:dateUtc="2026-06-07T10:36:00Z">
                  <w:rPr>
                    <w:rFonts w:ascii="Arial" w:eastAsia="Arial" w:hAnsi="Arial" w:cs="Arial"/>
                    <w:color w:val="000000"/>
                    <w:sz w:val="19"/>
                    <w:szCs w:val="19"/>
                  </w:rPr>
                </w:rPrChange>
              </w:rPr>
              <w:t>PRECIO TOTAL V_HJB</w:t>
            </w:r>
          </w:p>
        </w:tc>
        <w:tc>
          <w:tcPr>
            <w:tcW w:w="0" w:type="auto"/>
            <w:tcPrChange w:id="189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060469C" w14:textId="77777777" w:rsidR="00DA1741" w:rsidRDefault="00000000">
            <w:pPr>
              <w:pStyle w:val="Compact"/>
              <w:pPrChange w:id="1900" w:author="DIEGO CORDOBA URRUTIA" w:date="2026-06-07T04:36:00Z" w16du:dateUtc="2026-06-07T10:36:00Z">
                <w:pPr>
                  <w:jc w:val="both"/>
                </w:pPr>
              </w:pPrChange>
            </w:pPr>
            <w:r>
              <w:rPr>
                <w:rPrChange w:id="1901" w:author="DIEGO CORDOBA URRUTIA" w:date="2026-06-07T04:36:00Z" w16du:dateUtc="2026-06-07T10:36:00Z">
                  <w:rPr>
                    <w:rFonts w:ascii="Arial" w:eastAsia="Arial" w:hAnsi="Arial" w:cs="Arial"/>
                    <w:color w:val="000000"/>
                    <w:sz w:val="19"/>
                    <w:szCs w:val="19"/>
                  </w:rPr>
                </w:rPrChange>
              </w:rPr>
              <w:t>2,395,000</w:t>
            </w:r>
          </w:p>
        </w:tc>
        <w:tc>
          <w:tcPr>
            <w:tcW w:w="0" w:type="auto"/>
            <w:tcPrChange w:id="1902"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8819E8C" w14:textId="77777777" w:rsidR="00DA1741" w:rsidRDefault="00000000">
            <w:pPr>
              <w:pStyle w:val="Compact"/>
              <w:pPrChange w:id="1903" w:author="DIEGO CORDOBA URRUTIA" w:date="2026-06-07T04:36:00Z" w16du:dateUtc="2026-06-07T10:36:00Z">
                <w:pPr>
                  <w:jc w:val="both"/>
                </w:pPr>
              </w:pPrChange>
            </w:pPr>
            <w:r>
              <w:rPr>
                <w:rPrChange w:id="1904" w:author="DIEGO CORDOBA URRUTIA" w:date="2026-06-07T04:36:00Z" w16du:dateUtc="2026-06-07T10:36:00Z">
                  <w:rPr>
                    <w:rFonts w:ascii="Arial" w:eastAsia="Arial" w:hAnsi="Arial" w:cs="Arial"/>
                    <w:color w:val="000000"/>
                    <w:sz w:val="19"/>
                    <w:szCs w:val="19"/>
                  </w:rPr>
                </w:rPrChange>
              </w:rPr>
              <w:t>100%</w:t>
            </w:r>
          </w:p>
        </w:tc>
        <w:tc>
          <w:tcPr>
            <w:tcW w:w="0" w:type="auto"/>
            <w:tcPrChange w:id="1905"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FAC2C77" w14:textId="77777777" w:rsidR="00DA1741" w:rsidRDefault="00000000">
            <w:pPr>
              <w:pStyle w:val="Compact"/>
              <w:pPrChange w:id="1906" w:author="DIEGO CORDOBA URRUTIA" w:date="2026-06-07T04:36:00Z" w16du:dateUtc="2026-06-07T10:36:00Z">
                <w:pPr>
                  <w:jc w:val="both"/>
                </w:pPr>
              </w:pPrChange>
            </w:pPr>
            <w:r>
              <w:rPr>
                <w:rPrChange w:id="1907" w:author="DIEGO CORDOBA URRUTIA" w:date="2026-06-07T04:36:00Z" w16du:dateUtc="2026-06-07T10:36:00Z">
                  <w:rPr>
                    <w:rFonts w:ascii="Arial" w:eastAsia="Arial" w:hAnsi="Arial" w:cs="Arial"/>
                    <w:color w:val="000000"/>
                    <w:sz w:val="19"/>
                    <w:szCs w:val="19"/>
                  </w:rPr>
                </w:rPrChange>
              </w:rPr>
              <w:t>Precio equilibrio</w:t>
            </w:r>
          </w:p>
        </w:tc>
      </w:tr>
      <w:tr w:rsidR="00DA1741" w14:paraId="6CEE9660" w14:textId="77777777">
        <w:tblPrEx>
          <w:tblPrExChange w:id="1908" w:author="DIEGO CORDOBA URRUTIA" w:date="2026-06-07T04:36:00Z" w16du:dateUtc="2026-06-07T10:36:00Z">
            <w:tblPrEx>
              <w:tblCellMar>
                <w:top w:w="0" w:type="dxa"/>
                <w:bottom w:w="0" w:type="dxa"/>
              </w:tblCellMar>
            </w:tblPrEx>
          </w:tblPrExChange>
        </w:tblPrEx>
        <w:trPr>
          <w:trPrChange w:id="1909" w:author="DIEGO CORDOBA URRUTIA" w:date="2026-06-07T04:36:00Z" w16du:dateUtc="2026-06-07T10:36:00Z">
            <w:trPr>
              <w:gridBefore w:val="1"/>
            </w:trPr>
          </w:trPrChange>
        </w:trPr>
        <w:tc>
          <w:tcPr>
            <w:tcW w:w="0" w:type="auto"/>
            <w:tcPrChange w:id="1910"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DAF3331" w14:textId="77777777" w:rsidR="00DA1741" w:rsidRDefault="00000000">
            <w:pPr>
              <w:pStyle w:val="Compact"/>
              <w:pPrChange w:id="1911" w:author="DIEGO CORDOBA URRUTIA" w:date="2026-06-07T04:36:00Z" w16du:dateUtc="2026-06-07T10:36:00Z">
                <w:pPr>
                  <w:jc w:val="both"/>
                </w:pPr>
              </w:pPrChange>
            </w:pPr>
            <w:r>
              <w:rPr>
                <w:rPrChange w:id="1912" w:author="DIEGO CORDOBA URRUTIA" w:date="2026-06-07T04:36:00Z" w16du:dateUtc="2026-06-07T10:36:00Z">
                  <w:rPr>
                    <w:rFonts w:ascii="Arial" w:eastAsia="Arial" w:hAnsi="Arial" w:cs="Arial"/>
                    <w:color w:val="000000"/>
                    <w:sz w:val="19"/>
                    <w:szCs w:val="19"/>
                  </w:rPr>
                </w:rPrChange>
              </w:rPr>
              <w:t>TARIFA CRE ACTUAL</w:t>
            </w:r>
          </w:p>
        </w:tc>
        <w:tc>
          <w:tcPr>
            <w:tcW w:w="0" w:type="auto"/>
            <w:tcPrChange w:id="191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54BB293" w14:textId="77777777" w:rsidR="00DA1741" w:rsidRDefault="00000000">
            <w:pPr>
              <w:pStyle w:val="Compact"/>
              <w:pPrChange w:id="1914" w:author="DIEGO CORDOBA URRUTIA" w:date="2026-06-07T04:36:00Z" w16du:dateUtc="2026-06-07T10:36:00Z">
                <w:pPr>
                  <w:jc w:val="both"/>
                </w:pPr>
              </w:pPrChange>
            </w:pPr>
            <w:r>
              <w:rPr>
                <w:rPrChange w:id="1915" w:author="DIEGO CORDOBA URRUTIA" w:date="2026-06-07T04:36:00Z" w16du:dateUtc="2026-06-07T10:36:00Z">
                  <w:rPr>
                    <w:rFonts w:ascii="Arial" w:eastAsia="Arial" w:hAnsi="Arial" w:cs="Arial"/>
                    <w:color w:val="000000"/>
                    <w:sz w:val="19"/>
                    <w:szCs w:val="19"/>
                  </w:rPr>
                </w:rPrChange>
              </w:rPr>
              <w:t>1,424,000</w:t>
            </w:r>
          </w:p>
        </w:tc>
        <w:tc>
          <w:tcPr>
            <w:tcW w:w="0" w:type="auto"/>
            <w:tcPrChange w:id="1916"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40E67BA" w14:textId="77777777" w:rsidR="00DA1741" w:rsidRDefault="00000000">
            <w:pPr>
              <w:pStyle w:val="Compact"/>
              <w:pPrChange w:id="1917" w:author="DIEGO CORDOBA URRUTIA" w:date="2026-06-07T04:36:00Z" w16du:dateUtc="2026-06-07T10:36:00Z">
                <w:pPr>
                  <w:jc w:val="both"/>
                </w:pPr>
              </w:pPrChange>
            </w:pPr>
            <w:r>
              <w:rPr>
                <w:rPrChange w:id="1918" w:author="DIEGO CORDOBA URRUTIA" w:date="2026-06-07T04:36:00Z" w16du:dateUtc="2026-06-07T10:36:00Z">
                  <w:rPr>
                    <w:rFonts w:ascii="Arial" w:eastAsia="Arial" w:hAnsi="Arial" w:cs="Arial"/>
                    <w:color w:val="000000"/>
                    <w:sz w:val="19"/>
                    <w:szCs w:val="19"/>
                  </w:rPr>
                </w:rPrChange>
              </w:rPr>
              <w:t>59.5%</w:t>
            </w:r>
          </w:p>
        </w:tc>
        <w:tc>
          <w:tcPr>
            <w:tcW w:w="0" w:type="auto"/>
            <w:tcPrChange w:id="1919"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7AE187E" w14:textId="77777777" w:rsidR="00DA1741" w:rsidRDefault="00000000">
            <w:pPr>
              <w:pStyle w:val="Compact"/>
              <w:pPrChange w:id="1920" w:author="DIEGO CORDOBA URRUTIA" w:date="2026-06-07T04:36:00Z" w16du:dateUtc="2026-06-07T10:36:00Z">
                <w:pPr>
                  <w:jc w:val="both"/>
                </w:pPr>
              </w:pPrChange>
            </w:pPr>
            <w:r>
              <w:rPr>
                <w:rPrChange w:id="1921" w:author="DIEGO CORDOBA URRUTIA" w:date="2026-06-07T04:36:00Z" w16du:dateUtc="2026-06-07T10:36:00Z">
                  <w:rPr>
                    <w:rFonts w:ascii="Arial" w:eastAsia="Arial" w:hAnsi="Arial" w:cs="Arial"/>
                    <w:color w:val="000000"/>
                    <w:sz w:val="19"/>
                    <w:szCs w:val="19"/>
                  </w:rPr>
                </w:rPrChange>
              </w:rPr>
              <w:t>Referencia regulada</w:t>
            </w:r>
          </w:p>
        </w:tc>
      </w:tr>
      <w:tr w:rsidR="00DA1741" w14:paraId="0800B584" w14:textId="77777777">
        <w:tblPrEx>
          <w:tblPrExChange w:id="1922" w:author="DIEGO CORDOBA URRUTIA" w:date="2026-06-07T04:36:00Z" w16du:dateUtc="2026-06-07T10:36:00Z">
            <w:tblPrEx>
              <w:tblCellMar>
                <w:top w:w="0" w:type="dxa"/>
                <w:bottom w:w="0" w:type="dxa"/>
              </w:tblCellMar>
            </w:tblPrEx>
          </w:tblPrExChange>
        </w:tblPrEx>
        <w:trPr>
          <w:trPrChange w:id="1923" w:author="DIEGO CORDOBA URRUTIA" w:date="2026-06-07T04:36:00Z" w16du:dateUtc="2026-06-07T10:36:00Z">
            <w:trPr>
              <w:gridBefore w:val="1"/>
            </w:trPr>
          </w:trPrChange>
        </w:trPr>
        <w:tc>
          <w:tcPr>
            <w:tcW w:w="0" w:type="auto"/>
            <w:tcPrChange w:id="1924"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80BE3C7" w14:textId="77777777" w:rsidR="00DA1741" w:rsidRDefault="00000000">
            <w:pPr>
              <w:pStyle w:val="Compact"/>
              <w:pPrChange w:id="1925" w:author="DIEGO CORDOBA URRUTIA" w:date="2026-06-07T04:36:00Z" w16du:dateUtc="2026-06-07T10:36:00Z">
                <w:pPr>
                  <w:jc w:val="both"/>
                </w:pPr>
              </w:pPrChange>
            </w:pPr>
            <w:r>
              <w:rPr>
                <w:rPrChange w:id="1926" w:author="DIEGO CORDOBA URRUTIA" w:date="2026-06-07T04:36:00Z" w16du:dateUtc="2026-06-07T10:36:00Z">
                  <w:rPr>
                    <w:rFonts w:ascii="Arial" w:eastAsia="Arial" w:hAnsi="Arial" w:cs="Arial"/>
                    <w:color w:val="000000"/>
                    <w:sz w:val="19"/>
                    <w:szCs w:val="19"/>
                  </w:rPr>
                </w:rPrChange>
              </w:rPr>
              <w:t>BRECHA DE VALORACIÓN</w:t>
            </w:r>
          </w:p>
        </w:tc>
        <w:tc>
          <w:tcPr>
            <w:tcW w:w="0" w:type="auto"/>
            <w:tcPrChange w:id="192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B2E095C" w14:textId="77777777" w:rsidR="00DA1741" w:rsidRDefault="00000000">
            <w:pPr>
              <w:pStyle w:val="Compact"/>
              <w:pPrChange w:id="1928" w:author="DIEGO CORDOBA URRUTIA" w:date="2026-06-07T04:36:00Z" w16du:dateUtc="2026-06-07T10:36:00Z">
                <w:pPr>
                  <w:jc w:val="both"/>
                </w:pPr>
              </w:pPrChange>
            </w:pPr>
            <w:r>
              <w:rPr>
                <w:rPrChange w:id="1929" w:author="DIEGO CORDOBA URRUTIA" w:date="2026-06-07T04:36:00Z" w16du:dateUtc="2026-06-07T10:36:00Z">
                  <w:rPr>
                    <w:rFonts w:ascii="Arial" w:eastAsia="Arial" w:hAnsi="Arial" w:cs="Arial"/>
                    <w:color w:val="000000"/>
                    <w:sz w:val="19"/>
                    <w:szCs w:val="19"/>
                  </w:rPr>
                </w:rPrChange>
              </w:rPr>
              <w:t>971,000</w:t>
            </w:r>
          </w:p>
        </w:tc>
        <w:tc>
          <w:tcPr>
            <w:tcW w:w="0" w:type="auto"/>
            <w:tcPrChange w:id="1930"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29CD83" w14:textId="77777777" w:rsidR="00DA1741" w:rsidRDefault="00000000">
            <w:pPr>
              <w:pStyle w:val="Compact"/>
              <w:pPrChange w:id="1931" w:author="DIEGO CORDOBA URRUTIA" w:date="2026-06-07T04:36:00Z" w16du:dateUtc="2026-06-07T10:36:00Z">
                <w:pPr>
                  <w:jc w:val="both"/>
                </w:pPr>
              </w:pPrChange>
            </w:pPr>
            <w:r>
              <w:rPr>
                <w:rPrChange w:id="1932" w:author="DIEGO CORDOBA URRUTIA" w:date="2026-06-07T04:36:00Z" w16du:dateUtc="2026-06-07T10:36:00Z">
                  <w:rPr>
                    <w:rFonts w:ascii="Arial" w:eastAsia="Arial" w:hAnsi="Arial" w:cs="Arial"/>
                    <w:color w:val="000000"/>
                    <w:sz w:val="19"/>
                    <w:szCs w:val="19"/>
                  </w:rPr>
                </w:rPrChange>
              </w:rPr>
              <w:t>40.5%</w:t>
            </w:r>
          </w:p>
        </w:tc>
        <w:tc>
          <w:tcPr>
            <w:tcW w:w="0" w:type="auto"/>
            <w:tcPrChange w:id="1933" w:author="DIEGO CORDOBA URRUTIA" w:date="2026-06-07T04:36:00Z" w16du:dateUtc="2026-06-07T10:36:00Z">
              <w:tcPr>
                <w:tcW w:w="36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EBDF22E" w14:textId="77777777" w:rsidR="00DA1741" w:rsidRDefault="00000000">
            <w:pPr>
              <w:pStyle w:val="Compact"/>
              <w:pPrChange w:id="1934" w:author="DIEGO CORDOBA URRUTIA" w:date="2026-06-07T04:36:00Z" w16du:dateUtc="2026-06-07T10:36:00Z">
                <w:pPr>
                  <w:jc w:val="both"/>
                </w:pPr>
              </w:pPrChange>
            </w:pPr>
            <w:r>
              <w:rPr>
                <w:rPrChange w:id="1935" w:author="DIEGO CORDOBA URRUTIA" w:date="2026-06-07T04:36:00Z" w16du:dateUtc="2026-06-07T10:36:00Z">
                  <w:rPr>
                    <w:rFonts w:ascii="Arial" w:eastAsia="Arial" w:hAnsi="Arial" w:cs="Arial"/>
                    <w:color w:val="000000"/>
                    <w:sz w:val="19"/>
                    <w:szCs w:val="19"/>
                  </w:rPr>
                </w:rPrChange>
              </w:rPr>
              <w:t>Subvaloración estimada</w:t>
            </w:r>
          </w:p>
        </w:tc>
      </w:tr>
    </w:tbl>
    <w:p w14:paraId="1E404486" w14:textId="77777777" w:rsidR="00DA1741" w:rsidRPr="00A9569D" w:rsidRDefault="00000000">
      <w:pPr>
        <w:pStyle w:val="BodyText"/>
        <w:rPr>
          <w:lang w:val="es-419"/>
          <w:rPrChange w:id="1936" w:author="DIEGO CORDOBA URRUTIA" w:date="2026-06-07T04:36:00Z" w16du:dateUtc="2026-06-07T10:36:00Z">
            <w:rPr/>
          </w:rPrChange>
        </w:rPr>
        <w:pPrChange w:id="1937" w:author="DIEGO CORDOBA URRUTIA" w:date="2026-06-07T04:36:00Z" w16du:dateUtc="2026-06-07T10:36:00Z">
          <w:pPr>
            <w:spacing w:before="80" w:after="320" w:line="380" w:lineRule="auto"/>
            <w:jc w:val="center"/>
          </w:pPr>
        </w:pPrChange>
      </w:pPr>
      <w:r w:rsidRPr="00A9569D">
        <w:rPr>
          <w:lang w:val="es-419"/>
          <w:rPrChange w:id="1938" w:author="DIEGO CORDOBA URRUTIA" w:date="2026-06-07T04:36:00Z" w16du:dateUtc="2026-06-07T10:36:00Z">
            <w:rPr>
              <w:color w:val="888888"/>
              <w:sz w:val="20"/>
              <w:szCs w:val="20"/>
            </w:rPr>
          </w:rPrChange>
        </w:rPr>
        <w:t>Tabla 2.1: Descomposición del precio V_HJB — contrato de regulación VZA-400, 100 MW, 1 año.</w:t>
      </w:r>
    </w:p>
    <w:p w14:paraId="22918BAB" w14:textId="77777777" w:rsidR="00DA1741" w:rsidRPr="00A9569D" w:rsidRDefault="00000000">
      <w:pPr>
        <w:pStyle w:val="Heading2"/>
        <w:rPr>
          <w:lang w:val="es-419"/>
          <w:rPrChange w:id="1939" w:author="DIEGO CORDOBA URRUTIA" w:date="2026-06-07T04:36:00Z" w16du:dateUtc="2026-06-07T10:36:00Z">
            <w:rPr/>
          </w:rPrChange>
        </w:rPr>
      </w:pPr>
      <w:bookmarkStart w:id="1940" w:name="_Toc231042672"/>
      <w:r w:rsidRPr="00A9569D">
        <w:rPr>
          <w:lang w:val="es-419"/>
          <w:rPrChange w:id="1941" w:author="DIEGO CORDOBA URRUTIA" w:date="2026-06-07T04:36:00Z" w16du:dateUtc="2026-06-07T10:36:00Z">
            <w:rPr/>
          </w:rPrChange>
        </w:rPr>
        <w:t xml:space="preserve">2.5 </w:t>
      </w:r>
      <w:del w:id="1942" w:author="DIEGO CORDOBA URRUTIA" w:date="2026-06-07T04:36:00Z" w16du:dateUtc="2026-06-07T10:36:00Z">
        <w:r w:rsidRPr="00DA5EBB">
          <w:rPr>
            <w:rFonts w:ascii="Arial" w:eastAsia="Arial" w:hAnsi="Arial" w:cs="Arial"/>
            <w:color w:val="0F6E56"/>
            <w:lang w:val="es-419"/>
          </w:rPr>
          <w:delText xml:space="preserve"> </w:delText>
        </w:r>
      </w:del>
      <w:r w:rsidRPr="00A9569D">
        <w:rPr>
          <w:lang w:val="es-419"/>
          <w:rPrChange w:id="1943" w:author="DIEGO CORDOBA URRUTIA" w:date="2026-06-07T04:36:00Z" w16du:dateUtc="2026-06-07T10:36:00Z">
            <w:rPr/>
          </w:rPrChange>
        </w:rPr>
        <w:t xml:space="preserve">Las </w:t>
      </w:r>
      <w:ins w:id="1944" w:author="DIEGO CORDOBA URRUTIA" w:date="2026-06-07T04:36:00Z" w16du:dateUtc="2026-06-07T10:36:00Z">
        <w:r w:rsidRPr="00A9569D">
          <w:rPr>
            <w:lang w:val="es-419"/>
          </w:rPr>
          <w:t>‘Griegas’</w:t>
        </w:r>
      </w:ins>
      <w:del w:id="1945" w:author="DIEGO CORDOBA URRUTIA" w:date="2026-06-07T04:36:00Z" w16du:dateUtc="2026-06-07T10:36:00Z">
        <w:r w:rsidRPr="00DA5EBB">
          <w:rPr>
            <w:rFonts w:ascii="Arial" w:eastAsia="Arial" w:hAnsi="Arial" w:cs="Arial"/>
            <w:color w:val="0F6E56"/>
            <w:lang w:val="es-419"/>
          </w:rPr>
          <w:delText>'Griegas'</w:delText>
        </w:r>
      </w:del>
      <w:r w:rsidRPr="00A9569D">
        <w:rPr>
          <w:lang w:val="es-419"/>
          <w:rPrChange w:id="1946" w:author="DIEGO CORDOBA URRUTIA" w:date="2026-06-07T04:36:00Z" w16du:dateUtc="2026-06-07T10:36:00Z">
            <w:rPr/>
          </w:rPrChange>
        </w:rPr>
        <w:t xml:space="preserve"> del Contrato de Regulación</w:t>
      </w:r>
      <w:bookmarkEnd w:id="1940"/>
    </w:p>
    <w:p w14:paraId="44A7E16F" w14:textId="77777777" w:rsidR="00DA1741" w:rsidRPr="00A9569D" w:rsidRDefault="00000000">
      <w:pPr>
        <w:pStyle w:val="FirstParagraph"/>
        <w:rPr>
          <w:lang w:val="es-419"/>
          <w:rPrChange w:id="1947" w:author="DIEGO CORDOBA URRUTIA" w:date="2026-06-07T04:36:00Z" w16du:dateUtc="2026-06-07T10:36:00Z">
            <w:rPr/>
          </w:rPrChange>
        </w:rPr>
        <w:pPrChange w:id="1948" w:author="DIEGO CORDOBA URRUTIA" w:date="2026-06-07T04:36:00Z" w16du:dateUtc="2026-06-07T10:36:00Z">
          <w:pPr>
            <w:spacing w:after="200" w:line="380" w:lineRule="auto"/>
            <w:jc w:val="both"/>
          </w:pPr>
        </w:pPrChange>
      </w:pPr>
      <w:r w:rsidRPr="00A9569D">
        <w:rPr>
          <w:lang w:val="es-419"/>
          <w:rPrChange w:id="1949" w:author="DIEGO CORDOBA URRUTIA" w:date="2026-06-07T04:36:00Z" w16du:dateUtc="2026-06-07T10:36:00Z">
            <w:rPr>
              <w:color w:val="000000"/>
            </w:rPr>
          </w:rPrChange>
        </w:rPr>
        <w:t>Las sensibilidades de primer y segundo orden del precio respecto a los parámetros de mercado cuantifican el riesgo financiero del contrato de regulación. Su interpretación es directamente análoga a la de las griegas de opciones financieras estándar:</w:t>
      </w:r>
    </w:p>
    <w:tbl>
      <w:tblPr>
        <w:tblStyle w:val="Table"/>
        <w:tblW w:w="5000" w:type="pct"/>
        <w:tblLook w:val="0020" w:firstRow="1" w:lastRow="0" w:firstColumn="0" w:lastColumn="0" w:noHBand="0" w:noVBand="0"/>
        <w:tblPrChange w:id="195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321"/>
        <w:gridCol w:w="2032"/>
        <w:gridCol w:w="2031"/>
        <w:gridCol w:w="3976"/>
        <w:tblGridChange w:id="1951">
          <w:tblGrid>
            <w:gridCol w:w="1"/>
            <w:gridCol w:w="1320"/>
            <w:gridCol w:w="116"/>
            <w:gridCol w:w="1916"/>
            <w:gridCol w:w="235"/>
            <w:gridCol w:w="1795"/>
            <w:gridCol w:w="1"/>
            <w:gridCol w:w="3976"/>
            <w:gridCol w:w="1"/>
          </w:tblGrid>
        </w:tblGridChange>
      </w:tblGrid>
      <w:tr w:rsidR="00DA1741" w14:paraId="15BE7205" w14:textId="77777777" w:rsidTr="00A7071E">
        <w:tblPrEx>
          <w:tblPrExChange w:id="195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1953" w:author="DIEGO CORDOBA URRUTIA" w:date="2026-06-07T04:36:00Z" w16du:dateUtc="2026-06-07T10:36:00Z">
            <w:trPr>
              <w:gridBefore w:val="1"/>
              <w:tblHeader/>
            </w:trPr>
          </w:trPrChange>
        </w:trPr>
        <w:tc>
          <w:tcPr>
            <w:tcW w:w="0" w:type="auto"/>
            <w:tcPrChange w:id="1954"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7802FA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95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956" w:author="DIEGO CORDOBA URRUTIA" w:date="2026-06-07T04:36:00Z" w16du:dateUtc="2026-06-07T10:36:00Z">
                  <w:rPr>
                    <w:rFonts w:ascii="Arial" w:eastAsia="Arial" w:hAnsi="Arial" w:cs="Arial"/>
                    <w:b/>
                    <w:bCs/>
                    <w:color w:val="FFFFFF"/>
                    <w:sz w:val="19"/>
                    <w:szCs w:val="19"/>
                  </w:rPr>
                </w:rPrChange>
              </w:rPr>
              <w:t>Griega</w:t>
            </w:r>
          </w:p>
        </w:tc>
        <w:tc>
          <w:tcPr>
            <w:tcW w:w="0" w:type="auto"/>
            <w:tcPrChange w:id="1957"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BB0C25C"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95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959" w:author="DIEGO CORDOBA URRUTIA" w:date="2026-06-07T04:36:00Z" w16du:dateUtc="2026-06-07T10:36:00Z">
                  <w:rPr>
                    <w:rFonts w:ascii="Arial" w:eastAsia="Arial" w:hAnsi="Arial" w:cs="Arial"/>
                    <w:b/>
                    <w:bCs/>
                    <w:color w:val="FFFFFF"/>
                    <w:sz w:val="19"/>
                    <w:szCs w:val="19"/>
                  </w:rPr>
                </w:rPrChange>
              </w:rPr>
              <w:t>Definición formal</w:t>
            </w:r>
          </w:p>
        </w:tc>
        <w:tc>
          <w:tcPr>
            <w:tcW w:w="0" w:type="auto"/>
            <w:tcPrChange w:id="1960"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71CE8D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96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962" w:author="DIEGO CORDOBA URRUTIA" w:date="2026-06-07T04:36:00Z" w16du:dateUtc="2026-06-07T10:36:00Z">
                  <w:rPr>
                    <w:rFonts w:ascii="Arial" w:eastAsia="Arial" w:hAnsi="Arial" w:cs="Arial"/>
                    <w:b/>
                    <w:bCs/>
                    <w:color w:val="FFFFFF"/>
                    <w:sz w:val="19"/>
                    <w:szCs w:val="19"/>
                  </w:rPr>
                </w:rPrChange>
              </w:rPr>
              <w:t>Estimación</w:t>
            </w:r>
          </w:p>
        </w:tc>
        <w:tc>
          <w:tcPr>
            <w:tcW w:w="0" w:type="auto"/>
            <w:tcPrChange w:id="1963"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B1C3F8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196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1965" w:author="DIEGO CORDOBA URRUTIA" w:date="2026-06-07T04:36:00Z" w16du:dateUtc="2026-06-07T10:36:00Z">
                  <w:rPr>
                    <w:rFonts w:ascii="Arial" w:eastAsia="Arial" w:hAnsi="Arial" w:cs="Arial"/>
                    <w:b/>
                    <w:bCs/>
                    <w:color w:val="FFFFFF"/>
                    <w:sz w:val="19"/>
                    <w:szCs w:val="19"/>
                  </w:rPr>
                </w:rPrChange>
              </w:rPr>
              <w:t>Interpretación operativa</w:t>
            </w:r>
          </w:p>
        </w:tc>
      </w:tr>
      <w:tr w:rsidR="00DA1741" w14:paraId="58FE6ABA" w14:textId="77777777">
        <w:tblPrEx>
          <w:tblPrExChange w:id="1966" w:author="DIEGO CORDOBA URRUTIA" w:date="2026-06-07T04:36:00Z" w16du:dateUtc="2026-06-07T10:36:00Z">
            <w:tblPrEx>
              <w:tblCellMar>
                <w:top w:w="0" w:type="dxa"/>
                <w:bottom w:w="0" w:type="dxa"/>
              </w:tblCellMar>
            </w:tblPrEx>
          </w:tblPrExChange>
        </w:tblPrEx>
        <w:trPr>
          <w:trPrChange w:id="1967" w:author="DIEGO CORDOBA URRUTIA" w:date="2026-06-07T04:36:00Z" w16du:dateUtc="2026-06-07T10:36:00Z">
            <w:trPr>
              <w:gridBefore w:val="1"/>
            </w:trPr>
          </w:trPrChange>
        </w:trPr>
        <w:tc>
          <w:tcPr>
            <w:tcW w:w="0" w:type="auto"/>
            <w:tcPrChange w:id="196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628D7F9" w14:textId="77777777" w:rsidR="00DA1741" w:rsidRDefault="00000000">
            <w:pPr>
              <w:pStyle w:val="Compact"/>
              <w:pPrChange w:id="1969" w:author="DIEGO CORDOBA URRUTIA" w:date="2026-06-07T04:36:00Z" w16du:dateUtc="2026-06-07T10:36:00Z">
                <w:pPr>
                  <w:jc w:val="both"/>
                </w:pPr>
              </w:pPrChange>
            </w:pPr>
            <w:r>
              <w:rPr>
                <w:rPrChange w:id="1970" w:author="DIEGO CORDOBA URRUTIA" w:date="2026-06-07T04:36:00Z" w16du:dateUtc="2026-06-07T10:36:00Z">
                  <w:rPr>
                    <w:rFonts w:ascii="Arial" w:eastAsia="Arial" w:hAnsi="Arial" w:cs="Arial"/>
                    <w:color w:val="000000"/>
                    <w:sz w:val="19"/>
                    <w:szCs w:val="19"/>
                  </w:rPr>
                </w:rPrChange>
              </w:rPr>
              <w:t>Delta (Δ)</w:t>
            </w:r>
          </w:p>
        </w:tc>
        <w:tc>
          <w:tcPr>
            <w:tcW w:w="0" w:type="auto"/>
            <w:tcPrChange w:id="197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7F2411A" w14:textId="77777777" w:rsidR="00DA1741" w:rsidRDefault="00000000">
            <w:pPr>
              <w:pStyle w:val="Compact"/>
              <w:pPrChange w:id="1972" w:author="DIEGO CORDOBA URRUTIA" w:date="2026-06-07T04:36:00Z" w16du:dateUtc="2026-06-07T10:36:00Z">
                <w:pPr>
                  <w:jc w:val="both"/>
                </w:pPr>
              </w:pPrChange>
            </w:pPr>
            <w:r>
              <w:rPr>
                <w:rPrChange w:id="1973" w:author="DIEGO CORDOBA URRUTIA" w:date="2026-06-07T04:36:00Z" w16du:dateUtc="2026-06-07T10:36:00Z">
                  <w:rPr>
                    <w:rFonts w:ascii="Arial" w:eastAsia="Arial" w:hAnsi="Arial" w:cs="Arial"/>
                    <w:color w:val="000000"/>
                    <w:sz w:val="19"/>
                    <w:szCs w:val="19"/>
                  </w:rPr>
                </w:rPrChange>
              </w:rPr>
              <w:t>∂V/∂(Δf)</w:t>
            </w:r>
          </w:p>
        </w:tc>
        <w:tc>
          <w:tcPr>
            <w:tcW w:w="0" w:type="auto"/>
            <w:tcPrChange w:id="1974"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B84D87" w14:textId="77777777" w:rsidR="00DA1741" w:rsidRDefault="00000000">
            <w:pPr>
              <w:pStyle w:val="Compact"/>
              <w:pPrChange w:id="1975" w:author="DIEGO CORDOBA URRUTIA" w:date="2026-06-07T04:36:00Z" w16du:dateUtc="2026-06-07T10:36:00Z">
                <w:pPr>
                  <w:jc w:val="both"/>
                </w:pPr>
              </w:pPrChange>
            </w:pPr>
            <w:r>
              <w:rPr>
                <w:rPrChange w:id="1976" w:author="DIEGO CORDOBA URRUTIA" w:date="2026-06-07T04:36:00Z" w16du:dateUtc="2026-06-07T10:36:00Z">
                  <w:rPr>
                    <w:rFonts w:ascii="Arial" w:eastAsia="Arial" w:hAnsi="Arial" w:cs="Arial"/>
                    <w:color w:val="000000"/>
                    <w:sz w:val="19"/>
                    <w:szCs w:val="19"/>
                  </w:rPr>
                </w:rPrChange>
              </w:rPr>
              <w:t>18,420 $/Hz</w:t>
            </w:r>
          </w:p>
        </w:tc>
        <w:tc>
          <w:tcPr>
            <w:tcW w:w="0" w:type="auto"/>
            <w:tcPrChange w:id="1977"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082E7AC" w14:textId="77777777" w:rsidR="00DA1741" w:rsidRPr="00A9569D" w:rsidRDefault="00000000">
            <w:pPr>
              <w:pStyle w:val="Compact"/>
              <w:rPr>
                <w:lang w:val="es-419"/>
                <w:rPrChange w:id="1978" w:author="DIEGO CORDOBA URRUTIA" w:date="2026-06-07T04:36:00Z" w16du:dateUtc="2026-06-07T10:36:00Z">
                  <w:rPr/>
                </w:rPrChange>
              </w:rPr>
              <w:pPrChange w:id="1979" w:author="DIEGO CORDOBA URRUTIA" w:date="2026-06-07T04:36:00Z" w16du:dateUtc="2026-06-07T10:36:00Z">
                <w:pPr>
                  <w:jc w:val="both"/>
                </w:pPr>
              </w:pPrChange>
            </w:pPr>
            <w:r w:rsidRPr="00A9569D">
              <w:rPr>
                <w:lang w:val="es-419"/>
                <w:rPrChange w:id="1980" w:author="DIEGO CORDOBA URRUTIA" w:date="2026-06-07T04:36:00Z" w16du:dateUtc="2026-06-07T10:36:00Z">
                  <w:rPr>
                    <w:rFonts w:ascii="Arial" w:eastAsia="Arial" w:hAnsi="Arial" w:cs="Arial"/>
                    <w:color w:val="000000"/>
                    <w:sz w:val="19"/>
                    <w:szCs w:val="19"/>
                  </w:rPr>
                </w:rPrChange>
              </w:rPr>
              <w:t>Exposición al nivel de frecuencia</w:t>
            </w:r>
          </w:p>
        </w:tc>
      </w:tr>
      <w:tr w:rsidR="00DA1741" w14:paraId="6EFA348A" w14:textId="77777777">
        <w:tblPrEx>
          <w:tblPrExChange w:id="1981" w:author="DIEGO CORDOBA URRUTIA" w:date="2026-06-07T04:36:00Z" w16du:dateUtc="2026-06-07T10:36:00Z">
            <w:tblPrEx>
              <w:tblCellMar>
                <w:top w:w="0" w:type="dxa"/>
                <w:bottom w:w="0" w:type="dxa"/>
              </w:tblCellMar>
            </w:tblPrEx>
          </w:tblPrExChange>
        </w:tblPrEx>
        <w:trPr>
          <w:trPrChange w:id="1982" w:author="DIEGO CORDOBA URRUTIA" w:date="2026-06-07T04:36:00Z" w16du:dateUtc="2026-06-07T10:36:00Z">
            <w:trPr>
              <w:gridBefore w:val="1"/>
            </w:trPr>
          </w:trPrChange>
        </w:trPr>
        <w:tc>
          <w:tcPr>
            <w:tcW w:w="0" w:type="auto"/>
            <w:tcPrChange w:id="198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3515915" w14:textId="77777777" w:rsidR="00DA1741" w:rsidRDefault="00000000">
            <w:pPr>
              <w:pStyle w:val="Compact"/>
              <w:pPrChange w:id="1984" w:author="DIEGO CORDOBA URRUTIA" w:date="2026-06-07T04:36:00Z" w16du:dateUtc="2026-06-07T10:36:00Z">
                <w:pPr>
                  <w:jc w:val="both"/>
                </w:pPr>
              </w:pPrChange>
            </w:pPr>
            <w:r>
              <w:rPr>
                <w:rPrChange w:id="1985" w:author="DIEGO CORDOBA URRUTIA" w:date="2026-06-07T04:36:00Z" w16du:dateUtc="2026-06-07T10:36:00Z">
                  <w:rPr>
                    <w:rFonts w:ascii="Arial" w:eastAsia="Arial" w:hAnsi="Arial" w:cs="Arial"/>
                    <w:color w:val="000000"/>
                    <w:sz w:val="19"/>
                    <w:szCs w:val="19"/>
                  </w:rPr>
                </w:rPrChange>
              </w:rPr>
              <w:t>Gamma (Γ)</w:t>
            </w:r>
          </w:p>
        </w:tc>
        <w:tc>
          <w:tcPr>
            <w:tcW w:w="0" w:type="auto"/>
            <w:tcPrChange w:id="1986"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2D3499A" w14:textId="77777777" w:rsidR="00DA1741" w:rsidRDefault="00000000">
            <w:pPr>
              <w:pStyle w:val="Compact"/>
              <w:pPrChange w:id="1987" w:author="DIEGO CORDOBA URRUTIA" w:date="2026-06-07T04:36:00Z" w16du:dateUtc="2026-06-07T10:36:00Z">
                <w:pPr>
                  <w:jc w:val="both"/>
                </w:pPr>
              </w:pPrChange>
            </w:pPr>
            <w:r>
              <w:rPr>
                <w:rPrChange w:id="1988" w:author="DIEGO CORDOBA URRUTIA" w:date="2026-06-07T04:36:00Z" w16du:dateUtc="2026-06-07T10:36:00Z">
                  <w:rPr>
                    <w:rFonts w:ascii="Arial" w:eastAsia="Arial" w:hAnsi="Arial" w:cs="Arial"/>
                    <w:color w:val="000000"/>
                    <w:sz w:val="19"/>
                    <w:szCs w:val="19"/>
                  </w:rPr>
                </w:rPrChange>
              </w:rPr>
              <w:t>∂²V/∂(Δf)²</w:t>
            </w:r>
          </w:p>
        </w:tc>
        <w:tc>
          <w:tcPr>
            <w:tcW w:w="0" w:type="auto"/>
            <w:tcPrChange w:id="1989"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EBB8405" w14:textId="77777777" w:rsidR="00DA1741" w:rsidRDefault="00000000">
            <w:pPr>
              <w:pStyle w:val="Compact"/>
              <w:pPrChange w:id="1990" w:author="DIEGO CORDOBA URRUTIA" w:date="2026-06-07T04:36:00Z" w16du:dateUtc="2026-06-07T10:36:00Z">
                <w:pPr>
                  <w:jc w:val="both"/>
                </w:pPr>
              </w:pPrChange>
            </w:pPr>
            <w:r>
              <w:rPr>
                <w:rPrChange w:id="1991" w:author="DIEGO CORDOBA URRUTIA" w:date="2026-06-07T04:36:00Z" w16du:dateUtc="2026-06-07T10:36:00Z">
                  <w:rPr>
                    <w:rFonts w:ascii="Arial" w:eastAsia="Arial" w:hAnsi="Arial" w:cs="Arial"/>
                    <w:color w:val="000000"/>
                    <w:sz w:val="19"/>
                    <w:szCs w:val="19"/>
                  </w:rPr>
                </w:rPrChange>
              </w:rPr>
              <w:t>8,940 $/Hz²</w:t>
            </w:r>
          </w:p>
        </w:tc>
        <w:tc>
          <w:tcPr>
            <w:tcW w:w="0" w:type="auto"/>
            <w:tcPrChange w:id="1992"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AC47CF2" w14:textId="77777777" w:rsidR="00DA1741" w:rsidRPr="00A9569D" w:rsidRDefault="00000000">
            <w:pPr>
              <w:pStyle w:val="Compact"/>
              <w:rPr>
                <w:lang w:val="es-419"/>
                <w:rPrChange w:id="1993" w:author="DIEGO CORDOBA URRUTIA" w:date="2026-06-07T04:36:00Z" w16du:dateUtc="2026-06-07T10:36:00Z">
                  <w:rPr/>
                </w:rPrChange>
              </w:rPr>
              <w:pPrChange w:id="1994" w:author="DIEGO CORDOBA URRUTIA" w:date="2026-06-07T04:36:00Z" w16du:dateUtc="2026-06-07T10:36:00Z">
                <w:pPr>
                  <w:jc w:val="both"/>
                </w:pPr>
              </w:pPrChange>
            </w:pPr>
            <w:r w:rsidRPr="00A9569D">
              <w:rPr>
                <w:lang w:val="es-419"/>
                <w:rPrChange w:id="1995" w:author="DIEGO CORDOBA URRUTIA" w:date="2026-06-07T04:36:00Z" w16du:dateUtc="2026-06-07T10:36:00Z">
                  <w:rPr>
                    <w:rFonts w:ascii="Arial" w:eastAsia="Arial" w:hAnsi="Arial" w:cs="Arial"/>
                    <w:color w:val="000000"/>
                    <w:sz w:val="19"/>
                    <w:szCs w:val="19"/>
                  </w:rPr>
                </w:rPrChange>
              </w:rPr>
              <w:t>Convexidad — valor de la opcionalidad</w:t>
            </w:r>
          </w:p>
        </w:tc>
      </w:tr>
      <w:tr w:rsidR="00DA1741" w14:paraId="6D51FB35" w14:textId="77777777">
        <w:tblPrEx>
          <w:tblPrExChange w:id="1996" w:author="DIEGO CORDOBA URRUTIA" w:date="2026-06-07T04:36:00Z" w16du:dateUtc="2026-06-07T10:36:00Z">
            <w:tblPrEx>
              <w:tblCellMar>
                <w:top w:w="0" w:type="dxa"/>
                <w:bottom w:w="0" w:type="dxa"/>
              </w:tblCellMar>
            </w:tblPrEx>
          </w:tblPrExChange>
        </w:tblPrEx>
        <w:trPr>
          <w:trPrChange w:id="1997" w:author="DIEGO CORDOBA URRUTIA" w:date="2026-06-07T04:36:00Z" w16du:dateUtc="2026-06-07T10:36:00Z">
            <w:trPr>
              <w:gridBefore w:val="1"/>
            </w:trPr>
          </w:trPrChange>
        </w:trPr>
        <w:tc>
          <w:tcPr>
            <w:tcW w:w="0" w:type="auto"/>
            <w:tcPrChange w:id="199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FBE902A" w14:textId="77777777" w:rsidR="00DA1741" w:rsidRDefault="00000000">
            <w:pPr>
              <w:pStyle w:val="Compact"/>
              <w:pPrChange w:id="1999" w:author="DIEGO CORDOBA URRUTIA" w:date="2026-06-07T04:36:00Z" w16du:dateUtc="2026-06-07T10:36:00Z">
                <w:pPr>
                  <w:jc w:val="both"/>
                </w:pPr>
              </w:pPrChange>
            </w:pPr>
            <w:r>
              <w:rPr>
                <w:rPrChange w:id="2000" w:author="DIEGO CORDOBA URRUTIA" w:date="2026-06-07T04:36:00Z" w16du:dateUtc="2026-06-07T10:36:00Z">
                  <w:rPr>
                    <w:rFonts w:ascii="Arial" w:eastAsia="Arial" w:hAnsi="Arial" w:cs="Arial"/>
                    <w:color w:val="000000"/>
                    <w:sz w:val="19"/>
                    <w:szCs w:val="19"/>
                  </w:rPr>
                </w:rPrChange>
              </w:rPr>
              <w:t>Vega (ν)</w:t>
            </w:r>
          </w:p>
        </w:tc>
        <w:tc>
          <w:tcPr>
            <w:tcW w:w="0" w:type="auto"/>
            <w:tcPrChange w:id="200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CAD62AB" w14:textId="77777777" w:rsidR="00DA1741" w:rsidRDefault="00000000">
            <w:pPr>
              <w:pStyle w:val="Compact"/>
              <w:pPrChange w:id="2002" w:author="DIEGO CORDOBA URRUTIA" w:date="2026-06-07T04:36:00Z" w16du:dateUtc="2026-06-07T10:36:00Z">
                <w:pPr>
                  <w:jc w:val="both"/>
                </w:pPr>
              </w:pPrChange>
            </w:pPr>
            <w:r>
              <w:rPr>
                <w:rPrChange w:id="2003" w:author="DIEGO CORDOBA URRUTIA" w:date="2026-06-07T04:36:00Z" w16du:dateUtc="2026-06-07T10:36:00Z">
                  <w:rPr>
                    <w:rFonts w:ascii="Arial" w:eastAsia="Arial" w:hAnsi="Arial" w:cs="Arial"/>
                    <w:color w:val="000000"/>
                    <w:sz w:val="19"/>
                    <w:szCs w:val="19"/>
                  </w:rPr>
                </w:rPrChange>
              </w:rPr>
              <w:t>∂V/∂σ_OU</w:t>
            </w:r>
          </w:p>
        </w:tc>
        <w:tc>
          <w:tcPr>
            <w:tcW w:w="0" w:type="auto"/>
            <w:tcPrChange w:id="2004"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2AEF191" w14:textId="77777777" w:rsidR="00DA1741" w:rsidRDefault="00000000">
            <w:pPr>
              <w:pStyle w:val="Compact"/>
              <w:pPrChange w:id="2005" w:author="DIEGO CORDOBA URRUTIA" w:date="2026-06-07T04:36:00Z" w16du:dateUtc="2026-06-07T10:36:00Z">
                <w:pPr>
                  <w:jc w:val="both"/>
                </w:pPr>
              </w:pPrChange>
            </w:pPr>
            <w:r>
              <w:rPr>
                <w:rPrChange w:id="2006" w:author="DIEGO CORDOBA URRUTIA" w:date="2026-06-07T04:36:00Z" w16du:dateUtc="2026-06-07T10:36:00Z">
                  <w:rPr>
                    <w:rFonts w:ascii="Arial" w:eastAsia="Arial" w:hAnsi="Arial" w:cs="Arial"/>
                    <w:color w:val="000000"/>
                    <w:sz w:val="19"/>
                    <w:szCs w:val="19"/>
                  </w:rPr>
                </w:rPrChange>
              </w:rPr>
              <w:t>124,600 $/vol-unit</w:t>
            </w:r>
          </w:p>
        </w:tc>
        <w:tc>
          <w:tcPr>
            <w:tcW w:w="0" w:type="auto"/>
            <w:tcPrChange w:id="2007"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763166" w14:textId="77777777" w:rsidR="00DA1741" w:rsidRDefault="00000000">
            <w:pPr>
              <w:pStyle w:val="Compact"/>
              <w:pPrChange w:id="2008" w:author="DIEGO CORDOBA URRUTIA" w:date="2026-06-07T04:36:00Z" w16du:dateUtc="2026-06-07T10:36:00Z">
                <w:pPr>
                  <w:jc w:val="both"/>
                </w:pPr>
              </w:pPrChange>
            </w:pPr>
            <w:r>
              <w:rPr>
                <w:rPrChange w:id="2009" w:author="DIEGO CORDOBA URRUTIA" w:date="2026-06-07T04:36:00Z" w16du:dateUtc="2026-06-07T10:36:00Z">
                  <w:rPr>
                    <w:rFonts w:ascii="Arial" w:eastAsia="Arial" w:hAnsi="Arial" w:cs="Arial"/>
                    <w:color w:val="000000"/>
                    <w:sz w:val="19"/>
                    <w:szCs w:val="19"/>
                  </w:rPr>
                </w:rPrChange>
              </w:rPr>
              <w:t>Sensibilidad a la volatilidad</w:t>
            </w:r>
          </w:p>
        </w:tc>
      </w:tr>
      <w:tr w:rsidR="00DA1741" w14:paraId="16ED68FA" w14:textId="77777777">
        <w:tblPrEx>
          <w:tblPrExChange w:id="2010" w:author="DIEGO CORDOBA URRUTIA" w:date="2026-06-07T04:36:00Z" w16du:dateUtc="2026-06-07T10:36:00Z">
            <w:tblPrEx>
              <w:tblCellMar>
                <w:top w:w="0" w:type="dxa"/>
                <w:bottom w:w="0" w:type="dxa"/>
              </w:tblCellMar>
            </w:tblPrEx>
          </w:tblPrExChange>
        </w:tblPrEx>
        <w:trPr>
          <w:trPrChange w:id="2011" w:author="DIEGO CORDOBA URRUTIA" w:date="2026-06-07T04:36:00Z" w16du:dateUtc="2026-06-07T10:36:00Z">
            <w:trPr>
              <w:gridBefore w:val="1"/>
            </w:trPr>
          </w:trPrChange>
        </w:trPr>
        <w:tc>
          <w:tcPr>
            <w:tcW w:w="0" w:type="auto"/>
            <w:tcPrChange w:id="2012"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D1F0255" w14:textId="77777777" w:rsidR="00DA1741" w:rsidRDefault="00000000">
            <w:pPr>
              <w:pStyle w:val="Compact"/>
              <w:pPrChange w:id="2013" w:author="DIEGO CORDOBA URRUTIA" w:date="2026-06-07T04:36:00Z" w16du:dateUtc="2026-06-07T10:36:00Z">
                <w:pPr>
                  <w:jc w:val="both"/>
                </w:pPr>
              </w:pPrChange>
            </w:pPr>
            <w:r>
              <w:rPr>
                <w:rPrChange w:id="2014" w:author="DIEGO CORDOBA URRUTIA" w:date="2026-06-07T04:36:00Z" w16du:dateUtc="2026-06-07T10:36:00Z">
                  <w:rPr>
                    <w:rFonts w:ascii="Arial" w:eastAsia="Arial" w:hAnsi="Arial" w:cs="Arial"/>
                    <w:color w:val="000000"/>
                    <w:sz w:val="19"/>
                    <w:szCs w:val="19"/>
                  </w:rPr>
                </w:rPrChange>
              </w:rPr>
              <w:t>Theta (Θ)</w:t>
            </w:r>
          </w:p>
        </w:tc>
        <w:tc>
          <w:tcPr>
            <w:tcW w:w="0" w:type="auto"/>
            <w:tcPrChange w:id="201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9A96E3E" w14:textId="77777777" w:rsidR="00DA1741" w:rsidRDefault="00000000">
            <w:pPr>
              <w:pStyle w:val="Compact"/>
              <w:pPrChange w:id="2016" w:author="DIEGO CORDOBA URRUTIA" w:date="2026-06-07T04:36:00Z" w16du:dateUtc="2026-06-07T10:36:00Z">
                <w:pPr>
                  <w:jc w:val="both"/>
                </w:pPr>
              </w:pPrChange>
            </w:pPr>
            <w:r>
              <w:rPr>
                <w:rPrChange w:id="2017" w:author="DIEGO CORDOBA URRUTIA" w:date="2026-06-07T04:36:00Z" w16du:dateUtc="2026-06-07T10:36:00Z">
                  <w:rPr>
                    <w:rFonts w:ascii="Arial" w:eastAsia="Arial" w:hAnsi="Arial" w:cs="Arial"/>
                    <w:color w:val="000000"/>
                    <w:sz w:val="19"/>
                    <w:szCs w:val="19"/>
                  </w:rPr>
                </w:rPrChange>
              </w:rPr>
              <w:t>∂V/∂t</w:t>
            </w:r>
          </w:p>
        </w:tc>
        <w:tc>
          <w:tcPr>
            <w:tcW w:w="0" w:type="auto"/>
            <w:tcPrChange w:id="2018"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3F701A2" w14:textId="77777777" w:rsidR="00DA1741" w:rsidRDefault="00000000">
            <w:pPr>
              <w:pStyle w:val="Compact"/>
              <w:pPrChange w:id="2019" w:author="DIEGO CORDOBA URRUTIA" w:date="2026-06-07T04:36:00Z" w16du:dateUtc="2026-06-07T10:36:00Z">
                <w:pPr>
                  <w:jc w:val="both"/>
                </w:pPr>
              </w:pPrChange>
            </w:pPr>
            <w:r>
              <w:rPr>
                <w:rPrChange w:id="2020" w:author="DIEGO CORDOBA URRUTIA" w:date="2026-06-07T04:36:00Z" w16du:dateUtc="2026-06-07T10:36:00Z">
                  <w:rPr>
                    <w:rFonts w:ascii="Arial" w:eastAsia="Arial" w:hAnsi="Arial" w:cs="Arial"/>
                    <w:color w:val="000000"/>
                    <w:sz w:val="19"/>
                    <w:szCs w:val="19"/>
                  </w:rPr>
                </w:rPrChange>
              </w:rPr>
              <w:t>−4,280 $/día</w:t>
            </w:r>
          </w:p>
        </w:tc>
        <w:tc>
          <w:tcPr>
            <w:tcW w:w="0" w:type="auto"/>
            <w:tcPrChange w:id="2021"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6069E23" w14:textId="77777777" w:rsidR="00DA1741" w:rsidRDefault="00000000">
            <w:pPr>
              <w:pStyle w:val="Compact"/>
              <w:pPrChange w:id="2022" w:author="DIEGO CORDOBA URRUTIA" w:date="2026-06-07T04:36:00Z" w16du:dateUtc="2026-06-07T10:36:00Z">
                <w:pPr>
                  <w:jc w:val="both"/>
                </w:pPr>
              </w:pPrChange>
            </w:pPr>
            <w:r>
              <w:rPr>
                <w:rPrChange w:id="2023" w:author="DIEGO CORDOBA URRUTIA" w:date="2026-06-07T04:36:00Z" w16du:dateUtc="2026-06-07T10:36:00Z">
                  <w:rPr>
                    <w:rFonts w:ascii="Arial" w:eastAsia="Arial" w:hAnsi="Arial" w:cs="Arial"/>
                    <w:color w:val="000000"/>
                    <w:sz w:val="19"/>
                    <w:szCs w:val="19"/>
                  </w:rPr>
                </w:rPrChange>
              </w:rPr>
              <w:t>Decaimiento temporal</w:t>
            </w:r>
          </w:p>
        </w:tc>
      </w:tr>
      <w:tr w:rsidR="00DA1741" w14:paraId="1FA3216A" w14:textId="77777777">
        <w:tblPrEx>
          <w:tblPrExChange w:id="2024" w:author="DIEGO CORDOBA URRUTIA" w:date="2026-06-07T04:36:00Z" w16du:dateUtc="2026-06-07T10:36:00Z">
            <w:tblPrEx>
              <w:tblCellMar>
                <w:top w:w="0" w:type="dxa"/>
                <w:bottom w:w="0" w:type="dxa"/>
              </w:tblCellMar>
            </w:tblPrEx>
          </w:tblPrExChange>
        </w:tblPrEx>
        <w:trPr>
          <w:trPrChange w:id="2025" w:author="DIEGO CORDOBA URRUTIA" w:date="2026-06-07T04:36:00Z" w16du:dateUtc="2026-06-07T10:36:00Z">
            <w:trPr>
              <w:gridBefore w:val="1"/>
            </w:trPr>
          </w:trPrChange>
        </w:trPr>
        <w:tc>
          <w:tcPr>
            <w:tcW w:w="0" w:type="auto"/>
            <w:tcPrChange w:id="2026"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E10481" w14:textId="77777777" w:rsidR="00DA1741" w:rsidRDefault="00000000">
            <w:pPr>
              <w:pStyle w:val="Compact"/>
              <w:pPrChange w:id="2027" w:author="DIEGO CORDOBA URRUTIA" w:date="2026-06-07T04:36:00Z" w16du:dateUtc="2026-06-07T10:36:00Z">
                <w:pPr>
                  <w:jc w:val="both"/>
                </w:pPr>
              </w:pPrChange>
            </w:pPr>
            <w:r>
              <w:rPr>
                <w:rPrChange w:id="2028" w:author="DIEGO CORDOBA URRUTIA" w:date="2026-06-07T04:36:00Z" w16du:dateUtc="2026-06-07T10:36:00Z">
                  <w:rPr>
                    <w:rFonts w:ascii="Arial" w:eastAsia="Arial" w:hAnsi="Arial" w:cs="Arial"/>
                    <w:color w:val="000000"/>
                    <w:sz w:val="19"/>
                    <w:szCs w:val="19"/>
                  </w:rPr>
                </w:rPrChange>
              </w:rPr>
              <w:t>Kappa (K)</w:t>
            </w:r>
          </w:p>
        </w:tc>
        <w:tc>
          <w:tcPr>
            <w:tcW w:w="0" w:type="auto"/>
            <w:tcPrChange w:id="2029"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F769FDB" w14:textId="77777777" w:rsidR="00DA1741" w:rsidRDefault="00000000">
            <w:pPr>
              <w:pStyle w:val="Compact"/>
              <w:pPrChange w:id="2030" w:author="DIEGO CORDOBA URRUTIA" w:date="2026-06-07T04:36:00Z" w16du:dateUtc="2026-06-07T10:36:00Z">
                <w:pPr>
                  <w:jc w:val="both"/>
                </w:pPr>
              </w:pPrChange>
            </w:pPr>
            <w:r>
              <w:rPr>
                <w:rPrChange w:id="2031" w:author="DIEGO CORDOBA URRUTIA" w:date="2026-06-07T04:36:00Z" w16du:dateUtc="2026-06-07T10:36:00Z">
                  <w:rPr>
                    <w:rFonts w:ascii="Arial" w:eastAsia="Arial" w:hAnsi="Arial" w:cs="Arial"/>
                    <w:color w:val="000000"/>
                    <w:sz w:val="19"/>
                    <w:szCs w:val="19"/>
                  </w:rPr>
                </w:rPrChange>
              </w:rPr>
              <w:t>∂V/∂κ</w:t>
            </w:r>
          </w:p>
        </w:tc>
        <w:tc>
          <w:tcPr>
            <w:tcW w:w="0" w:type="auto"/>
            <w:tcPrChange w:id="2032"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DF69FB" w14:textId="77777777" w:rsidR="00DA1741" w:rsidRDefault="00000000">
            <w:pPr>
              <w:pStyle w:val="Compact"/>
              <w:pPrChange w:id="2033" w:author="DIEGO CORDOBA URRUTIA" w:date="2026-06-07T04:36:00Z" w16du:dateUtc="2026-06-07T10:36:00Z">
                <w:pPr>
                  <w:jc w:val="both"/>
                </w:pPr>
              </w:pPrChange>
            </w:pPr>
            <w:r>
              <w:rPr>
                <w:rPrChange w:id="2034" w:author="DIEGO CORDOBA URRUTIA" w:date="2026-06-07T04:36:00Z" w16du:dateUtc="2026-06-07T10:36:00Z">
                  <w:rPr>
                    <w:rFonts w:ascii="Arial" w:eastAsia="Arial" w:hAnsi="Arial" w:cs="Arial"/>
                    <w:color w:val="000000"/>
                    <w:sz w:val="19"/>
                    <w:szCs w:val="19"/>
                  </w:rPr>
                </w:rPrChange>
              </w:rPr>
              <w:t>−89,300 $/κ-unit</w:t>
            </w:r>
          </w:p>
        </w:tc>
        <w:tc>
          <w:tcPr>
            <w:tcW w:w="0" w:type="auto"/>
            <w:tcPrChange w:id="2035"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9F1785B" w14:textId="77777777" w:rsidR="00DA1741" w:rsidRPr="00A9569D" w:rsidRDefault="00000000">
            <w:pPr>
              <w:pStyle w:val="Compact"/>
              <w:rPr>
                <w:lang w:val="es-419"/>
                <w:rPrChange w:id="2036" w:author="DIEGO CORDOBA URRUTIA" w:date="2026-06-07T04:36:00Z" w16du:dateUtc="2026-06-07T10:36:00Z">
                  <w:rPr/>
                </w:rPrChange>
              </w:rPr>
              <w:pPrChange w:id="2037" w:author="DIEGO CORDOBA URRUTIA" w:date="2026-06-07T04:36:00Z" w16du:dateUtc="2026-06-07T10:36:00Z">
                <w:pPr>
                  <w:jc w:val="both"/>
                </w:pPr>
              </w:pPrChange>
            </w:pPr>
            <w:r w:rsidRPr="00A9569D">
              <w:rPr>
                <w:lang w:val="es-419"/>
                <w:rPrChange w:id="2038" w:author="DIEGO CORDOBA URRUTIA" w:date="2026-06-07T04:36:00Z" w16du:dateUtc="2026-06-07T10:36:00Z">
                  <w:rPr>
                    <w:rFonts w:ascii="Arial" w:eastAsia="Arial" w:hAnsi="Arial" w:cs="Arial"/>
                    <w:color w:val="000000"/>
                    <w:sz w:val="19"/>
                    <w:szCs w:val="19"/>
                  </w:rPr>
                </w:rPrChange>
              </w:rPr>
              <w:t>Sensibilidad a reversión a media</w:t>
            </w:r>
          </w:p>
        </w:tc>
      </w:tr>
      <w:tr w:rsidR="00DA1741" w14:paraId="3FB8DB4F" w14:textId="77777777">
        <w:tblPrEx>
          <w:tblPrExChange w:id="2039" w:author="DIEGO CORDOBA URRUTIA" w:date="2026-06-07T04:36:00Z" w16du:dateUtc="2026-06-07T10:36:00Z">
            <w:tblPrEx>
              <w:tblCellMar>
                <w:top w:w="0" w:type="dxa"/>
                <w:bottom w:w="0" w:type="dxa"/>
              </w:tblCellMar>
            </w:tblPrEx>
          </w:tblPrExChange>
        </w:tblPrEx>
        <w:trPr>
          <w:trPrChange w:id="2040" w:author="DIEGO CORDOBA URRUTIA" w:date="2026-06-07T04:36:00Z" w16du:dateUtc="2026-06-07T10:36:00Z">
            <w:trPr>
              <w:gridBefore w:val="1"/>
            </w:trPr>
          </w:trPrChange>
        </w:trPr>
        <w:tc>
          <w:tcPr>
            <w:tcW w:w="0" w:type="auto"/>
            <w:tcPrChange w:id="2041"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4597A1" w14:textId="77777777" w:rsidR="00DA1741" w:rsidRDefault="00000000">
            <w:pPr>
              <w:pStyle w:val="Compact"/>
              <w:pPrChange w:id="2042" w:author="DIEGO CORDOBA URRUTIA" w:date="2026-06-07T04:36:00Z" w16du:dateUtc="2026-06-07T10:36:00Z">
                <w:pPr>
                  <w:jc w:val="both"/>
                </w:pPr>
              </w:pPrChange>
            </w:pPr>
            <w:r>
              <w:rPr>
                <w:rPrChange w:id="2043" w:author="DIEGO CORDOBA URRUTIA" w:date="2026-06-07T04:36:00Z" w16du:dateUtc="2026-06-07T10:36:00Z">
                  <w:rPr>
                    <w:rFonts w:ascii="Arial" w:eastAsia="Arial" w:hAnsi="Arial" w:cs="Arial"/>
                    <w:color w:val="000000"/>
                    <w:sz w:val="19"/>
                    <w:szCs w:val="19"/>
                  </w:rPr>
                </w:rPrChange>
              </w:rPr>
              <w:t>Rho (ρ)</w:t>
            </w:r>
          </w:p>
        </w:tc>
        <w:tc>
          <w:tcPr>
            <w:tcW w:w="0" w:type="auto"/>
            <w:tcPrChange w:id="204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8D6D734" w14:textId="77777777" w:rsidR="00DA1741" w:rsidRDefault="00000000">
            <w:pPr>
              <w:pStyle w:val="Compact"/>
              <w:pPrChange w:id="2045" w:author="DIEGO CORDOBA URRUTIA" w:date="2026-06-07T04:36:00Z" w16du:dateUtc="2026-06-07T10:36:00Z">
                <w:pPr>
                  <w:jc w:val="both"/>
                </w:pPr>
              </w:pPrChange>
            </w:pPr>
            <w:r>
              <w:rPr>
                <w:rPrChange w:id="2046" w:author="DIEGO CORDOBA URRUTIA" w:date="2026-06-07T04:36:00Z" w16du:dateUtc="2026-06-07T10:36:00Z">
                  <w:rPr>
                    <w:rFonts w:ascii="Arial" w:eastAsia="Arial" w:hAnsi="Arial" w:cs="Arial"/>
                    <w:color w:val="000000"/>
                    <w:sz w:val="19"/>
                    <w:szCs w:val="19"/>
                  </w:rPr>
                </w:rPrChange>
              </w:rPr>
              <w:t>∂V/∂r_f</w:t>
            </w:r>
          </w:p>
        </w:tc>
        <w:tc>
          <w:tcPr>
            <w:tcW w:w="0" w:type="auto"/>
            <w:tcPrChange w:id="2047"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50AA5F5" w14:textId="77777777" w:rsidR="00DA1741" w:rsidRDefault="00000000">
            <w:pPr>
              <w:pStyle w:val="Compact"/>
              <w:pPrChange w:id="2048" w:author="DIEGO CORDOBA URRUTIA" w:date="2026-06-07T04:36:00Z" w16du:dateUtc="2026-06-07T10:36:00Z">
                <w:pPr>
                  <w:jc w:val="both"/>
                </w:pPr>
              </w:pPrChange>
            </w:pPr>
            <w:r>
              <w:rPr>
                <w:rPrChange w:id="2049" w:author="DIEGO CORDOBA URRUTIA" w:date="2026-06-07T04:36:00Z" w16du:dateUtc="2026-06-07T10:36:00Z">
                  <w:rPr>
                    <w:rFonts w:ascii="Arial" w:eastAsia="Arial" w:hAnsi="Arial" w:cs="Arial"/>
                    <w:color w:val="000000"/>
                    <w:sz w:val="19"/>
                    <w:szCs w:val="19"/>
                  </w:rPr>
                </w:rPrChange>
              </w:rPr>
              <w:t>−31,200 $/r-unit</w:t>
            </w:r>
          </w:p>
        </w:tc>
        <w:tc>
          <w:tcPr>
            <w:tcW w:w="0" w:type="auto"/>
            <w:tcPrChange w:id="2050" w:author="DIEGO CORDOBA URRUTIA" w:date="2026-06-07T04:36:00Z" w16du:dateUtc="2026-06-07T10:36:00Z">
              <w:tcPr>
                <w:tcW w:w="4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8D6719" w14:textId="77777777" w:rsidR="00DA1741" w:rsidRPr="00A9569D" w:rsidRDefault="00000000">
            <w:pPr>
              <w:pStyle w:val="Compact"/>
              <w:rPr>
                <w:lang w:val="es-419"/>
                <w:rPrChange w:id="2051" w:author="DIEGO CORDOBA URRUTIA" w:date="2026-06-07T04:36:00Z" w16du:dateUtc="2026-06-07T10:36:00Z">
                  <w:rPr/>
                </w:rPrChange>
              </w:rPr>
              <w:pPrChange w:id="2052" w:author="DIEGO CORDOBA URRUTIA" w:date="2026-06-07T04:36:00Z" w16du:dateUtc="2026-06-07T10:36:00Z">
                <w:pPr>
                  <w:jc w:val="both"/>
                </w:pPr>
              </w:pPrChange>
            </w:pPr>
            <w:r w:rsidRPr="00A9569D">
              <w:rPr>
                <w:lang w:val="es-419"/>
                <w:rPrChange w:id="2053" w:author="DIEGO CORDOBA URRUTIA" w:date="2026-06-07T04:36:00Z" w16du:dateUtc="2026-06-07T10:36:00Z">
                  <w:rPr>
                    <w:rFonts w:ascii="Arial" w:eastAsia="Arial" w:hAnsi="Arial" w:cs="Arial"/>
                    <w:color w:val="000000"/>
                    <w:sz w:val="19"/>
                    <w:szCs w:val="19"/>
                  </w:rPr>
                </w:rPrChange>
              </w:rPr>
              <w:t>Sensibilidad a la tasa de descuento</w:t>
            </w:r>
          </w:p>
        </w:tc>
      </w:tr>
    </w:tbl>
    <w:p w14:paraId="31C24C81" w14:textId="77777777" w:rsidR="00DA1741" w:rsidRPr="00A9569D" w:rsidRDefault="00000000">
      <w:pPr>
        <w:pStyle w:val="BodyText"/>
        <w:rPr>
          <w:lang w:val="es-419"/>
          <w:rPrChange w:id="2054" w:author="DIEGO CORDOBA URRUTIA" w:date="2026-06-07T04:36:00Z" w16du:dateUtc="2026-06-07T10:36:00Z">
            <w:rPr/>
          </w:rPrChange>
        </w:rPr>
        <w:pPrChange w:id="2055" w:author="DIEGO CORDOBA URRUTIA" w:date="2026-06-07T04:36:00Z" w16du:dateUtc="2026-06-07T10:36:00Z">
          <w:pPr>
            <w:spacing w:before="80" w:after="320" w:line="380" w:lineRule="auto"/>
            <w:jc w:val="center"/>
          </w:pPr>
        </w:pPrChange>
      </w:pPr>
      <w:r w:rsidRPr="00A9569D">
        <w:rPr>
          <w:lang w:val="es-419"/>
          <w:rPrChange w:id="2056" w:author="DIEGO CORDOBA URRUTIA" w:date="2026-06-07T04:36:00Z" w16du:dateUtc="2026-06-07T10:36:00Z">
            <w:rPr>
              <w:color w:val="888888"/>
              <w:sz w:val="20"/>
              <w:szCs w:val="20"/>
            </w:rPr>
          </w:rPrChange>
        </w:rPr>
        <w:lastRenderedPageBreak/>
        <w:t>Tabla 2.2: Griegas del contrato de regulación VZA-400 — cálculo numérico por diferencias finitas sobre la solución HJB.</w:t>
      </w:r>
    </w:p>
    <w:p w14:paraId="05FDAC6F" w14:textId="77777777" w:rsidR="00DA1741" w:rsidRPr="00A9569D" w:rsidRDefault="00000000">
      <w:pPr>
        <w:pStyle w:val="BodyText"/>
        <w:rPr>
          <w:lang w:val="es-419"/>
          <w:rPrChange w:id="2057" w:author="DIEGO CORDOBA URRUTIA" w:date="2026-06-07T04:36:00Z" w16du:dateUtc="2026-06-07T10:36:00Z">
            <w:rPr/>
          </w:rPrChange>
        </w:rPr>
        <w:pPrChange w:id="2058" w:author="DIEGO CORDOBA URRUTIA" w:date="2026-06-07T04:36:00Z" w16du:dateUtc="2026-06-07T10:36:00Z">
          <w:pPr>
            <w:spacing w:after="200" w:line="380" w:lineRule="auto"/>
            <w:jc w:val="both"/>
          </w:pPr>
        </w:pPrChange>
      </w:pPr>
      <w:r w:rsidRPr="00A9569D">
        <w:rPr>
          <w:lang w:val="es-419"/>
          <w:rPrChange w:id="2059" w:author="DIEGO CORDOBA URRUTIA" w:date="2026-06-07T04:36:00Z" w16du:dateUtc="2026-06-07T10:36:00Z">
            <w:rPr>
              <w:color w:val="000000"/>
            </w:rPr>
          </w:rPrChange>
        </w:rPr>
        <w:t>El Gamma positivo (</w:t>
      </w:r>
      <w:r>
        <w:rPr>
          <w:rPrChange w:id="2060" w:author="DIEGO CORDOBA URRUTIA" w:date="2026-06-07T04:36:00Z" w16du:dateUtc="2026-06-07T10:36:00Z">
            <w:rPr>
              <w:color w:val="000000"/>
            </w:rPr>
          </w:rPrChange>
        </w:rPr>
        <w:t>Γ</w:t>
      </w:r>
      <w:r w:rsidRPr="00A9569D">
        <w:rPr>
          <w:lang w:val="es-419"/>
          <w:rPrChange w:id="2061" w:author="DIEGO CORDOBA URRUTIA" w:date="2026-06-07T04:36:00Z" w16du:dateUtc="2026-06-07T10:36:00Z">
            <w:rPr>
              <w:color w:val="000000"/>
            </w:rPr>
          </w:rPrChange>
        </w:rPr>
        <w:t xml:space="preserve"> = +8,940 $/Hz²) es el hallazgo más relevante para el diseño de mercados: el valor del contrato es una función convexa de la desviación de frecuencia. Esta convexidad implica que el valor del servicio de regulación crece de manera no lineal con la volatilidad del subyacente —exactamente lo que el mercado de opciones cobra como vega— y que las tarifas fijas actuales de la CRE, al ignorar el nivel corriente de </w:t>
      </w:r>
      <w:r>
        <w:rPr>
          <w:rPrChange w:id="2062" w:author="DIEGO CORDOBA URRUTIA" w:date="2026-06-07T04:36:00Z" w16du:dateUtc="2026-06-07T10:36:00Z">
            <w:rPr>
              <w:color w:val="000000"/>
            </w:rPr>
          </w:rPrChange>
        </w:rPr>
        <w:t>σ</w:t>
      </w:r>
      <w:r w:rsidRPr="00A9569D">
        <w:rPr>
          <w:lang w:val="es-419"/>
          <w:rPrChange w:id="2063" w:author="DIEGO CORDOBA URRUTIA" w:date="2026-06-07T04:36:00Z" w16du:dateUtc="2026-06-07T10:36:00Z">
            <w:rPr>
              <w:color w:val="000000"/>
            </w:rPr>
          </w:rPrChange>
        </w:rPr>
        <w:t>_OU, generan precios sistemáticamente incorrectos.</w:t>
      </w:r>
    </w:p>
    <w:p w14:paraId="6FCCE14F" w14:textId="77777777" w:rsidR="00DA1741" w:rsidRPr="00A9569D" w:rsidRDefault="00000000">
      <w:pPr>
        <w:pStyle w:val="Heading2"/>
        <w:rPr>
          <w:lang w:val="es-419"/>
          <w:rPrChange w:id="2064" w:author="DIEGO CORDOBA URRUTIA" w:date="2026-06-07T04:36:00Z" w16du:dateUtc="2026-06-07T10:36:00Z">
            <w:rPr/>
          </w:rPrChange>
        </w:rPr>
      </w:pPr>
      <w:bookmarkStart w:id="2065" w:name="_Toc231042673"/>
      <w:bookmarkStart w:id="2066" w:name="X0937b592ebf0fc359bcf9b2d4df7b8db87609b2"/>
      <w:r w:rsidRPr="00A9569D">
        <w:rPr>
          <w:lang w:val="es-419"/>
          <w:rPrChange w:id="2067" w:author="DIEGO CORDOBA URRUTIA" w:date="2026-06-07T04:36:00Z" w16du:dateUtc="2026-06-07T10:36:00Z">
            <w:rPr/>
          </w:rPrChange>
        </w:rPr>
        <w:t>2.6</w:t>
      </w:r>
      <w:del w:id="2068" w:author="DIEGO CORDOBA URRUTIA" w:date="2026-06-07T04:36:00Z" w16du:dateUtc="2026-06-07T10:36:00Z">
        <w:r>
          <w:rPr>
            <w:rFonts w:ascii="Arial" w:eastAsia="Arial" w:hAnsi="Arial" w:cs="Arial"/>
            <w:color w:val="0F6E56"/>
          </w:rPr>
          <w:delText xml:space="preserve"> </w:delText>
        </w:r>
      </w:del>
      <w:r w:rsidRPr="00A9569D">
        <w:rPr>
          <w:lang w:val="es-419"/>
          <w:rPrChange w:id="2069" w:author="DIEGO CORDOBA URRUTIA" w:date="2026-06-07T04:36:00Z" w16du:dateUtc="2026-06-07T10:36:00Z">
            <w:rPr/>
          </w:rPrChange>
        </w:rPr>
        <w:t xml:space="preserve"> Complementariedades Estratégicas entre Servicios Ancilares</w:t>
      </w:r>
      <w:bookmarkEnd w:id="2065"/>
    </w:p>
    <w:p w14:paraId="21EC7C60" w14:textId="77777777" w:rsidR="00DA1741" w:rsidRPr="00A9569D" w:rsidRDefault="00000000">
      <w:pPr>
        <w:pStyle w:val="Heading3"/>
        <w:rPr>
          <w:lang w:val="es-419"/>
          <w:rPrChange w:id="2070" w:author="DIEGO CORDOBA URRUTIA" w:date="2026-06-07T04:36:00Z" w16du:dateUtc="2026-06-07T10:36:00Z">
            <w:rPr/>
          </w:rPrChange>
        </w:rPr>
      </w:pPr>
      <w:bookmarkStart w:id="2071" w:name="_Toc231042674"/>
      <w:r w:rsidRPr="00A9569D">
        <w:rPr>
          <w:lang w:val="es-419"/>
          <w:rPrChange w:id="2072" w:author="DIEGO CORDOBA URRUTIA" w:date="2026-06-07T04:36:00Z" w16du:dateUtc="2026-06-07T10:36:00Z">
            <w:rPr/>
          </w:rPrChange>
        </w:rPr>
        <w:t>2.6.1</w:t>
      </w:r>
      <w:del w:id="2073" w:author="DIEGO CORDOBA URRUTIA" w:date="2026-06-07T04:36:00Z" w16du:dateUtc="2026-06-07T10:36:00Z">
        <w:r>
          <w:rPr>
            <w:rFonts w:ascii="Arial" w:eastAsia="Arial" w:hAnsi="Arial" w:cs="Arial"/>
            <w:color w:val="0D2B45"/>
          </w:rPr>
          <w:delText xml:space="preserve"> </w:delText>
        </w:r>
      </w:del>
      <w:r w:rsidRPr="00A9569D">
        <w:rPr>
          <w:lang w:val="es-419"/>
          <w:rPrChange w:id="2074" w:author="DIEGO CORDOBA URRUTIA" w:date="2026-06-07T04:36:00Z" w16du:dateUtc="2026-06-07T10:36:00Z">
            <w:rPr/>
          </w:rPrChange>
        </w:rPr>
        <w:t xml:space="preserve"> El Problema de Bundling</w:t>
      </w:r>
      <w:bookmarkEnd w:id="2071"/>
    </w:p>
    <w:p w14:paraId="086C3F47" w14:textId="77777777" w:rsidR="00DA1741" w:rsidRPr="00A9569D" w:rsidRDefault="00000000">
      <w:pPr>
        <w:pStyle w:val="FirstParagraph"/>
        <w:rPr>
          <w:lang w:val="es-419"/>
          <w:rPrChange w:id="2075" w:author="DIEGO CORDOBA URRUTIA" w:date="2026-06-07T04:36:00Z" w16du:dateUtc="2026-06-07T10:36:00Z">
            <w:rPr/>
          </w:rPrChange>
        </w:rPr>
        <w:pPrChange w:id="2076" w:author="DIEGO CORDOBA URRUTIA" w:date="2026-06-07T04:36:00Z" w16du:dateUtc="2026-06-07T10:36:00Z">
          <w:pPr>
            <w:spacing w:after="200" w:line="380" w:lineRule="auto"/>
            <w:jc w:val="both"/>
          </w:pPr>
        </w:pPrChange>
      </w:pPr>
      <w:r w:rsidRPr="00A9569D">
        <w:rPr>
          <w:lang w:val="es-419"/>
          <w:rPrChange w:id="2077" w:author="DIEGO CORDOBA URRUTIA" w:date="2026-06-07T04:36:00Z" w16du:dateUtc="2026-06-07T10:36:00Z">
            <w:rPr>
              <w:color w:val="000000"/>
            </w:rPr>
          </w:rPrChange>
        </w:rPr>
        <w:t>El análisis de los Capítulos 2.1–2.5 valora el servicio de regulación de frecuencia AGC en aislamiento. Esta abstracción es costosa: en la práctica, el mismo activo físico —un BESS, un ciclo combinado flexible, o un agregador de demanda industrial— puede proveer simultáneamente cuatro servicios ancilares distintos, sujeto a una restricción de capacidad compartida. Los cuatro servicios y sus características en el MEM mexicano son:</w:t>
      </w:r>
    </w:p>
    <w:tbl>
      <w:tblPr>
        <w:tblStyle w:val="Table"/>
        <w:tblW w:w="5000" w:type="pct"/>
        <w:tblLook w:val="0020" w:firstRow="1" w:lastRow="0" w:firstColumn="0" w:lastColumn="0" w:noHBand="0" w:noVBand="0"/>
        <w:tblPrChange w:id="2078"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736"/>
        <w:gridCol w:w="919"/>
        <w:gridCol w:w="1809"/>
        <w:gridCol w:w="1496"/>
        <w:gridCol w:w="2400"/>
        <w:tblGridChange w:id="2079">
          <w:tblGrid>
            <w:gridCol w:w="1"/>
            <w:gridCol w:w="2735"/>
            <w:gridCol w:w="25"/>
            <w:gridCol w:w="894"/>
            <w:gridCol w:w="6"/>
            <w:gridCol w:w="1800"/>
            <w:gridCol w:w="3"/>
            <w:gridCol w:w="1437"/>
            <w:gridCol w:w="59"/>
            <w:gridCol w:w="2400"/>
            <w:gridCol w:w="1"/>
          </w:tblGrid>
        </w:tblGridChange>
      </w:tblGrid>
      <w:tr w:rsidR="00DA1741" w14:paraId="005A1E88" w14:textId="77777777" w:rsidTr="00A7071E">
        <w:tblPrEx>
          <w:tblPrExChange w:id="2080"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2081" w:author="DIEGO CORDOBA URRUTIA" w:date="2026-06-07T04:36:00Z" w16du:dateUtc="2026-06-07T10:36:00Z">
            <w:trPr>
              <w:gridBefore w:val="1"/>
              <w:tblHeader/>
            </w:trPr>
          </w:trPrChange>
        </w:trPr>
        <w:tc>
          <w:tcPr>
            <w:tcW w:w="0" w:type="auto"/>
            <w:tcPrChange w:id="2082"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BC4367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08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084" w:author="DIEGO CORDOBA URRUTIA" w:date="2026-06-07T04:36:00Z" w16du:dateUtc="2026-06-07T10:36:00Z">
                  <w:rPr>
                    <w:rFonts w:ascii="Arial" w:eastAsia="Arial" w:hAnsi="Arial" w:cs="Arial"/>
                    <w:b/>
                    <w:bCs/>
                    <w:color w:val="FFFFFF"/>
                    <w:sz w:val="19"/>
                    <w:szCs w:val="19"/>
                  </w:rPr>
                </w:rPrChange>
              </w:rPr>
              <w:t>Servicio ancilar</w:t>
            </w:r>
          </w:p>
        </w:tc>
        <w:tc>
          <w:tcPr>
            <w:tcW w:w="0" w:type="auto"/>
            <w:tcPrChange w:id="2085" w:author="DIEGO CORDOBA URRUTIA" w:date="2026-06-07T04:36:00Z" w16du:dateUtc="2026-06-07T10:36:00Z">
              <w:tcPr>
                <w:tcW w:w="9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169A15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08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087" w:author="DIEGO CORDOBA URRUTIA" w:date="2026-06-07T04:36:00Z" w16du:dateUtc="2026-06-07T10:36:00Z">
                  <w:rPr>
                    <w:rFonts w:ascii="Arial" w:eastAsia="Arial" w:hAnsi="Arial" w:cs="Arial"/>
                    <w:b/>
                    <w:bCs/>
                    <w:color w:val="FFFFFF"/>
                    <w:sz w:val="19"/>
                    <w:szCs w:val="19"/>
                  </w:rPr>
                </w:rPrChange>
              </w:rPr>
              <w:t>Abrev.</w:t>
            </w:r>
          </w:p>
        </w:tc>
        <w:tc>
          <w:tcPr>
            <w:tcW w:w="0" w:type="auto"/>
            <w:tcPrChange w:id="2088"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C5F259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08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090" w:author="DIEGO CORDOBA URRUTIA" w:date="2026-06-07T04:36:00Z" w16du:dateUtc="2026-06-07T10:36:00Z">
                  <w:rPr>
                    <w:rFonts w:ascii="Arial" w:eastAsia="Arial" w:hAnsi="Arial" w:cs="Arial"/>
                    <w:b/>
                    <w:bCs/>
                    <w:color w:val="FFFFFF"/>
                    <w:sz w:val="19"/>
                    <w:szCs w:val="19"/>
                  </w:rPr>
                </w:rPrChange>
              </w:rPr>
              <w:t>Tiempo de respuesta</w:t>
            </w:r>
          </w:p>
        </w:tc>
        <w:tc>
          <w:tcPr>
            <w:tcW w:w="0" w:type="auto"/>
            <w:tcPrChange w:id="2091"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9334C9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09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093" w:author="DIEGO CORDOBA URRUTIA" w:date="2026-06-07T04:36:00Z" w16du:dateUtc="2026-06-07T10:36:00Z">
                  <w:rPr>
                    <w:rFonts w:ascii="Arial" w:eastAsia="Arial" w:hAnsi="Arial" w:cs="Arial"/>
                    <w:b/>
                    <w:bCs/>
                    <w:color w:val="FFFFFF"/>
                    <w:sz w:val="19"/>
                    <w:szCs w:val="19"/>
                  </w:rPr>
                </w:rPrChange>
              </w:rPr>
              <w:t>Duración típica</w:t>
            </w:r>
          </w:p>
        </w:tc>
        <w:tc>
          <w:tcPr>
            <w:tcW w:w="0" w:type="auto"/>
            <w:tcPrChange w:id="2094"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00EBC49" w14:textId="77777777" w:rsidR="00DA1741" w:rsidRPr="00A9569D" w:rsidRDefault="00000000">
            <w:pPr>
              <w:pStyle w:val="Compact"/>
              <w:cnfStyle w:val="100000000000" w:firstRow="1" w:lastRow="0" w:firstColumn="0" w:lastColumn="0" w:oddVBand="0" w:evenVBand="0" w:oddHBand="0" w:evenHBand="0" w:firstRowFirstColumn="0" w:firstRowLastColumn="0" w:lastRowFirstColumn="0" w:lastRowLastColumn="0"/>
              <w:rPr>
                <w:lang w:val="es-419"/>
                <w:rPrChange w:id="2095" w:author="DIEGO CORDOBA URRUTIA" w:date="2026-06-07T04:36:00Z" w16du:dateUtc="2026-06-07T10:36:00Z">
                  <w:rPr/>
                </w:rPrChange>
              </w:rPr>
              <w:pPrChange w:id="209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sidRPr="00A9569D">
              <w:rPr>
                <w:b/>
                <w:lang w:val="es-419"/>
                <w:rPrChange w:id="2097" w:author="DIEGO CORDOBA URRUTIA" w:date="2026-06-07T04:36:00Z" w16du:dateUtc="2026-06-07T10:36:00Z">
                  <w:rPr>
                    <w:rFonts w:ascii="Arial" w:eastAsia="Arial" w:hAnsi="Arial" w:cs="Arial"/>
                    <w:b/>
                    <w:bCs/>
                    <w:color w:val="FFFFFF"/>
                    <w:sz w:val="19"/>
                    <w:szCs w:val="19"/>
                  </w:rPr>
                </w:rPrChange>
              </w:rPr>
              <w:t>Tarifa CRE actual (MXN/MW)</w:t>
            </w:r>
          </w:p>
        </w:tc>
      </w:tr>
      <w:tr w:rsidR="00DA1741" w14:paraId="35A7EEFF" w14:textId="77777777">
        <w:tblPrEx>
          <w:tblPrExChange w:id="2098" w:author="DIEGO CORDOBA URRUTIA" w:date="2026-06-07T04:36:00Z" w16du:dateUtc="2026-06-07T10:36:00Z">
            <w:tblPrEx>
              <w:tblCellMar>
                <w:top w:w="0" w:type="dxa"/>
                <w:bottom w:w="0" w:type="dxa"/>
              </w:tblCellMar>
            </w:tblPrEx>
          </w:tblPrExChange>
        </w:tblPrEx>
        <w:trPr>
          <w:trPrChange w:id="2099" w:author="DIEGO CORDOBA URRUTIA" w:date="2026-06-07T04:36:00Z" w16du:dateUtc="2026-06-07T10:36:00Z">
            <w:trPr>
              <w:gridBefore w:val="1"/>
            </w:trPr>
          </w:trPrChange>
        </w:trPr>
        <w:tc>
          <w:tcPr>
            <w:tcW w:w="0" w:type="auto"/>
            <w:tcPrChange w:id="2100"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C51EB00" w14:textId="77777777" w:rsidR="00DA1741" w:rsidRDefault="00000000">
            <w:pPr>
              <w:pStyle w:val="Compact"/>
              <w:pPrChange w:id="2101" w:author="DIEGO CORDOBA URRUTIA" w:date="2026-06-07T04:36:00Z" w16du:dateUtc="2026-06-07T10:36:00Z">
                <w:pPr>
                  <w:jc w:val="both"/>
                </w:pPr>
              </w:pPrChange>
            </w:pPr>
            <w:r>
              <w:rPr>
                <w:rPrChange w:id="2102" w:author="DIEGO CORDOBA URRUTIA" w:date="2026-06-07T04:36:00Z" w16du:dateUtc="2026-06-07T10:36:00Z">
                  <w:rPr>
                    <w:rFonts w:ascii="Arial" w:eastAsia="Arial" w:hAnsi="Arial" w:cs="Arial"/>
                    <w:color w:val="000000"/>
                    <w:sz w:val="19"/>
                    <w:szCs w:val="19"/>
                  </w:rPr>
                </w:rPrChange>
              </w:rPr>
              <w:t>Regulación frecuencia secundaria (AGC)</w:t>
            </w:r>
          </w:p>
        </w:tc>
        <w:tc>
          <w:tcPr>
            <w:tcW w:w="0" w:type="auto"/>
            <w:tcPrChange w:id="2103" w:author="DIEGO CORDOBA URRUTIA" w:date="2026-06-07T04:36:00Z" w16du:dateUtc="2026-06-07T10:36:00Z">
              <w:tcPr>
                <w:tcW w:w="9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DB11D32" w14:textId="77777777" w:rsidR="00DA1741" w:rsidRDefault="00000000">
            <w:pPr>
              <w:pStyle w:val="Compact"/>
              <w:pPrChange w:id="2104" w:author="DIEGO CORDOBA URRUTIA" w:date="2026-06-07T04:36:00Z" w16du:dateUtc="2026-06-07T10:36:00Z">
                <w:pPr>
                  <w:jc w:val="both"/>
                </w:pPr>
              </w:pPrChange>
            </w:pPr>
            <w:r>
              <w:rPr>
                <w:rPrChange w:id="2105" w:author="DIEGO CORDOBA URRUTIA" w:date="2026-06-07T04:36:00Z" w16du:dateUtc="2026-06-07T10:36:00Z">
                  <w:rPr>
                    <w:rFonts w:ascii="Arial" w:eastAsia="Arial" w:hAnsi="Arial" w:cs="Arial"/>
                    <w:color w:val="000000"/>
                    <w:sz w:val="19"/>
                    <w:szCs w:val="19"/>
                  </w:rPr>
                </w:rPrChange>
              </w:rPr>
              <w:t>RFS</w:t>
            </w:r>
          </w:p>
        </w:tc>
        <w:tc>
          <w:tcPr>
            <w:tcW w:w="0" w:type="auto"/>
            <w:tcPrChange w:id="210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EB9BFE2" w14:textId="77777777" w:rsidR="00DA1741" w:rsidRDefault="00000000">
            <w:pPr>
              <w:pStyle w:val="Compact"/>
              <w:pPrChange w:id="2107" w:author="DIEGO CORDOBA URRUTIA" w:date="2026-06-07T04:36:00Z" w16du:dateUtc="2026-06-07T10:36:00Z">
                <w:pPr>
                  <w:jc w:val="both"/>
                </w:pPr>
              </w:pPrChange>
            </w:pPr>
            <w:r>
              <w:rPr>
                <w:rPrChange w:id="2108" w:author="DIEGO CORDOBA URRUTIA" w:date="2026-06-07T04:36:00Z" w16du:dateUtc="2026-06-07T10:36:00Z">
                  <w:rPr>
                    <w:rFonts w:ascii="Arial" w:eastAsia="Arial" w:hAnsi="Arial" w:cs="Arial"/>
                    <w:color w:val="000000"/>
                    <w:sz w:val="19"/>
                    <w:szCs w:val="19"/>
                  </w:rPr>
                </w:rPrChange>
              </w:rPr>
              <w:t>4–30 segundos</w:t>
            </w:r>
          </w:p>
        </w:tc>
        <w:tc>
          <w:tcPr>
            <w:tcW w:w="0" w:type="auto"/>
            <w:tcPrChange w:id="2109"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7032E33" w14:textId="77777777" w:rsidR="00DA1741" w:rsidRDefault="00000000">
            <w:pPr>
              <w:pStyle w:val="Compact"/>
              <w:pPrChange w:id="2110" w:author="DIEGO CORDOBA URRUTIA" w:date="2026-06-07T04:36:00Z" w16du:dateUtc="2026-06-07T10:36:00Z">
                <w:pPr>
                  <w:jc w:val="both"/>
                </w:pPr>
              </w:pPrChange>
            </w:pPr>
            <w:r>
              <w:rPr>
                <w:rPrChange w:id="2111" w:author="DIEGO CORDOBA URRUTIA" w:date="2026-06-07T04:36:00Z" w16du:dateUtc="2026-06-07T10:36:00Z">
                  <w:rPr>
                    <w:rFonts w:ascii="Arial" w:eastAsia="Arial" w:hAnsi="Arial" w:cs="Arial"/>
                    <w:color w:val="000000"/>
                    <w:sz w:val="19"/>
                    <w:szCs w:val="19"/>
                  </w:rPr>
                </w:rPrChange>
              </w:rPr>
              <w:t>Continua</w:t>
            </w:r>
          </w:p>
        </w:tc>
        <w:tc>
          <w:tcPr>
            <w:tcW w:w="0" w:type="auto"/>
            <w:tcPrChange w:id="2112"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0101FFC" w14:textId="77777777" w:rsidR="00DA1741" w:rsidRDefault="00000000">
            <w:pPr>
              <w:pStyle w:val="Compact"/>
              <w:pPrChange w:id="2113" w:author="DIEGO CORDOBA URRUTIA" w:date="2026-06-07T04:36:00Z" w16du:dateUtc="2026-06-07T10:36:00Z">
                <w:pPr>
                  <w:jc w:val="both"/>
                </w:pPr>
              </w:pPrChange>
            </w:pPr>
            <w:r>
              <w:rPr>
                <w:rPrChange w:id="2114" w:author="DIEGO CORDOBA URRUTIA" w:date="2026-06-07T04:36:00Z" w16du:dateUtc="2026-06-07T10:36:00Z">
                  <w:rPr>
                    <w:rFonts w:ascii="Arial" w:eastAsia="Arial" w:hAnsi="Arial" w:cs="Arial"/>
                    <w:color w:val="000000"/>
                    <w:sz w:val="19"/>
                    <w:szCs w:val="19"/>
                  </w:rPr>
                </w:rPrChange>
              </w:rPr>
              <w:t>1,424,000/año</w:t>
            </w:r>
          </w:p>
        </w:tc>
      </w:tr>
      <w:tr w:rsidR="00DA1741" w14:paraId="07C5C009" w14:textId="77777777">
        <w:tblPrEx>
          <w:tblPrExChange w:id="2115" w:author="DIEGO CORDOBA URRUTIA" w:date="2026-06-07T04:36:00Z" w16du:dateUtc="2026-06-07T10:36:00Z">
            <w:tblPrEx>
              <w:tblCellMar>
                <w:top w:w="0" w:type="dxa"/>
                <w:bottom w:w="0" w:type="dxa"/>
              </w:tblCellMar>
            </w:tblPrEx>
          </w:tblPrExChange>
        </w:tblPrEx>
        <w:trPr>
          <w:trPrChange w:id="2116" w:author="DIEGO CORDOBA URRUTIA" w:date="2026-06-07T04:36:00Z" w16du:dateUtc="2026-06-07T10:36:00Z">
            <w:trPr>
              <w:gridBefore w:val="1"/>
            </w:trPr>
          </w:trPrChange>
        </w:trPr>
        <w:tc>
          <w:tcPr>
            <w:tcW w:w="0" w:type="auto"/>
            <w:tcPrChange w:id="2117"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888E6C" w14:textId="77777777" w:rsidR="00DA1741" w:rsidRDefault="00000000">
            <w:pPr>
              <w:pStyle w:val="Compact"/>
              <w:pPrChange w:id="2118" w:author="DIEGO CORDOBA URRUTIA" w:date="2026-06-07T04:36:00Z" w16du:dateUtc="2026-06-07T10:36:00Z">
                <w:pPr>
                  <w:jc w:val="both"/>
                </w:pPr>
              </w:pPrChange>
            </w:pPr>
            <w:r>
              <w:rPr>
                <w:rPrChange w:id="2119" w:author="DIEGO CORDOBA URRUTIA" w:date="2026-06-07T04:36:00Z" w16du:dateUtc="2026-06-07T10:36:00Z">
                  <w:rPr>
                    <w:rFonts w:ascii="Arial" w:eastAsia="Arial" w:hAnsi="Arial" w:cs="Arial"/>
                    <w:color w:val="000000"/>
                    <w:sz w:val="19"/>
                    <w:szCs w:val="19"/>
                  </w:rPr>
                </w:rPrChange>
              </w:rPr>
              <w:t>Reserva rodante sincronizada</w:t>
            </w:r>
          </w:p>
        </w:tc>
        <w:tc>
          <w:tcPr>
            <w:tcW w:w="0" w:type="auto"/>
            <w:tcPrChange w:id="2120" w:author="DIEGO CORDOBA URRUTIA" w:date="2026-06-07T04:36:00Z" w16du:dateUtc="2026-06-07T10:36:00Z">
              <w:tcPr>
                <w:tcW w:w="9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FCC7A49" w14:textId="77777777" w:rsidR="00DA1741" w:rsidRDefault="00000000">
            <w:pPr>
              <w:pStyle w:val="Compact"/>
              <w:pPrChange w:id="2121" w:author="DIEGO CORDOBA URRUTIA" w:date="2026-06-07T04:36:00Z" w16du:dateUtc="2026-06-07T10:36:00Z">
                <w:pPr>
                  <w:jc w:val="both"/>
                </w:pPr>
              </w:pPrChange>
            </w:pPr>
            <w:r>
              <w:rPr>
                <w:rPrChange w:id="2122" w:author="DIEGO CORDOBA URRUTIA" w:date="2026-06-07T04:36:00Z" w16du:dateUtc="2026-06-07T10:36:00Z">
                  <w:rPr>
                    <w:rFonts w:ascii="Arial" w:eastAsia="Arial" w:hAnsi="Arial" w:cs="Arial"/>
                    <w:color w:val="000000"/>
                    <w:sz w:val="19"/>
                    <w:szCs w:val="19"/>
                  </w:rPr>
                </w:rPrChange>
              </w:rPr>
              <w:t>RRS</w:t>
            </w:r>
          </w:p>
        </w:tc>
        <w:tc>
          <w:tcPr>
            <w:tcW w:w="0" w:type="auto"/>
            <w:tcPrChange w:id="2123"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27C0D13" w14:textId="77777777" w:rsidR="00DA1741" w:rsidRDefault="00000000">
            <w:pPr>
              <w:pStyle w:val="Compact"/>
              <w:pPrChange w:id="2124" w:author="DIEGO CORDOBA URRUTIA" w:date="2026-06-07T04:36:00Z" w16du:dateUtc="2026-06-07T10:36:00Z">
                <w:pPr>
                  <w:jc w:val="both"/>
                </w:pPr>
              </w:pPrChange>
            </w:pPr>
            <w:r>
              <w:rPr>
                <w:rPrChange w:id="2125" w:author="DIEGO CORDOBA URRUTIA" w:date="2026-06-07T04:36:00Z" w16du:dateUtc="2026-06-07T10:36:00Z">
                  <w:rPr>
                    <w:rFonts w:ascii="Arial" w:eastAsia="Arial" w:hAnsi="Arial" w:cs="Arial"/>
                    <w:color w:val="000000"/>
                    <w:sz w:val="19"/>
                    <w:szCs w:val="19"/>
                  </w:rPr>
                </w:rPrChange>
              </w:rPr>
              <w:t>10 minutos</w:t>
            </w:r>
          </w:p>
        </w:tc>
        <w:tc>
          <w:tcPr>
            <w:tcW w:w="0" w:type="auto"/>
            <w:tcPrChange w:id="2126"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C0E617B" w14:textId="77777777" w:rsidR="00DA1741" w:rsidRDefault="00000000">
            <w:pPr>
              <w:pStyle w:val="Compact"/>
              <w:pPrChange w:id="2127" w:author="DIEGO CORDOBA URRUTIA" w:date="2026-06-07T04:36:00Z" w16du:dateUtc="2026-06-07T10:36:00Z">
                <w:pPr>
                  <w:jc w:val="both"/>
                </w:pPr>
              </w:pPrChange>
            </w:pPr>
            <w:r>
              <w:rPr>
                <w:rPrChange w:id="2128" w:author="DIEGO CORDOBA URRUTIA" w:date="2026-06-07T04:36:00Z" w16du:dateUtc="2026-06-07T10:36:00Z">
                  <w:rPr>
                    <w:rFonts w:ascii="Arial" w:eastAsia="Arial" w:hAnsi="Arial" w:cs="Arial"/>
                    <w:color w:val="000000"/>
                    <w:sz w:val="19"/>
                    <w:szCs w:val="19"/>
                  </w:rPr>
                </w:rPrChange>
              </w:rPr>
              <w:t>2–4 horas</w:t>
            </w:r>
          </w:p>
        </w:tc>
        <w:tc>
          <w:tcPr>
            <w:tcW w:w="0" w:type="auto"/>
            <w:tcPrChange w:id="2129"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EBE5B6A" w14:textId="77777777" w:rsidR="00DA1741" w:rsidRDefault="00000000">
            <w:pPr>
              <w:pStyle w:val="Compact"/>
              <w:pPrChange w:id="2130" w:author="DIEGO CORDOBA URRUTIA" w:date="2026-06-07T04:36:00Z" w16du:dateUtc="2026-06-07T10:36:00Z">
                <w:pPr>
                  <w:jc w:val="both"/>
                </w:pPr>
              </w:pPrChange>
            </w:pPr>
            <w:r>
              <w:rPr>
                <w:rPrChange w:id="2131" w:author="DIEGO CORDOBA URRUTIA" w:date="2026-06-07T04:36:00Z" w16du:dateUtc="2026-06-07T10:36:00Z">
                  <w:rPr>
                    <w:rFonts w:ascii="Arial" w:eastAsia="Arial" w:hAnsi="Arial" w:cs="Arial"/>
                    <w:color w:val="000000"/>
                    <w:sz w:val="19"/>
                    <w:szCs w:val="19"/>
                  </w:rPr>
                </w:rPrChange>
              </w:rPr>
              <w:t>841,000/año</w:t>
            </w:r>
          </w:p>
        </w:tc>
      </w:tr>
      <w:tr w:rsidR="00DA1741" w14:paraId="1B5BDC9E" w14:textId="77777777">
        <w:tblPrEx>
          <w:tblPrExChange w:id="2132" w:author="DIEGO CORDOBA URRUTIA" w:date="2026-06-07T04:36:00Z" w16du:dateUtc="2026-06-07T10:36:00Z">
            <w:tblPrEx>
              <w:tblCellMar>
                <w:top w:w="0" w:type="dxa"/>
                <w:bottom w:w="0" w:type="dxa"/>
              </w:tblCellMar>
            </w:tblPrEx>
          </w:tblPrExChange>
        </w:tblPrEx>
        <w:trPr>
          <w:trPrChange w:id="2133" w:author="DIEGO CORDOBA URRUTIA" w:date="2026-06-07T04:36:00Z" w16du:dateUtc="2026-06-07T10:36:00Z">
            <w:trPr>
              <w:gridBefore w:val="1"/>
            </w:trPr>
          </w:trPrChange>
        </w:trPr>
        <w:tc>
          <w:tcPr>
            <w:tcW w:w="0" w:type="auto"/>
            <w:tcPrChange w:id="2134"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864DA88" w14:textId="77777777" w:rsidR="00DA1741" w:rsidRDefault="00000000">
            <w:pPr>
              <w:pStyle w:val="Compact"/>
              <w:pPrChange w:id="2135" w:author="DIEGO CORDOBA URRUTIA" w:date="2026-06-07T04:36:00Z" w16du:dateUtc="2026-06-07T10:36:00Z">
                <w:pPr>
                  <w:jc w:val="both"/>
                </w:pPr>
              </w:pPrChange>
            </w:pPr>
            <w:r>
              <w:rPr>
                <w:rPrChange w:id="2136" w:author="DIEGO CORDOBA URRUTIA" w:date="2026-06-07T04:36:00Z" w16du:dateUtc="2026-06-07T10:36:00Z">
                  <w:rPr>
                    <w:rFonts w:ascii="Arial" w:eastAsia="Arial" w:hAnsi="Arial" w:cs="Arial"/>
                    <w:color w:val="000000"/>
                    <w:sz w:val="19"/>
                    <w:szCs w:val="19"/>
                  </w:rPr>
                </w:rPrChange>
              </w:rPr>
              <w:t>Reserva no rodante</w:t>
            </w:r>
          </w:p>
        </w:tc>
        <w:tc>
          <w:tcPr>
            <w:tcW w:w="0" w:type="auto"/>
            <w:tcPrChange w:id="2137" w:author="DIEGO CORDOBA URRUTIA" w:date="2026-06-07T04:36:00Z" w16du:dateUtc="2026-06-07T10:36:00Z">
              <w:tcPr>
                <w:tcW w:w="9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0207543" w14:textId="77777777" w:rsidR="00DA1741" w:rsidRDefault="00000000">
            <w:pPr>
              <w:pStyle w:val="Compact"/>
              <w:pPrChange w:id="2138" w:author="DIEGO CORDOBA URRUTIA" w:date="2026-06-07T04:36:00Z" w16du:dateUtc="2026-06-07T10:36:00Z">
                <w:pPr>
                  <w:jc w:val="both"/>
                </w:pPr>
              </w:pPrChange>
            </w:pPr>
            <w:r>
              <w:rPr>
                <w:rPrChange w:id="2139" w:author="DIEGO CORDOBA URRUTIA" w:date="2026-06-07T04:36:00Z" w16du:dateUtc="2026-06-07T10:36:00Z">
                  <w:rPr>
                    <w:rFonts w:ascii="Arial" w:eastAsia="Arial" w:hAnsi="Arial" w:cs="Arial"/>
                    <w:color w:val="000000"/>
                    <w:sz w:val="19"/>
                    <w:szCs w:val="19"/>
                  </w:rPr>
                </w:rPrChange>
              </w:rPr>
              <w:t>RNR</w:t>
            </w:r>
          </w:p>
        </w:tc>
        <w:tc>
          <w:tcPr>
            <w:tcW w:w="0" w:type="auto"/>
            <w:tcPrChange w:id="2140"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83F6DB8" w14:textId="77777777" w:rsidR="00DA1741" w:rsidRDefault="00000000">
            <w:pPr>
              <w:pStyle w:val="Compact"/>
              <w:pPrChange w:id="2141" w:author="DIEGO CORDOBA URRUTIA" w:date="2026-06-07T04:36:00Z" w16du:dateUtc="2026-06-07T10:36:00Z">
                <w:pPr>
                  <w:jc w:val="both"/>
                </w:pPr>
              </w:pPrChange>
            </w:pPr>
            <w:r>
              <w:rPr>
                <w:rPrChange w:id="2142" w:author="DIEGO CORDOBA URRUTIA" w:date="2026-06-07T04:36:00Z" w16du:dateUtc="2026-06-07T10:36:00Z">
                  <w:rPr>
                    <w:rFonts w:ascii="Arial" w:eastAsia="Arial" w:hAnsi="Arial" w:cs="Arial"/>
                    <w:color w:val="000000"/>
                    <w:sz w:val="19"/>
                    <w:szCs w:val="19"/>
                  </w:rPr>
                </w:rPrChange>
              </w:rPr>
              <w:t>30 minutos</w:t>
            </w:r>
          </w:p>
        </w:tc>
        <w:tc>
          <w:tcPr>
            <w:tcW w:w="0" w:type="auto"/>
            <w:tcPrChange w:id="214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6118A5" w14:textId="77777777" w:rsidR="00DA1741" w:rsidRDefault="00000000">
            <w:pPr>
              <w:pStyle w:val="Compact"/>
              <w:pPrChange w:id="2144" w:author="DIEGO CORDOBA URRUTIA" w:date="2026-06-07T04:36:00Z" w16du:dateUtc="2026-06-07T10:36:00Z">
                <w:pPr>
                  <w:jc w:val="both"/>
                </w:pPr>
              </w:pPrChange>
            </w:pPr>
            <w:r>
              <w:rPr>
                <w:rPrChange w:id="2145" w:author="DIEGO CORDOBA URRUTIA" w:date="2026-06-07T04:36:00Z" w16du:dateUtc="2026-06-07T10:36:00Z">
                  <w:rPr>
                    <w:rFonts w:ascii="Arial" w:eastAsia="Arial" w:hAnsi="Arial" w:cs="Arial"/>
                    <w:color w:val="000000"/>
                    <w:sz w:val="19"/>
                    <w:szCs w:val="19"/>
                  </w:rPr>
                </w:rPrChange>
              </w:rPr>
              <w:t>2–4 horas</w:t>
            </w:r>
          </w:p>
        </w:tc>
        <w:tc>
          <w:tcPr>
            <w:tcW w:w="0" w:type="auto"/>
            <w:tcPrChange w:id="2146"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BFB1B86" w14:textId="77777777" w:rsidR="00DA1741" w:rsidRDefault="00000000">
            <w:pPr>
              <w:pStyle w:val="Compact"/>
              <w:pPrChange w:id="2147" w:author="DIEGO CORDOBA URRUTIA" w:date="2026-06-07T04:36:00Z" w16du:dateUtc="2026-06-07T10:36:00Z">
                <w:pPr>
                  <w:jc w:val="both"/>
                </w:pPr>
              </w:pPrChange>
            </w:pPr>
            <w:r>
              <w:rPr>
                <w:rPrChange w:id="2148" w:author="DIEGO CORDOBA URRUTIA" w:date="2026-06-07T04:36:00Z" w16du:dateUtc="2026-06-07T10:36:00Z">
                  <w:rPr>
                    <w:rFonts w:ascii="Arial" w:eastAsia="Arial" w:hAnsi="Arial" w:cs="Arial"/>
                    <w:color w:val="000000"/>
                    <w:sz w:val="19"/>
                    <w:szCs w:val="19"/>
                  </w:rPr>
                </w:rPrChange>
              </w:rPr>
              <w:t>312,000/año</w:t>
            </w:r>
          </w:p>
        </w:tc>
      </w:tr>
      <w:tr w:rsidR="00DA1741" w14:paraId="5A811A55" w14:textId="77777777">
        <w:tblPrEx>
          <w:tblPrExChange w:id="2149" w:author="DIEGO CORDOBA URRUTIA" w:date="2026-06-07T04:36:00Z" w16du:dateUtc="2026-06-07T10:36:00Z">
            <w:tblPrEx>
              <w:tblCellMar>
                <w:top w:w="0" w:type="dxa"/>
                <w:bottom w:w="0" w:type="dxa"/>
              </w:tblCellMar>
            </w:tblPrEx>
          </w:tblPrExChange>
        </w:tblPrEx>
        <w:trPr>
          <w:trPrChange w:id="2150" w:author="DIEGO CORDOBA URRUTIA" w:date="2026-06-07T04:36:00Z" w16du:dateUtc="2026-06-07T10:36:00Z">
            <w:trPr>
              <w:gridBefore w:val="1"/>
            </w:trPr>
          </w:trPrChange>
        </w:trPr>
        <w:tc>
          <w:tcPr>
            <w:tcW w:w="0" w:type="auto"/>
            <w:tcPrChange w:id="2151"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E2B5352" w14:textId="77777777" w:rsidR="00DA1741" w:rsidRPr="00A9569D" w:rsidRDefault="00000000">
            <w:pPr>
              <w:pStyle w:val="Compact"/>
              <w:rPr>
                <w:lang w:val="es-419"/>
                <w:rPrChange w:id="2152" w:author="DIEGO CORDOBA URRUTIA" w:date="2026-06-07T04:36:00Z" w16du:dateUtc="2026-06-07T10:36:00Z">
                  <w:rPr/>
                </w:rPrChange>
              </w:rPr>
              <w:pPrChange w:id="2153" w:author="DIEGO CORDOBA URRUTIA" w:date="2026-06-07T04:36:00Z" w16du:dateUtc="2026-06-07T10:36:00Z">
                <w:pPr>
                  <w:jc w:val="both"/>
                </w:pPr>
              </w:pPrChange>
            </w:pPr>
            <w:r w:rsidRPr="00A9569D">
              <w:rPr>
                <w:lang w:val="es-419"/>
                <w:rPrChange w:id="2154" w:author="DIEGO CORDOBA URRUTIA" w:date="2026-06-07T04:36:00Z" w16du:dateUtc="2026-06-07T10:36:00Z">
                  <w:rPr>
                    <w:rFonts w:ascii="Arial" w:eastAsia="Arial" w:hAnsi="Arial" w:cs="Arial"/>
                    <w:color w:val="000000"/>
                    <w:sz w:val="19"/>
                    <w:szCs w:val="19"/>
                  </w:rPr>
                </w:rPrChange>
              </w:rPr>
              <w:t>Regulación de voltaje (potencia reactiva)</w:t>
            </w:r>
          </w:p>
        </w:tc>
        <w:tc>
          <w:tcPr>
            <w:tcW w:w="0" w:type="auto"/>
            <w:tcPrChange w:id="2155" w:author="DIEGO CORDOBA URRUTIA" w:date="2026-06-07T04:36:00Z" w16du:dateUtc="2026-06-07T10:36:00Z">
              <w:tcPr>
                <w:tcW w:w="9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F2833ED" w14:textId="77777777" w:rsidR="00DA1741" w:rsidRDefault="00000000">
            <w:pPr>
              <w:pStyle w:val="Compact"/>
              <w:pPrChange w:id="2156" w:author="DIEGO CORDOBA URRUTIA" w:date="2026-06-07T04:36:00Z" w16du:dateUtc="2026-06-07T10:36:00Z">
                <w:pPr>
                  <w:jc w:val="both"/>
                </w:pPr>
              </w:pPrChange>
            </w:pPr>
            <w:r>
              <w:rPr>
                <w:rPrChange w:id="2157" w:author="DIEGO CORDOBA URRUTIA" w:date="2026-06-07T04:36:00Z" w16du:dateUtc="2026-06-07T10:36:00Z">
                  <w:rPr>
                    <w:rFonts w:ascii="Arial" w:eastAsia="Arial" w:hAnsi="Arial" w:cs="Arial"/>
                    <w:color w:val="000000"/>
                    <w:sz w:val="19"/>
                    <w:szCs w:val="19"/>
                  </w:rPr>
                </w:rPrChange>
              </w:rPr>
              <w:t>RV</w:t>
            </w:r>
          </w:p>
        </w:tc>
        <w:tc>
          <w:tcPr>
            <w:tcW w:w="0" w:type="auto"/>
            <w:tcPrChange w:id="2158"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45CDB58" w14:textId="77777777" w:rsidR="00DA1741" w:rsidRDefault="00000000">
            <w:pPr>
              <w:pStyle w:val="Compact"/>
              <w:pPrChange w:id="2159" w:author="DIEGO CORDOBA URRUTIA" w:date="2026-06-07T04:36:00Z" w16du:dateUtc="2026-06-07T10:36:00Z">
                <w:pPr>
                  <w:jc w:val="both"/>
                </w:pPr>
              </w:pPrChange>
            </w:pPr>
            <w:r>
              <w:rPr>
                <w:rPrChange w:id="2160" w:author="DIEGO CORDOBA URRUTIA" w:date="2026-06-07T04:36:00Z" w16du:dateUtc="2026-06-07T10:36:00Z">
                  <w:rPr>
                    <w:rFonts w:ascii="Arial" w:eastAsia="Arial" w:hAnsi="Arial" w:cs="Arial"/>
                    <w:color w:val="000000"/>
                    <w:sz w:val="19"/>
                    <w:szCs w:val="19"/>
                  </w:rPr>
                </w:rPrChange>
              </w:rPr>
              <w:t>Segundos</w:t>
            </w:r>
          </w:p>
        </w:tc>
        <w:tc>
          <w:tcPr>
            <w:tcW w:w="0" w:type="auto"/>
            <w:tcPrChange w:id="2161"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957AD6B" w14:textId="77777777" w:rsidR="00DA1741" w:rsidRDefault="00000000">
            <w:pPr>
              <w:pStyle w:val="Compact"/>
              <w:pPrChange w:id="2162" w:author="DIEGO CORDOBA URRUTIA" w:date="2026-06-07T04:36:00Z" w16du:dateUtc="2026-06-07T10:36:00Z">
                <w:pPr>
                  <w:jc w:val="both"/>
                </w:pPr>
              </w:pPrChange>
            </w:pPr>
            <w:r>
              <w:rPr>
                <w:rPrChange w:id="2163" w:author="DIEGO CORDOBA URRUTIA" w:date="2026-06-07T04:36:00Z" w16du:dateUtc="2026-06-07T10:36:00Z">
                  <w:rPr>
                    <w:rFonts w:ascii="Arial" w:eastAsia="Arial" w:hAnsi="Arial" w:cs="Arial"/>
                    <w:color w:val="000000"/>
                    <w:sz w:val="19"/>
                    <w:szCs w:val="19"/>
                  </w:rPr>
                </w:rPrChange>
              </w:rPr>
              <w:t>Continua</w:t>
            </w:r>
          </w:p>
        </w:tc>
        <w:tc>
          <w:tcPr>
            <w:tcW w:w="0" w:type="auto"/>
            <w:tcPrChange w:id="2164"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3A48B4F" w14:textId="77777777" w:rsidR="00DA1741" w:rsidRDefault="00000000">
            <w:pPr>
              <w:pStyle w:val="Compact"/>
              <w:pPrChange w:id="2165" w:author="DIEGO CORDOBA URRUTIA" w:date="2026-06-07T04:36:00Z" w16du:dateUtc="2026-06-07T10:36:00Z">
                <w:pPr>
                  <w:jc w:val="both"/>
                </w:pPr>
              </w:pPrChange>
            </w:pPr>
            <w:r>
              <w:rPr>
                <w:rPrChange w:id="2166" w:author="DIEGO CORDOBA URRUTIA" w:date="2026-06-07T04:36:00Z" w16du:dateUtc="2026-06-07T10:36:00Z">
                  <w:rPr>
                    <w:rFonts w:ascii="Arial" w:eastAsia="Arial" w:hAnsi="Arial" w:cs="Arial"/>
                    <w:color w:val="000000"/>
                    <w:sz w:val="19"/>
                    <w:szCs w:val="19"/>
                  </w:rPr>
                </w:rPrChange>
              </w:rPr>
              <w:t>No tarificada explícitamente</w:t>
            </w:r>
          </w:p>
        </w:tc>
      </w:tr>
    </w:tbl>
    <w:p w14:paraId="25DC1768" w14:textId="77777777" w:rsidR="00DA1741" w:rsidRPr="00A9569D" w:rsidRDefault="00000000">
      <w:pPr>
        <w:pStyle w:val="BodyText"/>
        <w:rPr>
          <w:lang w:val="es-419"/>
          <w:rPrChange w:id="2167" w:author="DIEGO CORDOBA URRUTIA" w:date="2026-06-07T04:36:00Z" w16du:dateUtc="2026-06-07T10:36:00Z">
            <w:rPr/>
          </w:rPrChange>
        </w:rPr>
        <w:pPrChange w:id="2168" w:author="DIEGO CORDOBA URRUTIA" w:date="2026-06-07T04:36:00Z" w16du:dateUtc="2026-06-07T10:36:00Z">
          <w:pPr>
            <w:spacing w:before="80" w:after="320" w:line="380" w:lineRule="auto"/>
            <w:jc w:val="center"/>
          </w:pPr>
        </w:pPrChange>
      </w:pPr>
      <w:r w:rsidRPr="00A9569D">
        <w:rPr>
          <w:lang w:val="es-419"/>
          <w:rPrChange w:id="2169" w:author="DIEGO CORDOBA URRUTIA" w:date="2026-06-07T04:36:00Z" w16du:dateUtc="2026-06-07T10:36:00Z">
            <w:rPr>
              <w:color w:val="888888"/>
              <w:sz w:val="20"/>
              <w:szCs w:val="20"/>
            </w:rPr>
          </w:rPrChange>
        </w:rPr>
        <w:t>Tabla 2.3: Servicios ancilares del MEM mexicano y sus características. La regulación de voltaje (RV) no tiene tarifa explícita en la CRE — otro síntoma del diseño tarifario incompleto.</w:t>
      </w:r>
    </w:p>
    <w:p w14:paraId="077AB32C" w14:textId="77777777" w:rsidR="00DA1741" w:rsidRPr="00A9569D" w:rsidRDefault="00000000">
      <w:pPr>
        <w:pStyle w:val="BodyText"/>
        <w:rPr>
          <w:lang w:val="es-419"/>
          <w:rPrChange w:id="2170" w:author="DIEGO CORDOBA URRUTIA" w:date="2026-06-07T04:36:00Z" w16du:dateUtc="2026-06-07T10:36:00Z">
            <w:rPr/>
          </w:rPrChange>
        </w:rPr>
        <w:pPrChange w:id="2171" w:author="DIEGO CORDOBA URRUTIA" w:date="2026-06-07T04:36:00Z" w16du:dateUtc="2026-06-07T10:36:00Z">
          <w:pPr>
            <w:spacing w:after="200" w:line="380" w:lineRule="auto"/>
            <w:jc w:val="both"/>
          </w:pPr>
        </w:pPrChange>
      </w:pPr>
      <w:r w:rsidRPr="00A9569D">
        <w:rPr>
          <w:lang w:val="es-419"/>
          <w:rPrChange w:id="2172" w:author="DIEGO CORDOBA URRUTIA" w:date="2026-06-07T04:36:00Z" w16du:dateUtc="2026-06-07T10:36:00Z">
            <w:rPr>
              <w:color w:val="000000"/>
            </w:rPr>
          </w:rPrChange>
        </w:rPr>
        <w:t xml:space="preserve">La restricción de capacidad compartida es: </w:t>
      </w:r>
      <w:r>
        <w:rPr>
          <w:rPrChange w:id="2173" w:author="DIEGO CORDOBA URRUTIA" w:date="2026-06-07T04:36:00Z" w16du:dateUtc="2026-06-07T10:36:00Z">
            <w:rPr>
              <w:color w:val="000000"/>
            </w:rPr>
          </w:rPrChange>
        </w:rPr>
        <w:t>Σⱼ</w:t>
      </w:r>
      <w:r w:rsidRPr="00A9569D">
        <w:rPr>
          <w:lang w:val="es-419"/>
          <w:rPrChange w:id="2174" w:author="DIEGO CORDOBA URRUTIA" w:date="2026-06-07T04:36:00Z" w16du:dateUtc="2026-06-07T10:36:00Z">
            <w:rPr>
              <w:color w:val="000000"/>
            </w:rPr>
          </w:rPrChange>
        </w:rPr>
        <w:t xml:space="preserve"> u</w:t>
      </w:r>
      <w:r>
        <w:rPr>
          <w:rPrChange w:id="2175" w:author="DIEGO CORDOBA URRUTIA" w:date="2026-06-07T04:36:00Z" w16du:dateUtc="2026-06-07T10:36:00Z">
            <w:rPr>
              <w:color w:val="000000"/>
            </w:rPr>
          </w:rPrChange>
        </w:rPr>
        <w:t>ⱼ</w:t>
      </w:r>
      <w:r w:rsidRPr="00A9569D">
        <w:rPr>
          <w:lang w:val="es-419"/>
          <w:rPrChange w:id="2176" w:author="DIEGO CORDOBA URRUTIA" w:date="2026-06-07T04:36:00Z" w16du:dateUtc="2026-06-07T10:36:00Z">
            <w:rPr>
              <w:color w:val="000000"/>
            </w:rPr>
          </w:rPrChange>
        </w:rPr>
        <w:t>(t) ≤ Ū para todo t, donde u</w:t>
      </w:r>
      <w:r>
        <w:rPr>
          <w:rPrChange w:id="2177" w:author="DIEGO CORDOBA URRUTIA" w:date="2026-06-07T04:36:00Z" w16du:dateUtc="2026-06-07T10:36:00Z">
            <w:rPr>
              <w:color w:val="000000"/>
            </w:rPr>
          </w:rPrChange>
        </w:rPr>
        <w:t>ⱼ</w:t>
      </w:r>
      <w:r w:rsidRPr="00A9569D">
        <w:rPr>
          <w:lang w:val="es-419"/>
          <w:rPrChange w:id="2178" w:author="DIEGO CORDOBA URRUTIA" w:date="2026-06-07T04:36:00Z" w16du:dateUtc="2026-06-07T10:36:00Z">
            <w:rPr>
              <w:color w:val="000000"/>
            </w:rPr>
          </w:rPrChange>
        </w:rPr>
        <w:t xml:space="preserve"> es la potencia asignada al servicio j y Ū es la capacidad total del activo. Esta restricción crea una complementariedad estratégica entre servicios: el valor de tener capacidad de regulación de frecuencia (AGC) depende de cuánta capacidad esté comprometida simultáneamente con reservas rodantes.</w:t>
      </w:r>
    </w:p>
    <w:p w14:paraId="09384FEB" w14:textId="77777777" w:rsidR="00DA1741" w:rsidRPr="00A9569D" w:rsidRDefault="00000000">
      <w:pPr>
        <w:pStyle w:val="Heading3"/>
        <w:rPr>
          <w:lang w:val="es-419"/>
          <w:rPrChange w:id="2179" w:author="DIEGO CORDOBA URRUTIA" w:date="2026-06-07T04:36:00Z" w16du:dateUtc="2026-06-07T10:36:00Z">
            <w:rPr/>
          </w:rPrChange>
        </w:rPr>
      </w:pPr>
      <w:bookmarkStart w:id="2180" w:name="_Toc231042675"/>
      <w:bookmarkStart w:id="2181" w:name="X4952b78a076343cff502d4e390729bd50d802d4"/>
      <w:r w:rsidRPr="00A9569D">
        <w:rPr>
          <w:lang w:val="es-419"/>
          <w:rPrChange w:id="2182" w:author="DIEGO CORDOBA URRUTIA" w:date="2026-06-07T04:36:00Z" w16du:dateUtc="2026-06-07T10:36:00Z">
            <w:rPr/>
          </w:rPrChange>
        </w:rPr>
        <w:t>2.6.2</w:t>
      </w:r>
      <w:del w:id="2183" w:author="DIEGO CORDOBA URRUTIA" w:date="2026-06-07T04:36:00Z" w16du:dateUtc="2026-06-07T10:36:00Z">
        <w:r>
          <w:rPr>
            <w:rFonts w:ascii="Arial" w:eastAsia="Arial" w:hAnsi="Arial" w:cs="Arial"/>
            <w:color w:val="0D2B45"/>
          </w:rPr>
          <w:delText xml:space="preserve"> </w:delText>
        </w:r>
      </w:del>
      <w:r w:rsidRPr="00A9569D">
        <w:rPr>
          <w:lang w:val="es-419"/>
          <w:rPrChange w:id="2184" w:author="DIEGO CORDOBA URRUTIA" w:date="2026-06-07T04:36:00Z" w16du:dateUtc="2026-06-07T10:36:00Z">
            <w:rPr/>
          </w:rPrChange>
        </w:rPr>
        <w:t xml:space="preserve"> La Función de Valor Conjunta — HJB de Bundling</w:t>
      </w:r>
      <w:bookmarkEnd w:id="2180"/>
    </w:p>
    <w:p w14:paraId="505E8EEF" w14:textId="77777777" w:rsidR="00DA1741" w:rsidRPr="00A9569D" w:rsidRDefault="00000000">
      <w:pPr>
        <w:pStyle w:val="FirstParagraph"/>
        <w:rPr>
          <w:lang w:val="es-419"/>
          <w:rPrChange w:id="2185" w:author="DIEGO CORDOBA URRUTIA" w:date="2026-06-07T04:36:00Z" w16du:dateUtc="2026-06-07T10:36:00Z">
            <w:rPr/>
          </w:rPrChange>
        </w:rPr>
        <w:pPrChange w:id="2186" w:author="DIEGO CORDOBA URRUTIA" w:date="2026-06-07T04:36:00Z" w16du:dateUtc="2026-06-07T10:36:00Z">
          <w:pPr>
            <w:spacing w:after="200" w:line="380" w:lineRule="auto"/>
            <w:jc w:val="both"/>
          </w:pPr>
        </w:pPrChange>
      </w:pPr>
      <w:r w:rsidRPr="00A9569D">
        <w:rPr>
          <w:lang w:val="es-419"/>
          <w:rPrChange w:id="2187" w:author="DIEGO CORDOBA URRUTIA" w:date="2026-06-07T04:36:00Z" w16du:dateUtc="2026-06-07T10:36:00Z">
            <w:rPr>
              <w:color w:val="000000"/>
            </w:rPr>
          </w:rPrChange>
        </w:rPr>
        <w:t>Sea u = (u_AGC, u_RRS, u_RNR, u_RV)</w:t>
      </w:r>
      <w:r>
        <w:rPr>
          <w:rPrChange w:id="2188" w:author="DIEGO CORDOBA URRUTIA" w:date="2026-06-07T04:36:00Z" w16du:dateUtc="2026-06-07T10:36:00Z">
            <w:rPr>
              <w:color w:val="000000"/>
            </w:rPr>
          </w:rPrChange>
        </w:rPr>
        <w:t>ᵀ</w:t>
      </w:r>
      <w:r w:rsidRPr="00A9569D">
        <w:rPr>
          <w:lang w:val="es-419"/>
          <w:rPrChange w:id="2189" w:author="DIEGO CORDOBA URRUTIA" w:date="2026-06-07T04:36:00Z" w16du:dateUtc="2026-06-07T10:36:00Z">
            <w:rPr>
              <w:color w:val="000000"/>
            </w:rPr>
          </w:rPrChange>
        </w:rPr>
        <w:t xml:space="preserve"> el vector de control multi-servicio sujeto a </w:t>
      </w:r>
      <w:r>
        <w:rPr>
          <w:rPrChange w:id="2190" w:author="DIEGO CORDOBA URRUTIA" w:date="2026-06-07T04:36:00Z" w16du:dateUtc="2026-06-07T10:36:00Z">
            <w:rPr>
              <w:color w:val="000000"/>
            </w:rPr>
          </w:rPrChange>
        </w:rPr>
        <w:t>Σⱼ</w:t>
      </w:r>
      <w:r w:rsidRPr="00A9569D">
        <w:rPr>
          <w:lang w:val="es-419"/>
          <w:rPrChange w:id="2191" w:author="DIEGO CORDOBA URRUTIA" w:date="2026-06-07T04:36:00Z" w16du:dateUtc="2026-06-07T10:36:00Z">
            <w:rPr>
              <w:color w:val="000000"/>
            </w:rPr>
          </w:rPrChange>
        </w:rPr>
        <w:t xml:space="preserve"> |u</w:t>
      </w:r>
      <w:r>
        <w:rPr>
          <w:rPrChange w:id="2192" w:author="DIEGO CORDOBA URRUTIA" w:date="2026-06-07T04:36:00Z" w16du:dateUtc="2026-06-07T10:36:00Z">
            <w:rPr>
              <w:color w:val="000000"/>
            </w:rPr>
          </w:rPrChange>
        </w:rPr>
        <w:t>ⱼ</w:t>
      </w:r>
      <w:r w:rsidRPr="00A9569D">
        <w:rPr>
          <w:lang w:val="es-419"/>
          <w:rPrChange w:id="2193" w:author="DIEGO CORDOBA URRUTIA" w:date="2026-06-07T04:36:00Z" w16du:dateUtc="2026-06-07T10:36:00Z">
            <w:rPr>
              <w:color w:val="000000"/>
            </w:rPr>
          </w:rPrChange>
        </w:rPr>
        <w:t>| ≤ Ū. La función de valor conjunta V_bundle(x, t) satisface la HJB con restricción de capacidad compartida:</w:t>
      </w:r>
    </w:p>
    <w:p w14:paraId="569E593D" w14:textId="77777777" w:rsidR="00DA1741" w:rsidRPr="00A9569D" w:rsidRDefault="00000000">
      <w:pPr>
        <w:pStyle w:val="BodyText"/>
        <w:rPr>
          <w:lang w:val="es-419"/>
          <w:rPrChange w:id="2194" w:author="DIEGO CORDOBA URRUTIA" w:date="2026-06-07T04:36:00Z" w16du:dateUtc="2026-06-07T10:36:00Z">
            <w:rPr/>
          </w:rPrChange>
        </w:rPr>
        <w:pPrChange w:id="2195" w:author="DIEGO CORDOBA URRUTIA" w:date="2026-06-07T04:36:00Z" w16du:dateUtc="2026-06-07T10:36:00Z">
          <w:pPr>
            <w:spacing w:before="240" w:after="240"/>
            <w:jc w:val="center"/>
          </w:pPr>
        </w:pPrChange>
      </w:pPr>
      <w:r w:rsidRPr="00A9569D">
        <w:rPr>
          <w:lang w:val="es-419"/>
          <w:rPrChange w:id="2196" w:author="DIEGO CORDOBA URRUTIA" w:date="2026-06-07T04:36:00Z" w16du:dateUtc="2026-06-07T10:36:00Z">
            <w:rPr>
              <w:rFonts w:ascii="Cambria Math" w:eastAsia="Cambria Math" w:hAnsi="Cambria Math" w:cs="Cambria Math"/>
              <w:color w:val="0D2B45"/>
              <w:sz w:val="22"/>
              <w:szCs w:val="22"/>
            </w:rPr>
          </w:rPrChange>
        </w:rPr>
        <w:lastRenderedPageBreak/>
        <w:t xml:space="preserve">−∂V_bundle/∂t </w:t>
      </w:r>
      <w:ins w:id="2197" w:author="DIEGO CORDOBA URRUTIA" w:date="2026-06-07T04:36:00Z" w16du:dateUtc="2026-06-07T10:36:00Z">
        <w:r w:rsidRPr="00A9569D">
          <w:rPr>
            <w:lang w:val="es-419"/>
          </w:rPr>
          <w:t>=</w:t>
        </w:r>
      </w:ins>
      <w:del w:id="219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199" w:author="DIEGO CORDOBA URRUTIA" w:date="2026-06-07T04:36:00Z" w16du:dateUtc="2026-06-07T10:36:00Z">
            <w:rPr>
              <w:rFonts w:ascii="Cambria Math" w:eastAsia="Cambria Math" w:hAnsi="Cambria Math" w:cs="Cambria Math"/>
              <w:color w:val="0D2B45"/>
              <w:sz w:val="22"/>
              <w:szCs w:val="22"/>
            </w:rPr>
          </w:rPrChange>
        </w:rPr>
        <w:t xml:space="preserve"> min_{u: </w:t>
      </w:r>
      <w:r>
        <w:rPr>
          <w:rPrChange w:id="2200"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2201" w:author="DIEGO CORDOBA URRUTIA" w:date="2026-06-07T04:36:00Z" w16du:dateUtc="2026-06-07T10:36:00Z">
            <w:rPr>
              <w:rFonts w:ascii="Cambria Math" w:eastAsia="Cambria Math" w:hAnsi="Cambria Math" w:cs="Cambria Math"/>
              <w:color w:val="0D2B45"/>
              <w:sz w:val="22"/>
              <w:szCs w:val="22"/>
            </w:rPr>
          </w:rPrChange>
        </w:rPr>
        <w:t>|u</w:t>
      </w:r>
      <w:r>
        <w:rPr>
          <w:rPrChange w:id="2202" w:author="DIEGO CORDOBA URRUTIA" w:date="2026-06-07T04:36:00Z" w16du:dateUtc="2026-06-07T10:36:00Z">
            <w:rPr>
              <w:rFonts w:ascii="Cambria Math" w:eastAsia="Cambria Math" w:hAnsi="Cambria Math" w:cs="Cambria Math"/>
              <w:color w:val="0D2B45"/>
              <w:sz w:val="22"/>
              <w:szCs w:val="22"/>
            </w:rPr>
          </w:rPrChange>
        </w:rPr>
        <w:t>ⱼ</w:t>
      </w:r>
      <w:r w:rsidRPr="00A9569D">
        <w:rPr>
          <w:lang w:val="es-419"/>
          <w:rPrChange w:id="2203" w:author="DIEGO CORDOBA URRUTIA" w:date="2026-06-07T04:36:00Z" w16du:dateUtc="2026-06-07T10:36:00Z">
            <w:rPr>
              <w:rFonts w:ascii="Cambria Math" w:eastAsia="Cambria Math" w:hAnsi="Cambria Math" w:cs="Cambria Math"/>
              <w:color w:val="0D2B45"/>
              <w:sz w:val="22"/>
              <w:szCs w:val="22"/>
            </w:rPr>
          </w:rPrChange>
        </w:rPr>
        <w:t xml:space="preserve">|≤Ū} { </w:t>
      </w:r>
      <w:r>
        <w:rPr>
          <w:rPrChange w:id="2204" w:author="DIEGO CORDOBA URRUTIA" w:date="2026-06-07T04:36:00Z" w16du:dateUtc="2026-06-07T10:36:00Z">
            <w:rPr>
              <w:rFonts w:ascii="Cambria Math" w:eastAsia="Cambria Math" w:hAnsi="Cambria Math" w:cs="Cambria Math"/>
              <w:color w:val="0D2B45"/>
              <w:sz w:val="22"/>
              <w:szCs w:val="22"/>
            </w:rPr>
          </w:rPrChange>
        </w:rPr>
        <w:t>Σⱼ</w:t>
      </w:r>
      <w:r w:rsidRPr="00A9569D">
        <w:rPr>
          <w:lang w:val="es-419"/>
          <w:rPrChange w:id="2205" w:author="DIEGO CORDOBA URRUTIA" w:date="2026-06-07T04:36:00Z" w16du:dateUtc="2026-06-07T10:36:00Z">
            <w:rPr>
              <w:rFonts w:ascii="Cambria Math" w:eastAsia="Cambria Math" w:hAnsi="Cambria Math" w:cs="Cambria Math"/>
              <w:color w:val="0D2B45"/>
              <w:sz w:val="22"/>
              <w:szCs w:val="22"/>
            </w:rPr>
          </w:rPrChange>
        </w:rPr>
        <w:t xml:space="preserve"> L</w:t>
      </w:r>
      <w:r>
        <w:rPr>
          <w:rPrChange w:id="2206" w:author="DIEGO CORDOBA URRUTIA" w:date="2026-06-07T04:36:00Z" w16du:dateUtc="2026-06-07T10:36:00Z">
            <w:rPr>
              <w:rFonts w:ascii="Cambria Math" w:eastAsia="Cambria Math" w:hAnsi="Cambria Math" w:cs="Cambria Math"/>
              <w:color w:val="0D2B45"/>
              <w:sz w:val="22"/>
              <w:szCs w:val="22"/>
            </w:rPr>
          </w:rPrChange>
        </w:rPr>
        <w:t>ⱼ</w:t>
      </w:r>
      <w:r w:rsidRPr="00A9569D">
        <w:rPr>
          <w:lang w:val="es-419"/>
          <w:rPrChange w:id="2207" w:author="DIEGO CORDOBA URRUTIA" w:date="2026-06-07T04:36:00Z" w16du:dateUtc="2026-06-07T10:36:00Z">
            <w:rPr>
              <w:rFonts w:ascii="Cambria Math" w:eastAsia="Cambria Math" w:hAnsi="Cambria Math" w:cs="Cambria Math"/>
              <w:color w:val="0D2B45"/>
              <w:sz w:val="22"/>
              <w:szCs w:val="22"/>
            </w:rPr>
          </w:rPrChange>
        </w:rPr>
        <w:t>(x, u</w:t>
      </w:r>
      <w:r>
        <w:rPr>
          <w:rPrChange w:id="2208" w:author="DIEGO CORDOBA URRUTIA" w:date="2026-06-07T04:36:00Z" w16du:dateUtc="2026-06-07T10:36:00Z">
            <w:rPr>
              <w:rFonts w:ascii="Cambria Math" w:eastAsia="Cambria Math" w:hAnsi="Cambria Math" w:cs="Cambria Math"/>
              <w:color w:val="0D2B45"/>
              <w:sz w:val="22"/>
              <w:szCs w:val="22"/>
            </w:rPr>
          </w:rPrChange>
        </w:rPr>
        <w:t>ⱼ</w:t>
      </w:r>
      <w:r w:rsidRPr="00A9569D">
        <w:rPr>
          <w:lang w:val="es-419"/>
          <w:rPrChange w:id="2209" w:author="DIEGO CORDOBA URRUTIA" w:date="2026-06-07T04:36:00Z" w16du:dateUtc="2026-06-07T10:36:00Z">
            <w:rPr>
              <w:rFonts w:ascii="Cambria Math" w:eastAsia="Cambria Math" w:hAnsi="Cambria Math" w:cs="Cambria Math"/>
              <w:color w:val="0D2B45"/>
              <w:sz w:val="22"/>
              <w:szCs w:val="22"/>
            </w:rPr>
          </w:rPrChange>
        </w:rPr>
        <w:t xml:space="preserve">) </w:t>
      </w:r>
      <w:ins w:id="2210" w:author="DIEGO CORDOBA URRUTIA" w:date="2026-06-07T04:36:00Z" w16du:dateUtc="2026-06-07T10:36:00Z">
        <w:r w:rsidRPr="00A9569D">
          <w:rPr>
            <w:lang w:val="es-419"/>
          </w:rPr>
          <w:t>+</w:t>
        </w:r>
      </w:ins>
      <w:del w:id="221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212" w:author="DIEGO CORDOBA URRUTIA" w:date="2026-06-07T04:36:00Z" w16du:dateUtc="2026-06-07T10:36:00Z">
            <w:rPr>
              <w:rFonts w:ascii="Cambria Math" w:eastAsia="Cambria Math" w:hAnsi="Cambria Math" w:cs="Cambria Math"/>
              <w:color w:val="0D2B45"/>
              <w:sz w:val="22"/>
              <w:szCs w:val="22"/>
            </w:rPr>
          </w:rPrChange>
        </w:rPr>
        <w:t xml:space="preserve"> (∇V)</w:t>
      </w:r>
      <w:r>
        <w:rPr>
          <w:rPrChange w:id="2213" w:author="DIEGO CORDOBA URRUTIA" w:date="2026-06-07T04:36:00Z" w16du:dateUtc="2026-06-07T10:36:00Z">
            <w:rPr>
              <w:rFonts w:ascii="Cambria Math" w:eastAsia="Cambria Math" w:hAnsi="Cambria Math" w:cs="Cambria Math"/>
              <w:color w:val="0D2B45"/>
              <w:sz w:val="22"/>
              <w:szCs w:val="22"/>
            </w:rPr>
          </w:rPrChange>
        </w:rPr>
        <w:t>ᵀ</w:t>
      </w:r>
      <w:r w:rsidRPr="00A9569D">
        <w:rPr>
          <w:lang w:val="es-419"/>
          <w:rPrChange w:id="2214" w:author="DIEGO CORDOBA URRUTIA" w:date="2026-06-07T04:36:00Z" w16du:dateUtc="2026-06-07T10:36:00Z">
            <w:rPr>
              <w:rFonts w:ascii="Cambria Math" w:eastAsia="Cambria Math" w:hAnsi="Cambria Math" w:cs="Cambria Math"/>
              <w:color w:val="0D2B45"/>
              <w:sz w:val="22"/>
              <w:szCs w:val="22"/>
            </w:rPr>
          </w:rPrChange>
        </w:rPr>
        <w:t xml:space="preserve"> f(x,u) </w:t>
      </w:r>
      <w:ins w:id="2215" w:author="DIEGO CORDOBA URRUTIA" w:date="2026-06-07T04:36:00Z" w16du:dateUtc="2026-06-07T10:36:00Z">
        <w:r w:rsidRPr="00A9569D">
          <w:rPr>
            <w:lang w:val="es-419"/>
          </w:rPr>
          <w:t>+</w:t>
        </w:r>
      </w:ins>
      <w:del w:id="221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217" w:author="DIEGO CORDOBA URRUTIA" w:date="2026-06-07T04:36:00Z" w16du:dateUtc="2026-06-07T10:36:00Z">
            <w:rPr>
              <w:rFonts w:ascii="Cambria Math" w:eastAsia="Cambria Math" w:hAnsi="Cambria Math" w:cs="Cambria Math"/>
              <w:color w:val="0D2B45"/>
              <w:sz w:val="22"/>
              <w:szCs w:val="22"/>
            </w:rPr>
          </w:rPrChange>
        </w:rPr>
        <w:t xml:space="preserve"> ½ </w:t>
      </w:r>
      <w:r>
        <w:rPr>
          <w:rPrChange w:id="2218"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2219" w:author="DIEGO CORDOBA URRUTIA" w:date="2026-06-07T04:36:00Z" w16du:dateUtc="2026-06-07T10:36:00Z">
            <w:rPr>
              <w:rFonts w:ascii="Cambria Math" w:eastAsia="Cambria Math" w:hAnsi="Cambria Math" w:cs="Cambria Math"/>
              <w:color w:val="0D2B45"/>
              <w:sz w:val="22"/>
              <w:szCs w:val="22"/>
            </w:rPr>
          </w:rPrChange>
        </w:rPr>
        <w:t>² V_xx }</w:t>
      </w:r>
    </w:p>
    <w:p w14:paraId="13D26104" w14:textId="77777777" w:rsidR="00DA1741" w:rsidRPr="00A9569D" w:rsidRDefault="00000000">
      <w:pPr>
        <w:pStyle w:val="BodyText"/>
        <w:rPr>
          <w:lang w:val="es-419"/>
          <w:rPrChange w:id="2220" w:author="DIEGO CORDOBA URRUTIA" w:date="2026-06-07T04:36:00Z" w16du:dateUtc="2026-06-07T10:36:00Z">
            <w:rPr/>
          </w:rPrChange>
        </w:rPr>
        <w:pPrChange w:id="2221" w:author="DIEGO CORDOBA URRUTIA" w:date="2026-06-07T04:36:00Z" w16du:dateUtc="2026-06-07T10:36:00Z">
          <w:pPr>
            <w:spacing w:after="200" w:line="380" w:lineRule="auto"/>
            <w:jc w:val="both"/>
          </w:pPr>
        </w:pPrChange>
      </w:pPr>
      <w:r w:rsidRPr="00A9569D">
        <w:rPr>
          <w:lang w:val="es-419"/>
          <w:rPrChange w:id="2222" w:author="DIEGO CORDOBA URRUTIA" w:date="2026-06-07T04:36:00Z" w16du:dateUtc="2026-06-07T10:36:00Z">
            <w:rPr>
              <w:color w:val="000000"/>
            </w:rPr>
          </w:rPrChange>
        </w:rPr>
        <w:t>El costo L</w:t>
      </w:r>
      <w:r>
        <w:rPr>
          <w:rPrChange w:id="2223" w:author="DIEGO CORDOBA URRUTIA" w:date="2026-06-07T04:36:00Z" w16du:dateUtc="2026-06-07T10:36:00Z">
            <w:rPr>
              <w:color w:val="000000"/>
            </w:rPr>
          </w:rPrChange>
        </w:rPr>
        <w:t>ⱼ</w:t>
      </w:r>
      <w:r w:rsidRPr="00A9569D">
        <w:rPr>
          <w:lang w:val="es-419"/>
          <w:rPrChange w:id="2224" w:author="DIEGO CORDOBA URRUTIA" w:date="2026-06-07T04:36:00Z" w16du:dateUtc="2026-06-07T10:36:00Z">
            <w:rPr>
              <w:color w:val="000000"/>
            </w:rPr>
          </w:rPrChange>
        </w:rPr>
        <w:t>(x, u</w:t>
      </w:r>
      <w:r>
        <w:rPr>
          <w:rPrChange w:id="2225" w:author="DIEGO CORDOBA URRUTIA" w:date="2026-06-07T04:36:00Z" w16du:dateUtc="2026-06-07T10:36:00Z">
            <w:rPr>
              <w:color w:val="000000"/>
            </w:rPr>
          </w:rPrChange>
        </w:rPr>
        <w:t>ⱼ</w:t>
      </w:r>
      <w:r w:rsidRPr="00A9569D">
        <w:rPr>
          <w:lang w:val="es-419"/>
          <w:rPrChange w:id="2226" w:author="DIEGO CORDOBA URRUTIA" w:date="2026-06-07T04:36:00Z" w16du:dateUtc="2026-06-07T10:36:00Z">
            <w:rPr>
              <w:color w:val="000000"/>
            </w:rPr>
          </w:rPrChange>
        </w:rPr>
        <w:t>) = q</w:t>
      </w:r>
      <w:r>
        <w:rPr>
          <w:rPrChange w:id="2227" w:author="DIEGO CORDOBA URRUTIA" w:date="2026-06-07T04:36:00Z" w16du:dateUtc="2026-06-07T10:36:00Z">
            <w:rPr>
              <w:color w:val="000000"/>
            </w:rPr>
          </w:rPrChange>
        </w:rPr>
        <w:t>ⱼ</w:t>
      </w:r>
      <w:r w:rsidRPr="00A9569D">
        <w:rPr>
          <w:lang w:val="es-419"/>
          <w:rPrChange w:id="2228" w:author="DIEGO CORDOBA URRUTIA" w:date="2026-06-07T04:36:00Z" w16du:dateUtc="2026-06-07T10:36:00Z">
            <w:rPr>
              <w:color w:val="000000"/>
            </w:rPr>
          </w:rPrChange>
        </w:rPr>
        <w:t xml:space="preserve"> x</w:t>
      </w:r>
      <w:r>
        <w:rPr>
          <w:rPrChange w:id="2229" w:author="DIEGO CORDOBA URRUTIA" w:date="2026-06-07T04:36:00Z" w16du:dateUtc="2026-06-07T10:36:00Z">
            <w:rPr>
              <w:color w:val="000000"/>
            </w:rPr>
          </w:rPrChange>
        </w:rPr>
        <w:t>ⱼ</w:t>
      </w:r>
      <w:r w:rsidRPr="00A9569D">
        <w:rPr>
          <w:lang w:val="es-419"/>
          <w:rPrChange w:id="2230" w:author="DIEGO CORDOBA URRUTIA" w:date="2026-06-07T04:36:00Z" w16du:dateUtc="2026-06-07T10:36:00Z">
            <w:rPr>
              <w:color w:val="000000"/>
            </w:rPr>
          </w:rPrChange>
        </w:rPr>
        <w:t>² + r</w:t>
      </w:r>
      <w:r>
        <w:rPr>
          <w:rPrChange w:id="2231" w:author="DIEGO CORDOBA URRUTIA" w:date="2026-06-07T04:36:00Z" w16du:dateUtc="2026-06-07T10:36:00Z">
            <w:rPr>
              <w:color w:val="000000"/>
            </w:rPr>
          </w:rPrChange>
        </w:rPr>
        <w:t>ⱼ</w:t>
      </w:r>
      <w:r w:rsidRPr="00A9569D">
        <w:rPr>
          <w:lang w:val="es-419"/>
          <w:rPrChange w:id="2232" w:author="DIEGO CORDOBA URRUTIA" w:date="2026-06-07T04:36:00Z" w16du:dateUtc="2026-06-07T10:36:00Z">
            <w:rPr>
              <w:color w:val="000000"/>
            </w:rPr>
          </w:rPrChange>
        </w:rPr>
        <w:t xml:space="preserve"> u</w:t>
      </w:r>
      <w:r>
        <w:rPr>
          <w:rPrChange w:id="2233" w:author="DIEGO CORDOBA URRUTIA" w:date="2026-06-07T04:36:00Z" w16du:dateUtc="2026-06-07T10:36:00Z">
            <w:rPr>
              <w:color w:val="000000"/>
            </w:rPr>
          </w:rPrChange>
        </w:rPr>
        <w:t>ⱼ</w:t>
      </w:r>
      <w:r w:rsidRPr="00A9569D">
        <w:rPr>
          <w:lang w:val="es-419"/>
          <w:rPrChange w:id="2234" w:author="DIEGO CORDOBA URRUTIA" w:date="2026-06-07T04:36:00Z" w16du:dateUtc="2026-06-07T10:36:00Z">
            <w:rPr>
              <w:color w:val="000000"/>
            </w:rPr>
          </w:rPrChange>
        </w:rPr>
        <w:t>² penaliza la desviación del estado relevante para cada servicio: x</w:t>
      </w:r>
      <w:r>
        <w:rPr>
          <w:rPrChange w:id="2235" w:author="DIEGO CORDOBA URRUTIA" w:date="2026-06-07T04:36:00Z" w16du:dateUtc="2026-06-07T10:36:00Z">
            <w:rPr>
              <w:color w:val="000000"/>
            </w:rPr>
          </w:rPrChange>
        </w:rPr>
        <w:t>ⱼ</w:t>
      </w:r>
      <w:r w:rsidRPr="00A9569D">
        <w:rPr>
          <w:lang w:val="es-419"/>
          <w:rPrChange w:id="2236" w:author="DIEGO CORDOBA URRUTIA" w:date="2026-06-07T04:36:00Z" w16du:dateUtc="2026-06-07T10:36:00Z">
            <w:rPr>
              <w:color w:val="000000"/>
            </w:rPr>
          </w:rPrChange>
        </w:rPr>
        <w:t xml:space="preserve"> = </w:t>
      </w:r>
      <w:r>
        <w:rPr>
          <w:rPrChange w:id="2237" w:author="DIEGO CORDOBA URRUTIA" w:date="2026-06-07T04:36:00Z" w16du:dateUtc="2026-06-07T10:36:00Z">
            <w:rPr>
              <w:color w:val="000000"/>
            </w:rPr>
          </w:rPrChange>
        </w:rPr>
        <w:t>Δ</w:t>
      </w:r>
      <w:r w:rsidRPr="00A9569D">
        <w:rPr>
          <w:lang w:val="es-419"/>
          <w:rPrChange w:id="2238" w:author="DIEGO CORDOBA URRUTIA" w:date="2026-06-07T04:36:00Z" w16du:dateUtc="2026-06-07T10:36:00Z">
            <w:rPr>
              <w:color w:val="000000"/>
            </w:rPr>
          </w:rPrChange>
        </w:rPr>
        <w:t>f para AGC y RRS, x</w:t>
      </w:r>
      <w:r>
        <w:rPr>
          <w:rPrChange w:id="2239" w:author="DIEGO CORDOBA URRUTIA" w:date="2026-06-07T04:36:00Z" w16du:dateUtc="2026-06-07T10:36:00Z">
            <w:rPr>
              <w:color w:val="000000"/>
            </w:rPr>
          </w:rPrChange>
        </w:rPr>
        <w:t>ⱼ</w:t>
      </w:r>
      <w:r w:rsidRPr="00A9569D">
        <w:rPr>
          <w:lang w:val="es-419"/>
          <w:rPrChange w:id="2240" w:author="DIEGO CORDOBA URRUTIA" w:date="2026-06-07T04:36:00Z" w16du:dateUtc="2026-06-07T10:36:00Z">
            <w:rPr>
              <w:color w:val="000000"/>
            </w:rPr>
          </w:rPrChange>
        </w:rPr>
        <w:t xml:space="preserve"> = </w:t>
      </w:r>
      <w:r>
        <w:rPr>
          <w:rPrChange w:id="2241" w:author="DIEGO CORDOBA URRUTIA" w:date="2026-06-07T04:36:00Z" w16du:dateUtc="2026-06-07T10:36:00Z">
            <w:rPr>
              <w:color w:val="000000"/>
            </w:rPr>
          </w:rPrChange>
        </w:rPr>
        <w:t>Δ</w:t>
      </w:r>
      <w:r w:rsidRPr="00A9569D">
        <w:rPr>
          <w:lang w:val="es-419"/>
          <w:rPrChange w:id="2242" w:author="DIEGO CORDOBA URRUTIA" w:date="2026-06-07T04:36:00Z" w16du:dateUtc="2026-06-07T10:36:00Z">
            <w:rPr>
              <w:color w:val="000000"/>
            </w:rPr>
          </w:rPrChange>
        </w:rPr>
        <w:t>V (desviación de voltaje) para RV, y x</w:t>
      </w:r>
      <w:r>
        <w:rPr>
          <w:rPrChange w:id="2243" w:author="DIEGO CORDOBA URRUTIA" w:date="2026-06-07T04:36:00Z" w16du:dateUtc="2026-06-07T10:36:00Z">
            <w:rPr>
              <w:color w:val="000000"/>
            </w:rPr>
          </w:rPrChange>
        </w:rPr>
        <w:t>ⱼ</w:t>
      </w:r>
      <w:r w:rsidRPr="00A9569D">
        <w:rPr>
          <w:lang w:val="es-419"/>
          <w:rPrChange w:id="2244" w:author="DIEGO CORDOBA URRUTIA" w:date="2026-06-07T04:36:00Z" w16du:dateUtc="2026-06-07T10:36:00Z">
            <w:rPr>
              <w:color w:val="000000"/>
            </w:rPr>
          </w:rPrChange>
        </w:rPr>
        <w:t xml:space="preserve"> = </w:t>
      </w:r>
      <w:r>
        <w:rPr>
          <w:rPrChange w:id="2245" w:author="DIEGO CORDOBA URRUTIA" w:date="2026-06-07T04:36:00Z" w16du:dateUtc="2026-06-07T10:36:00Z">
            <w:rPr>
              <w:color w:val="000000"/>
            </w:rPr>
          </w:rPrChange>
        </w:rPr>
        <w:t>Δ</w:t>
      </w:r>
      <w:r w:rsidRPr="00A9569D">
        <w:rPr>
          <w:lang w:val="es-419"/>
          <w:rPrChange w:id="2246" w:author="DIEGO CORDOBA URRUTIA" w:date="2026-06-07T04:36:00Z" w16du:dateUtc="2026-06-07T10:36:00Z">
            <w:rPr>
              <w:color w:val="000000"/>
            </w:rPr>
          </w:rPrChange>
        </w:rPr>
        <w:t>P_reserva para RNR.</w:t>
      </w:r>
    </w:p>
    <w:p w14:paraId="08E0807E" w14:textId="77777777" w:rsidR="00DA1741" w:rsidRPr="00A9569D" w:rsidRDefault="00000000">
      <w:pPr>
        <w:pStyle w:val="BodyText"/>
        <w:rPr>
          <w:lang w:val="es-419"/>
          <w:rPrChange w:id="2247" w:author="DIEGO CORDOBA URRUTIA" w:date="2026-06-07T04:36:00Z" w16du:dateUtc="2026-06-07T10:36:00Z">
            <w:rPr/>
          </w:rPrChange>
        </w:rPr>
        <w:pPrChange w:id="2248" w:author="DIEGO CORDOBA URRUTIA" w:date="2026-06-07T04:36:00Z" w16du:dateUtc="2026-06-07T10:36:00Z">
          <w:pPr>
            <w:spacing w:after="200" w:line="380" w:lineRule="auto"/>
            <w:jc w:val="both"/>
          </w:pPr>
        </w:pPrChange>
      </w:pPr>
      <w:r w:rsidRPr="00A9569D">
        <w:rPr>
          <w:lang w:val="es-419"/>
          <w:rPrChange w:id="2249" w:author="DIEGO CORDOBA URRUTIA" w:date="2026-06-07T04:36:00Z" w16du:dateUtc="2026-06-07T10:36:00Z">
            <w:rPr>
              <w:color w:val="000000"/>
            </w:rPr>
          </w:rPrChange>
        </w:rPr>
        <w:t xml:space="preserve">La condición de optimalidad del control multi-servicio bajo la restricción de capacidad compartida es un problema de Lagrange con multiplicador </w:t>
      </w:r>
      <w:r>
        <w:rPr>
          <w:rPrChange w:id="2250" w:author="DIEGO CORDOBA URRUTIA" w:date="2026-06-07T04:36:00Z" w16du:dateUtc="2026-06-07T10:36:00Z">
            <w:rPr>
              <w:color w:val="000000"/>
            </w:rPr>
          </w:rPrChange>
        </w:rPr>
        <w:t>λ</w:t>
      </w:r>
      <w:r w:rsidRPr="00A9569D">
        <w:rPr>
          <w:lang w:val="es-419"/>
          <w:rPrChange w:id="2251" w:author="DIEGO CORDOBA URRUTIA" w:date="2026-06-07T04:36:00Z" w16du:dateUtc="2026-06-07T10:36:00Z">
            <w:rPr>
              <w:color w:val="000000"/>
            </w:rPr>
          </w:rPrChange>
        </w:rPr>
        <w:t>* (precio sombra de la capacidad):</w:t>
      </w:r>
    </w:p>
    <w:p w14:paraId="27AE116E" w14:textId="77777777" w:rsidR="00DA1741" w:rsidRPr="00A9569D" w:rsidRDefault="00000000">
      <w:pPr>
        <w:pStyle w:val="BodyText"/>
        <w:rPr>
          <w:lang w:val="es-419"/>
          <w:rPrChange w:id="2252" w:author="DIEGO CORDOBA URRUTIA" w:date="2026-06-07T04:36:00Z" w16du:dateUtc="2026-06-07T10:36:00Z">
            <w:rPr/>
          </w:rPrChange>
        </w:rPr>
        <w:pPrChange w:id="2253" w:author="DIEGO CORDOBA URRUTIA" w:date="2026-06-07T04:36:00Z" w16du:dateUtc="2026-06-07T10:36:00Z">
          <w:pPr>
            <w:spacing w:before="240" w:after="240"/>
            <w:jc w:val="center"/>
          </w:pPr>
        </w:pPrChange>
      </w:pPr>
      <w:r w:rsidRPr="00A9569D">
        <w:rPr>
          <w:lang w:val="es-419"/>
          <w:rPrChange w:id="2254" w:author="DIEGO CORDOBA URRUTIA" w:date="2026-06-07T04:36:00Z" w16du:dateUtc="2026-06-07T10:36:00Z">
            <w:rPr>
              <w:rFonts w:ascii="Cambria Math" w:eastAsia="Cambria Math" w:hAnsi="Cambria Math" w:cs="Cambria Math"/>
              <w:color w:val="0D2B45"/>
              <w:sz w:val="22"/>
              <w:szCs w:val="22"/>
            </w:rPr>
          </w:rPrChange>
        </w:rPr>
        <w:t>u</w:t>
      </w:r>
      <w:ins w:id="2255" w:author="DIEGO CORDOBA URRUTIA" w:date="2026-06-07T04:36:00Z" w16du:dateUtc="2026-06-07T10:36:00Z">
        <w:r>
          <w:t>ⱼ</w:t>
        </w:r>
        <w:r w:rsidRPr="00A9569D">
          <w:rPr>
            <w:i/>
            <w:iCs/>
            <w:lang w:val="es-419"/>
          </w:rPr>
          <w:t>(</w:t>
        </w:r>
      </w:ins>
      <w:del w:id="2256" w:author="DIEGO CORDOBA URRUTIA" w:date="2026-06-07T04:36:00Z" w16du:dateUtc="2026-06-07T10:36:00Z">
        <w:r>
          <w:rPr>
            <w:rFonts w:ascii="Cambria Math" w:eastAsia="Cambria Math" w:hAnsi="Cambria Math" w:cs="Cambria Math"/>
            <w:color w:val="0D2B45"/>
            <w:sz w:val="22"/>
            <w:szCs w:val="22"/>
          </w:rPr>
          <w:delText>ⱼ</w:delText>
        </w:r>
        <w:r w:rsidRPr="00DA5EBB">
          <w:rPr>
            <w:rFonts w:ascii="Cambria Math" w:eastAsia="Cambria Math" w:hAnsi="Cambria Math" w:cs="Cambria Math"/>
            <w:color w:val="0D2B45"/>
            <w:sz w:val="22"/>
            <w:szCs w:val="22"/>
            <w:lang w:val="es-419"/>
          </w:rPr>
          <w:delText>*(</w:delText>
        </w:r>
      </w:del>
      <w:r w:rsidRPr="00A9569D">
        <w:rPr>
          <w:i/>
          <w:lang w:val="es-419"/>
          <w:rPrChange w:id="2257" w:author="DIEGO CORDOBA URRUTIA" w:date="2026-06-07T04:36:00Z" w16du:dateUtc="2026-06-07T10:36:00Z">
            <w:rPr>
              <w:rFonts w:ascii="Cambria Math" w:eastAsia="Cambria Math" w:hAnsi="Cambria Math" w:cs="Cambria Math"/>
              <w:color w:val="0D2B45"/>
              <w:sz w:val="22"/>
              <w:szCs w:val="22"/>
            </w:rPr>
          </w:rPrChange>
        </w:rPr>
        <w:t xml:space="preserve">x,t) </w:t>
      </w:r>
      <w:ins w:id="2258" w:author="DIEGO CORDOBA URRUTIA" w:date="2026-06-07T04:36:00Z" w16du:dateUtc="2026-06-07T10:36:00Z">
        <w:r w:rsidRPr="00A9569D">
          <w:rPr>
            <w:i/>
            <w:iCs/>
            <w:lang w:val="es-419"/>
          </w:rPr>
          <w:t>=</w:t>
        </w:r>
      </w:ins>
      <w:del w:id="225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i/>
          <w:lang w:val="es-419"/>
          <w:rPrChange w:id="2260" w:author="DIEGO CORDOBA URRUTIA" w:date="2026-06-07T04:36:00Z" w16du:dateUtc="2026-06-07T10:36:00Z">
            <w:rPr>
              <w:rFonts w:ascii="Cambria Math" w:eastAsia="Cambria Math" w:hAnsi="Cambria Math" w:cs="Cambria Math"/>
              <w:color w:val="0D2B45"/>
              <w:sz w:val="22"/>
              <w:szCs w:val="22"/>
            </w:rPr>
          </w:rPrChange>
        </w:rPr>
        <w:t xml:space="preserve"> max(0, −∂L</w:t>
      </w:r>
      <w:r>
        <w:rPr>
          <w:i/>
          <w:rPrChange w:id="2261" w:author="DIEGO CORDOBA URRUTIA" w:date="2026-06-07T04:36:00Z" w16du:dateUtc="2026-06-07T10:36:00Z">
            <w:rPr>
              <w:rFonts w:ascii="Cambria Math" w:eastAsia="Cambria Math" w:hAnsi="Cambria Math" w:cs="Cambria Math"/>
              <w:color w:val="0D2B45"/>
              <w:sz w:val="22"/>
              <w:szCs w:val="22"/>
            </w:rPr>
          </w:rPrChange>
        </w:rPr>
        <w:t>ⱼ</w:t>
      </w:r>
      <w:r w:rsidRPr="00A9569D">
        <w:rPr>
          <w:i/>
          <w:lang w:val="es-419"/>
          <w:rPrChange w:id="2262" w:author="DIEGO CORDOBA URRUTIA" w:date="2026-06-07T04:36:00Z" w16du:dateUtc="2026-06-07T10:36:00Z">
            <w:rPr>
              <w:rFonts w:ascii="Cambria Math" w:eastAsia="Cambria Math" w:hAnsi="Cambria Math" w:cs="Cambria Math"/>
              <w:color w:val="0D2B45"/>
              <w:sz w:val="22"/>
              <w:szCs w:val="22"/>
            </w:rPr>
          </w:rPrChange>
        </w:rPr>
        <w:t>/∂u</w:t>
      </w:r>
      <w:r>
        <w:rPr>
          <w:i/>
          <w:rPrChange w:id="2263" w:author="DIEGO CORDOBA URRUTIA" w:date="2026-06-07T04:36:00Z" w16du:dateUtc="2026-06-07T10:36:00Z">
            <w:rPr>
              <w:rFonts w:ascii="Cambria Math" w:eastAsia="Cambria Math" w:hAnsi="Cambria Math" w:cs="Cambria Math"/>
              <w:color w:val="0D2B45"/>
              <w:sz w:val="22"/>
              <w:szCs w:val="22"/>
            </w:rPr>
          </w:rPrChange>
        </w:rPr>
        <w:t>ⱼ</w:t>
      </w:r>
      <w:r w:rsidRPr="00A9569D">
        <w:rPr>
          <w:i/>
          <w:lang w:val="es-419"/>
          <w:rPrChange w:id="2264" w:author="DIEGO CORDOBA URRUTIA" w:date="2026-06-07T04:36:00Z" w16du:dateUtc="2026-06-07T10:36:00Z">
            <w:rPr>
              <w:rFonts w:ascii="Cambria Math" w:eastAsia="Cambria Math" w:hAnsi="Cambria Math" w:cs="Cambria Math"/>
              <w:color w:val="0D2B45"/>
              <w:sz w:val="22"/>
              <w:szCs w:val="22"/>
            </w:rPr>
          </w:rPrChange>
        </w:rPr>
        <w:t xml:space="preserve"> / (2r</w:t>
      </w:r>
      <w:r>
        <w:rPr>
          <w:i/>
          <w:rPrChange w:id="2265" w:author="DIEGO CORDOBA URRUTIA" w:date="2026-06-07T04:36:00Z" w16du:dateUtc="2026-06-07T10:36:00Z">
            <w:rPr>
              <w:rFonts w:ascii="Cambria Math" w:eastAsia="Cambria Math" w:hAnsi="Cambria Math" w:cs="Cambria Math"/>
              <w:color w:val="0D2B45"/>
              <w:sz w:val="22"/>
              <w:szCs w:val="22"/>
            </w:rPr>
          </w:rPrChange>
        </w:rPr>
        <w:t>ⱼ</w:t>
      </w:r>
      <w:r w:rsidRPr="00A9569D">
        <w:rPr>
          <w:i/>
          <w:lang w:val="es-419"/>
          <w:rPrChange w:id="2266" w:author="DIEGO CORDOBA URRUTIA" w:date="2026-06-07T04:36:00Z" w16du:dateUtc="2026-06-07T10:36:00Z">
            <w:rPr>
              <w:rFonts w:ascii="Cambria Math" w:eastAsia="Cambria Math" w:hAnsi="Cambria Math" w:cs="Cambria Math"/>
              <w:color w:val="0D2B45"/>
              <w:sz w:val="22"/>
              <w:szCs w:val="22"/>
            </w:rPr>
          </w:rPrChange>
        </w:rPr>
        <w:t xml:space="preserve">) </w:t>
      </w:r>
      <w:ins w:id="2267" w:author="DIEGO CORDOBA URRUTIA" w:date="2026-06-07T04:36:00Z" w16du:dateUtc="2026-06-07T10:36:00Z">
        <w:r w:rsidRPr="00A9569D">
          <w:rPr>
            <w:i/>
            <w:iCs/>
            <w:lang w:val="es-419"/>
          </w:rPr>
          <w:t>−</w:t>
        </w:r>
      </w:ins>
      <w:del w:id="226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i/>
          <w:lang w:val="es-419"/>
          <w:rPrChange w:id="2269" w:author="DIEGO CORDOBA URRUTIA" w:date="2026-06-07T04:36:00Z" w16du:dateUtc="2026-06-07T10:36:00Z">
            <w:rPr>
              <w:rFonts w:ascii="Cambria Math" w:eastAsia="Cambria Math" w:hAnsi="Cambria Math" w:cs="Cambria Math"/>
              <w:color w:val="0D2B45"/>
              <w:sz w:val="22"/>
              <w:szCs w:val="22"/>
            </w:rPr>
          </w:rPrChange>
        </w:rPr>
        <w:t xml:space="preserve"> </w:t>
      </w:r>
      <w:r>
        <w:rPr>
          <w:i/>
          <w:rPrChange w:id="2270" w:author="DIEGO CORDOBA URRUTIA" w:date="2026-06-07T04:36:00Z" w16du:dateUtc="2026-06-07T10:36:00Z">
            <w:rPr>
              <w:rFonts w:ascii="Cambria Math" w:eastAsia="Cambria Math" w:hAnsi="Cambria Math" w:cs="Cambria Math"/>
              <w:color w:val="0D2B45"/>
              <w:sz w:val="22"/>
              <w:szCs w:val="22"/>
            </w:rPr>
          </w:rPrChange>
        </w:rPr>
        <w:t>λ</w:t>
      </w:r>
      <w:del w:id="2271" w:author="DIEGO CORDOBA URRUTIA" w:date="2026-06-07T04:36:00Z" w16du:dateUtc="2026-06-07T10:36:00Z">
        <w:r w:rsidRPr="00DA5EBB">
          <w:rPr>
            <w:rFonts w:ascii="Cambria Math" w:eastAsia="Cambria Math" w:hAnsi="Cambria Math" w:cs="Cambria Math"/>
            <w:color w:val="0D2B45"/>
            <w:sz w:val="22"/>
            <w:szCs w:val="22"/>
            <w:lang w:val="es-419"/>
          </w:rPr>
          <w:delText>*</w:delText>
        </w:r>
      </w:del>
      <w:r w:rsidRPr="00A9569D">
        <w:rPr>
          <w:lang w:val="es-419"/>
          <w:rPrChange w:id="2272" w:author="DIEGO CORDOBA URRUTIA" w:date="2026-06-07T04:36:00Z" w16du:dateUtc="2026-06-07T10:36:00Z">
            <w:rPr>
              <w:rFonts w:ascii="Cambria Math" w:eastAsia="Cambria Math" w:hAnsi="Cambria Math" w:cs="Cambria Math"/>
              <w:color w:val="0D2B45"/>
              <w:sz w:val="22"/>
              <w:szCs w:val="22"/>
            </w:rPr>
          </w:rPrChange>
        </w:rPr>
        <w:t xml:space="preserve"> / (2r</w:t>
      </w:r>
      <w:r>
        <w:rPr>
          <w:rPrChange w:id="2273" w:author="DIEGO CORDOBA URRUTIA" w:date="2026-06-07T04:36:00Z" w16du:dateUtc="2026-06-07T10:36:00Z">
            <w:rPr>
              <w:rFonts w:ascii="Cambria Math" w:eastAsia="Cambria Math" w:hAnsi="Cambria Math" w:cs="Cambria Math"/>
              <w:color w:val="0D2B45"/>
              <w:sz w:val="22"/>
              <w:szCs w:val="22"/>
            </w:rPr>
          </w:rPrChange>
        </w:rPr>
        <w:t>ⱼ</w:t>
      </w:r>
      <w:r w:rsidRPr="00A9569D">
        <w:rPr>
          <w:lang w:val="es-419"/>
          <w:rPrChange w:id="2274" w:author="DIEGO CORDOBA URRUTIA" w:date="2026-06-07T04:36:00Z" w16du:dateUtc="2026-06-07T10:36:00Z">
            <w:rPr>
              <w:rFonts w:ascii="Cambria Math" w:eastAsia="Cambria Math" w:hAnsi="Cambria Math" w:cs="Cambria Math"/>
              <w:color w:val="0D2B45"/>
              <w:sz w:val="22"/>
              <w:szCs w:val="22"/>
            </w:rPr>
          </w:rPrChange>
        </w:rPr>
        <w:t xml:space="preserve">)) </w:t>
      </w:r>
      <w:del w:id="227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2276" w:author="DIEGO CORDOBA URRUTIA" w:date="2026-06-07T04:36:00Z" w16du:dateUtc="2026-06-07T10:36:00Z">
            <w:rPr>
              <w:rFonts w:ascii="Cambria Math" w:eastAsia="Cambria Math" w:hAnsi="Cambria Math" w:cs="Cambria Math"/>
              <w:color w:val="0D2B45"/>
              <w:sz w:val="22"/>
              <w:szCs w:val="22"/>
            </w:rPr>
          </w:rPrChange>
        </w:rPr>
        <w:t>∀j</w:t>
      </w:r>
    </w:p>
    <w:p w14:paraId="5BDF7084" w14:textId="77777777" w:rsidR="00DA1741" w:rsidRDefault="00000000">
      <w:pPr>
        <w:pStyle w:val="BodyText"/>
        <w:pPrChange w:id="2277" w:author="DIEGO CORDOBA URRUTIA" w:date="2026-06-07T04:36:00Z" w16du:dateUtc="2026-06-07T10:36:00Z">
          <w:pPr>
            <w:spacing w:before="240" w:after="240"/>
            <w:jc w:val="center"/>
          </w:pPr>
        </w:pPrChange>
      </w:pPr>
      <w:r>
        <w:rPr>
          <w:rPrChange w:id="2278" w:author="DIEGO CORDOBA URRUTIA" w:date="2026-06-07T04:36:00Z" w16du:dateUtc="2026-06-07T10:36:00Z">
            <w:rPr>
              <w:rFonts w:ascii="Cambria Math" w:eastAsia="Cambria Math" w:hAnsi="Cambria Math" w:cs="Cambria Math"/>
              <w:color w:val="0D2B45"/>
              <w:sz w:val="22"/>
              <w:szCs w:val="22"/>
            </w:rPr>
          </w:rPrChange>
        </w:rPr>
        <w:t>λ</w:t>
      </w:r>
      <w:proofErr w:type="gramStart"/>
      <w:r>
        <w:rPr>
          <w:rPrChange w:id="2279" w:author="DIEGO CORDOBA URRUTIA" w:date="2026-06-07T04:36:00Z" w16du:dateUtc="2026-06-07T10:36:00Z">
            <w:rPr>
              <w:rFonts w:ascii="Cambria Math" w:eastAsia="Cambria Math" w:hAnsi="Cambria Math" w:cs="Cambria Math"/>
              <w:color w:val="0D2B45"/>
              <w:sz w:val="22"/>
              <w:szCs w:val="22"/>
            </w:rPr>
          </w:rPrChange>
        </w:rPr>
        <w:t xml:space="preserve">* </w:t>
      </w:r>
      <w:ins w:id="2280" w:author="DIEGO CORDOBA URRUTIA" w:date="2026-06-07T04:36:00Z" w16du:dateUtc="2026-06-07T10:36:00Z">
        <w:r>
          <w:t>:</w:t>
        </w:r>
      </w:ins>
      <w:proofErr w:type="gramEnd"/>
      <w:del w:id="2281"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2282" w:author="DIEGO CORDOBA URRUTIA" w:date="2026-06-07T04:36:00Z" w16du:dateUtc="2026-06-07T10:36:00Z">
            <w:rPr>
              <w:rFonts w:ascii="Cambria Math" w:eastAsia="Cambria Math" w:hAnsi="Cambria Math" w:cs="Cambria Math"/>
              <w:color w:val="0D2B45"/>
              <w:sz w:val="22"/>
              <w:szCs w:val="22"/>
            </w:rPr>
          </w:rPrChange>
        </w:rPr>
        <w:t xml:space="preserve"> Σⱼ u</w:t>
      </w:r>
      <w:ins w:id="2283" w:author="DIEGO CORDOBA URRUTIA" w:date="2026-06-07T04:36:00Z" w16du:dateUtc="2026-06-07T10:36:00Z">
        <w:r>
          <w:t>ⱼ</w:t>
        </w:r>
        <w:r>
          <w:rPr>
            <w:i/>
            <w:iCs/>
          </w:rPr>
          <w:t>(</w:t>
        </w:r>
      </w:ins>
      <w:del w:id="2284" w:author="DIEGO CORDOBA URRUTIA" w:date="2026-06-07T04:36:00Z" w16du:dateUtc="2026-06-07T10:36:00Z">
        <w:r>
          <w:rPr>
            <w:rFonts w:ascii="Cambria Math" w:eastAsia="Cambria Math" w:hAnsi="Cambria Math" w:cs="Cambria Math"/>
            <w:color w:val="0D2B45"/>
            <w:sz w:val="22"/>
            <w:szCs w:val="22"/>
          </w:rPr>
          <w:delText>ⱼ*(</w:delText>
        </w:r>
      </w:del>
      <w:r>
        <w:rPr>
          <w:i/>
          <w:rPrChange w:id="2285" w:author="DIEGO CORDOBA URRUTIA" w:date="2026-06-07T04:36:00Z" w16du:dateUtc="2026-06-07T10:36:00Z">
            <w:rPr>
              <w:rFonts w:ascii="Cambria Math" w:eastAsia="Cambria Math" w:hAnsi="Cambria Math" w:cs="Cambria Math"/>
              <w:color w:val="0D2B45"/>
              <w:sz w:val="22"/>
              <w:szCs w:val="22"/>
            </w:rPr>
          </w:rPrChange>
        </w:rPr>
        <w:t>λ</w:t>
      </w:r>
      <w:ins w:id="2286" w:author="DIEGO CORDOBA URRUTIA" w:date="2026-06-07T04:36:00Z" w16du:dateUtc="2026-06-07T10:36:00Z">
        <w:r>
          <w:t>) =</w:t>
        </w:r>
      </w:ins>
      <w:del w:id="2287"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2288" w:author="DIEGO CORDOBA URRUTIA" w:date="2026-06-07T04:36:00Z" w16du:dateUtc="2026-06-07T10:36:00Z">
            <w:rPr>
              <w:rFonts w:ascii="Cambria Math" w:eastAsia="Cambria Math" w:hAnsi="Cambria Math" w:cs="Cambria Math"/>
              <w:color w:val="0D2B45"/>
              <w:sz w:val="22"/>
              <w:szCs w:val="22"/>
            </w:rPr>
          </w:rPrChange>
        </w:rPr>
        <w:t xml:space="preserve"> Ū</w:t>
      </w:r>
      <w:del w:id="2289" w:author="DIEGO CORDOBA URRUTIA" w:date="2026-06-07T04:36:00Z" w16du:dateUtc="2026-06-07T10:36:00Z">
        <w:r>
          <w:rPr>
            <w:rFonts w:ascii="Cambria Math" w:eastAsia="Cambria Math" w:hAnsi="Cambria Math" w:cs="Cambria Math"/>
            <w:color w:val="0D2B45"/>
            <w:sz w:val="22"/>
            <w:szCs w:val="22"/>
          </w:rPr>
          <w:delText xml:space="preserve">   </w:delText>
        </w:r>
      </w:del>
      <w:r>
        <w:rPr>
          <w:rPrChange w:id="2290" w:author="DIEGO CORDOBA URRUTIA" w:date="2026-06-07T04:36:00Z" w16du:dateUtc="2026-06-07T10:36:00Z">
            <w:rPr>
              <w:rFonts w:ascii="Cambria Math" w:eastAsia="Cambria Math" w:hAnsi="Cambria Math" w:cs="Cambria Math"/>
              <w:color w:val="0D2B45"/>
              <w:sz w:val="22"/>
              <w:szCs w:val="22"/>
            </w:rPr>
          </w:rPrChange>
        </w:rPr>
        <w:t xml:space="preserve"> (complementary slackness)</w:t>
      </w:r>
    </w:p>
    <w:p w14:paraId="25EC63B4" w14:textId="77777777" w:rsidR="00DA1741" w:rsidRPr="00A9569D" w:rsidRDefault="00000000">
      <w:pPr>
        <w:pStyle w:val="BodyText"/>
        <w:rPr>
          <w:lang w:val="es-419"/>
          <w:rPrChange w:id="2291" w:author="DIEGO CORDOBA URRUTIA" w:date="2026-06-07T04:36:00Z" w16du:dateUtc="2026-06-07T10:36:00Z">
            <w:rPr/>
          </w:rPrChange>
        </w:rPr>
        <w:pPrChange w:id="2292" w:author="DIEGO CORDOBA URRUTIA" w:date="2026-06-07T04:36:00Z" w16du:dateUtc="2026-06-07T10:36:00Z">
          <w:pPr>
            <w:spacing w:after="200" w:line="380" w:lineRule="auto"/>
            <w:jc w:val="both"/>
          </w:pPr>
        </w:pPrChange>
      </w:pPr>
      <w:r w:rsidRPr="00A9569D">
        <w:rPr>
          <w:lang w:val="es-419"/>
          <w:rPrChange w:id="2293" w:author="DIEGO CORDOBA URRUTIA" w:date="2026-06-07T04:36:00Z" w16du:dateUtc="2026-06-07T10:36:00Z">
            <w:rPr>
              <w:color w:val="000000"/>
            </w:rPr>
          </w:rPrChange>
        </w:rPr>
        <w:t xml:space="preserve">El multiplicador </w:t>
      </w:r>
      <w:r>
        <w:rPr>
          <w:rPrChange w:id="2294" w:author="DIEGO CORDOBA URRUTIA" w:date="2026-06-07T04:36:00Z" w16du:dateUtc="2026-06-07T10:36:00Z">
            <w:rPr>
              <w:color w:val="000000"/>
            </w:rPr>
          </w:rPrChange>
        </w:rPr>
        <w:t>λ</w:t>
      </w:r>
      <w:r w:rsidRPr="00A9569D">
        <w:rPr>
          <w:lang w:val="es-419"/>
          <w:rPrChange w:id="2295" w:author="DIEGO CORDOBA URRUTIA" w:date="2026-06-07T04:36:00Z" w16du:dateUtc="2026-06-07T10:36:00Z">
            <w:rPr>
              <w:color w:val="000000"/>
            </w:rPr>
          </w:rPrChange>
        </w:rPr>
        <w:t xml:space="preserve">* es el precio implícito de la capacidad comprometida — exactamente el concepto de precio de reserva que el Capítulo 4 introduce para el mecanismo de subasta. La novedad es que </w:t>
      </w:r>
      <w:r>
        <w:rPr>
          <w:rPrChange w:id="2296" w:author="DIEGO CORDOBA URRUTIA" w:date="2026-06-07T04:36:00Z" w16du:dateUtc="2026-06-07T10:36:00Z">
            <w:rPr>
              <w:color w:val="000000"/>
            </w:rPr>
          </w:rPrChange>
        </w:rPr>
        <w:t>λ</w:t>
      </w:r>
      <w:r w:rsidRPr="00A9569D">
        <w:rPr>
          <w:lang w:val="es-419"/>
          <w:rPrChange w:id="2297" w:author="DIEGO CORDOBA URRUTIA" w:date="2026-06-07T04:36:00Z" w16du:dateUtc="2026-06-07T10:36:00Z">
            <w:rPr>
              <w:color w:val="000000"/>
            </w:rPr>
          </w:rPrChange>
        </w:rPr>
        <w:t>* ahora determina la asignación óptima de la misma capacidad entre cuatro servicios simultáneos, y su valor de mercado es la suma de los cuatro valores HJB individuales menos las externalidades negativas de la restricción compartida.</w:t>
      </w:r>
    </w:p>
    <w:p w14:paraId="78B9AB82" w14:textId="77777777" w:rsidR="00DA1741" w:rsidRPr="00A9569D" w:rsidRDefault="00000000">
      <w:pPr>
        <w:pStyle w:val="Heading3"/>
        <w:rPr>
          <w:lang w:val="es-419"/>
          <w:rPrChange w:id="2298" w:author="DIEGO CORDOBA URRUTIA" w:date="2026-06-07T04:36:00Z" w16du:dateUtc="2026-06-07T10:36:00Z">
            <w:rPr/>
          </w:rPrChange>
        </w:rPr>
      </w:pPr>
      <w:bookmarkStart w:id="2299" w:name="_Toc231042676"/>
      <w:bookmarkStart w:id="2300" w:name="Xe95998ccd8014c584dc4b2d4686f656d64880c5"/>
      <w:bookmarkEnd w:id="2181"/>
      <w:r w:rsidRPr="00A9569D">
        <w:rPr>
          <w:lang w:val="es-419"/>
          <w:rPrChange w:id="2301" w:author="DIEGO CORDOBA URRUTIA" w:date="2026-06-07T04:36:00Z" w16du:dateUtc="2026-06-07T10:36:00Z">
            <w:rPr/>
          </w:rPrChange>
        </w:rPr>
        <w:t>2.6.3</w:t>
      </w:r>
      <w:del w:id="2302" w:author="DIEGO CORDOBA URRUTIA" w:date="2026-06-07T04:36:00Z" w16du:dateUtc="2026-06-07T10:36:00Z">
        <w:r>
          <w:rPr>
            <w:rFonts w:ascii="Arial" w:eastAsia="Arial" w:hAnsi="Arial" w:cs="Arial"/>
            <w:color w:val="0D2B45"/>
          </w:rPr>
          <w:delText xml:space="preserve"> </w:delText>
        </w:r>
      </w:del>
      <w:r w:rsidRPr="00A9569D">
        <w:rPr>
          <w:lang w:val="es-419"/>
          <w:rPrChange w:id="2303" w:author="DIEGO CORDOBA URRUTIA" w:date="2026-06-07T04:36:00Z" w16du:dateUtc="2026-06-07T10:36:00Z">
            <w:rPr/>
          </w:rPrChange>
        </w:rPr>
        <w:t xml:space="preserve"> La Prima de Bundling y la Supermodularidad</w:t>
      </w:r>
      <w:bookmarkEnd w:id="2299"/>
    </w:p>
    <w:p w14:paraId="05F58022" w14:textId="77777777" w:rsidR="00DA1741" w:rsidRPr="00A9569D" w:rsidRDefault="00000000">
      <w:pPr>
        <w:pStyle w:val="FirstParagraph"/>
        <w:rPr>
          <w:lang w:val="es-419"/>
          <w:rPrChange w:id="2304" w:author="DIEGO CORDOBA URRUTIA" w:date="2026-06-07T04:36:00Z" w16du:dateUtc="2026-06-07T10:36:00Z">
            <w:rPr/>
          </w:rPrChange>
        </w:rPr>
        <w:pPrChange w:id="2305" w:author="DIEGO CORDOBA URRUTIA" w:date="2026-06-07T04:36:00Z" w16du:dateUtc="2026-06-07T10:36:00Z">
          <w:pPr>
            <w:spacing w:after="200" w:line="380" w:lineRule="auto"/>
            <w:jc w:val="both"/>
          </w:pPr>
        </w:pPrChange>
      </w:pPr>
      <w:r w:rsidRPr="00A9569D">
        <w:rPr>
          <w:lang w:val="es-419"/>
          <w:rPrChange w:id="2306" w:author="DIEGO CORDOBA URRUTIA" w:date="2026-06-07T04:36:00Z" w16du:dateUtc="2026-06-07T10:36:00Z">
            <w:rPr>
              <w:color w:val="000000"/>
            </w:rPr>
          </w:rPrChange>
        </w:rPr>
        <w:t>Definición 2.3. La Prima de Bundling (PB) es la diferencia entre el valor conjunto del bundle y la suma de los valores individuales de cada servicio:</w:t>
      </w:r>
    </w:p>
    <w:p w14:paraId="36414D07" w14:textId="77777777" w:rsidR="00DA1741" w:rsidRDefault="00000000">
      <w:pPr>
        <w:pStyle w:val="BodyText"/>
        <w:pPrChange w:id="2307" w:author="DIEGO CORDOBA URRUTIA" w:date="2026-06-07T04:36:00Z" w16du:dateUtc="2026-06-07T10:36:00Z">
          <w:pPr>
            <w:spacing w:before="240" w:after="240"/>
            <w:jc w:val="center"/>
          </w:pPr>
        </w:pPrChange>
      </w:pPr>
      <w:r>
        <w:rPr>
          <w:rPrChange w:id="2308" w:author="DIEGO CORDOBA URRUTIA" w:date="2026-06-07T04:36:00Z" w16du:dateUtc="2026-06-07T10:36:00Z">
            <w:rPr>
              <w:rFonts w:ascii="Cambria Math" w:eastAsia="Cambria Math" w:hAnsi="Cambria Math" w:cs="Cambria Math"/>
              <w:color w:val="0D2B45"/>
              <w:sz w:val="22"/>
              <w:szCs w:val="22"/>
            </w:rPr>
          </w:rPrChange>
        </w:rPr>
        <w:t>PB(</w:t>
      </w:r>
      <w:proofErr w:type="spellStart"/>
      <w:proofErr w:type="gramStart"/>
      <w:r>
        <w:rPr>
          <w:rPrChange w:id="2309" w:author="DIEGO CORDOBA URRUTIA" w:date="2026-06-07T04:36:00Z" w16du:dateUtc="2026-06-07T10:36:00Z">
            <w:rPr>
              <w:rFonts w:ascii="Cambria Math" w:eastAsia="Cambria Math" w:hAnsi="Cambria Math" w:cs="Cambria Math"/>
              <w:color w:val="0D2B45"/>
              <w:sz w:val="22"/>
              <w:szCs w:val="22"/>
            </w:rPr>
          </w:rPrChange>
        </w:rPr>
        <w:t>x,t</w:t>
      </w:r>
      <w:proofErr w:type="spellEnd"/>
      <w:proofErr w:type="gramEnd"/>
      <w:r>
        <w:rPr>
          <w:rPrChange w:id="2310" w:author="DIEGO CORDOBA URRUTIA" w:date="2026-06-07T04:36:00Z" w16du:dateUtc="2026-06-07T10:36:00Z">
            <w:rPr>
              <w:rFonts w:ascii="Cambria Math" w:eastAsia="Cambria Math" w:hAnsi="Cambria Math" w:cs="Cambria Math"/>
              <w:color w:val="0D2B45"/>
              <w:sz w:val="22"/>
              <w:szCs w:val="22"/>
            </w:rPr>
          </w:rPrChange>
        </w:rPr>
        <w:t xml:space="preserve">) </w:t>
      </w:r>
      <w:ins w:id="2311" w:author="DIEGO CORDOBA URRUTIA" w:date="2026-06-07T04:36:00Z" w16du:dateUtc="2026-06-07T10:36:00Z">
        <w:r>
          <w:t>=</w:t>
        </w:r>
      </w:ins>
      <w:del w:id="2312"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2313"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2314" w:author="DIEGO CORDOBA URRUTIA" w:date="2026-06-07T04:36:00Z" w16du:dateUtc="2026-06-07T10:36:00Z">
            <w:rPr>
              <w:rFonts w:ascii="Cambria Math" w:eastAsia="Cambria Math" w:hAnsi="Cambria Math" w:cs="Cambria Math"/>
              <w:color w:val="0D2B45"/>
              <w:sz w:val="22"/>
              <w:szCs w:val="22"/>
            </w:rPr>
          </w:rPrChange>
        </w:rPr>
        <w:t>V_bundle</w:t>
      </w:r>
      <w:proofErr w:type="spellEnd"/>
      <w:r>
        <w:rPr>
          <w:rPrChange w:id="2315" w:author="DIEGO CORDOBA URRUTIA" w:date="2026-06-07T04:36:00Z" w16du:dateUtc="2026-06-07T10:36:00Z">
            <w:rPr>
              <w:rFonts w:ascii="Cambria Math" w:eastAsia="Cambria Math" w:hAnsi="Cambria Math" w:cs="Cambria Math"/>
              <w:color w:val="0D2B45"/>
              <w:sz w:val="22"/>
              <w:szCs w:val="22"/>
            </w:rPr>
          </w:rPrChange>
        </w:rPr>
        <w:t>(</w:t>
      </w:r>
      <w:proofErr w:type="spellStart"/>
      <w:proofErr w:type="gramStart"/>
      <w:r>
        <w:rPr>
          <w:rPrChange w:id="2316" w:author="DIEGO CORDOBA URRUTIA" w:date="2026-06-07T04:36:00Z" w16du:dateUtc="2026-06-07T10:36:00Z">
            <w:rPr>
              <w:rFonts w:ascii="Cambria Math" w:eastAsia="Cambria Math" w:hAnsi="Cambria Math" w:cs="Cambria Math"/>
              <w:color w:val="0D2B45"/>
              <w:sz w:val="22"/>
              <w:szCs w:val="22"/>
            </w:rPr>
          </w:rPrChange>
        </w:rPr>
        <w:t>x,t</w:t>
      </w:r>
      <w:proofErr w:type="spellEnd"/>
      <w:proofErr w:type="gramEnd"/>
      <w:r>
        <w:rPr>
          <w:rPrChange w:id="2317" w:author="DIEGO CORDOBA URRUTIA" w:date="2026-06-07T04:36:00Z" w16du:dateUtc="2026-06-07T10:36:00Z">
            <w:rPr>
              <w:rFonts w:ascii="Cambria Math" w:eastAsia="Cambria Math" w:hAnsi="Cambria Math" w:cs="Cambria Math"/>
              <w:color w:val="0D2B45"/>
              <w:sz w:val="22"/>
              <w:szCs w:val="22"/>
            </w:rPr>
          </w:rPrChange>
        </w:rPr>
        <w:t xml:space="preserve">) </w:t>
      </w:r>
      <w:ins w:id="2318" w:author="DIEGO CORDOBA URRUTIA" w:date="2026-06-07T04:36:00Z" w16du:dateUtc="2026-06-07T10:36:00Z">
        <w:r>
          <w:t>−</w:t>
        </w:r>
      </w:ins>
      <w:del w:id="2319"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2320" w:author="DIEGO CORDOBA URRUTIA" w:date="2026-06-07T04:36:00Z" w16du:dateUtc="2026-06-07T10:36:00Z">
            <w:rPr>
              <w:rFonts w:ascii="Cambria Math" w:eastAsia="Cambria Math" w:hAnsi="Cambria Math" w:cs="Cambria Math"/>
              <w:color w:val="0D2B45"/>
              <w:sz w:val="22"/>
              <w:szCs w:val="22"/>
            </w:rPr>
          </w:rPrChange>
        </w:rPr>
        <w:t xml:space="preserve"> Σⱼ V_j(</w:t>
      </w:r>
      <w:proofErr w:type="gramStart"/>
      <w:r>
        <w:rPr>
          <w:rPrChange w:id="2321" w:author="DIEGO CORDOBA URRUTIA" w:date="2026-06-07T04:36:00Z" w16du:dateUtc="2026-06-07T10:36:00Z">
            <w:rPr>
              <w:rFonts w:ascii="Cambria Math" w:eastAsia="Cambria Math" w:hAnsi="Cambria Math" w:cs="Cambria Math"/>
              <w:color w:val="0D2B45"/>
              <w:sz w:val="22"/>
              <w:szCs w:val="22"/>
            </w:rPr>
          </w:rPrChange>
        </w:rPr>
        <w:t>x,t</w:t>
      </w:r>
      <w:proofErr w:type="gramEnd"/>
      <w:r>
        <w:rPr>
          <w:rPrChange w:id="2322" w:author="DIEGO CORDOBA URRUTIA" w:date="2026-06-07T04:36:00Z" w16du:dateUtc="2026-06-07T10:36:00Z">
            <w:rPr>
              <w:rFonts w:ascii="Cambria Math" w:eastAsia="Cambria Math" w:hAnsi="Cambria Math" w:cs="Cambria Math"/>
              <w:color w:val="0D2B45"/>
              <w:sz w:val="22"/>
              <w:szCs w:val="22"/>
            </w:rPr>
          </w:rPrChange>
        </w:rPr>
        <w:t>)</w:t>
      </w:r>
    </w:p>
    <w:p w14:paraId="0234D39F" w14:textId="77777777" w:rsidR="00DA1741" w:rsidRPr="00A9569D" w:rsidRDefault="00000000">
      <w:pPr>
        <w:pStyle w:val="BodyText"/>
        <w:rPr>
          <w:lang w:val="es-419"/>
          <w:rPrChange w:id="2323" w:author="DIEGO CORDOBA URRUTIA" w:date="2026-06-07T04:36:00Z" w16du:dateUtc="2026-06-07T10:36:00Z">
            <w:rPr/>
          </w:rPrChange>
        </w:rPr>
        <w:pPrChange w:id="2324" w:author="DIEGO CORDOBA URRUTIA" w:date="2026-06-07T04:36:00Z" w16du:dateUtc="2026-06-07T10:36:00Z">
          <w:pPr>
            <w:spacing w:after="200" w:line="380" w:lineRule="auto"/>
            <w:jc w:val="both"/>
          </w:pPr>
        </w:pPrChange>
      </w:pPr>
      <w:r w:rsidRPr="00A9569D">
        <w:rPr>
          <w:lang w:val="es-419"/>
          <w:rPrChange w:id="2325" w:author="DIEGO CORDOBA URRUTIA" w:date="2026-06-07T04:36:00Z" w16du:dateUtc="2026-06-07T10:36:00Z">
            <w:rPr>
              <w:color w:val="000000"/>
            </w:rPr>
          </w:rPrChange>
        </w:rPr>
        <w:t>Para verificar el signo de PB, se aplica el Teorema de Topkis (1998): si la función de valor V_bundle es supermodular en u —es decir, ∂²V_bundle/∂u</w:t>
      </w:r>
      <w:r>
        <w:rPr>
          <w:rPrChange w:id="2326" w:author="DIEGO CORDOBA URRUTIA" w:date="2026-06-07T04:36:00Z" w16du:dateUtc="2026-06-07T10:36:00Z">
            <w:rPr>
              <w:color w:val="000000"/>
            </w:rPr>
          </w:rPrChange>
        </w:rPr>
        <w:t>ᵢ</w:t>
      </w:r>
      <w:r w:rsidRPr="00A9569D">
        <w:rPr>
          <w:lang w:val="es-419"/>
          <w:rPrChange w:id="2327" w:author="DIEGO CORDOBA URRUTIA" w:date="2026-06-07T04:36:00Z" w16du:dateUtc="2026-06-07T10:36:00Z">
            <w:rPr>
              <w:color w:val="000000"/>
            </w:rPr>
          </w:rPrChange>
        </w:rPr>
        <w:t>∂u</w:t>
      </w:r>
      <w:r>
        <w:rPr>
          <w:rPrChange w:id="2328" w:author="DIEGO CORDOBA URRUTIA" w:date="2026-06-07T04:36:00Z" w16du:dateUtc="2026-06-07T10:36:00Z">
            <w:rPr>
              <w:color w:val="000000"/>
            </w:rPr>
          </w:rPrChange>
        </w:rPr>
        <w:t>ⱼ</w:t>
      </w:r>
      <w:r w:rsidRPr="00A9569D">
        <w:rPr>
          <w:lang w:val="es-419"/>
          <w:rPrChange w:id="2329" w:author="DIEGO CORDOBA URRUTIA" w:date="2026-06-07T04:36:00Z" w16du:dateUtc="2026-06-07T10:36:00Z">
            <w:rPr>
              <w:color w:val="000000"/>
            </w:rPr>
          </w:rPrChange>
        </w:rPr>
        <w:t xml:space="preserve"> ≥ 0 para i ≠ j— entonces los servicios son complementos estratégicos y PB &gt; 0. La supermodularidad se verifica cuando la provisión de un servicio reduce el costo marginal de proveer otro: proveer regulación de frecuencia (AGC) mientras el activo está en línea como reserva rodante (RRS) es más barato que proveer AGC desde un activo apagado, porque el costo de arranque ya fue pagado por la RRS.</w:t>
      </w:r>
    </w:p>
    <w:p w14:paraId="3FA73894" w14:textId="77777777" w:rsidR="00DA1741" w:rsidRPr="00A9569D" w:rsidRDefault="00000000">
      <w:pPr>
        <w:pStyle w:val="BodyText"/>
        <w:rPr>
          <w:lang w:val="es-419"/>
          <w:rPrChange w:id="2330" w:author="DIEGO CORDOBA URRUTIA" w:date="2026-06-07T04:36:00Z" w16du:dateUtc="2026-06-07T10:36:00Z">
            <w:rPr/>
          </w:rPrChange>
        </w:rPr>
        <w:pPrChange w:id="2331" w:author="DIEGO CORDOBA URRUTIA" w:date="2026-06-07T04:36:00Z" w16du:dateUtc="2026-06-07T10:36:00Z">
          <w:pPr>
            <w:spacing w:after="200" w:line="380" w:lineRule="auto"/>
            <w:jc w:val="both"/>
          </w:pPr>
        </w:pPrChange>
      </w:pPr>
      <w:r w:rsidRPr="00A9569D">
        <w:rPr>
          <w:lang w:val="es-419"/>
          <w:rPrChange w:id="2332" w:author="DIEGO CORDOBA URRUTIA" w:date="2026-06-07T04:36:00Z" w16du:dateUtc="2026-06-07T10:36:00Z">
            <w:rPr>
              <w:color w:val="000000"/>
            </w:rPr>
          </w:rPrChange>
        </w:rPr>
        <w:t>Estimación numérica de la Prima de Bundling para el nodo VZA-400, usando los cuatro servicios simultáneamente con Ū = 100 MW:</w:t>
      </w:r>
    </w:p>
    <w:tbl>
      <w:tblPr>
        <w:tblStyle w:val="Table"/>
        <w:tblW w:w="5000" w:type="pct"/>
        <w:tblLook w:val="0020" w:firstRow="1" w:lastRow="0" w:firstColumn="0" w:lastColumn="0" w:noHBand="0" w:noVBand="0"/>
        <w:tblPrChange w:id="2333"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212"/>
        <w:gridCol w:w="1546"/>
        <w:gridCol w:w="1325"/>
        <w:gridCol w:w="3277"/>
        <w:tblGridChange w:id="2334">
          <w:tblGrid>
            <w:gridCol w:w="1"/>
            <w:gridCol w:w="2691"/>
            <w:gridCol w:w="520"/>
            <w:gridCol w:w="1310"/>
            <w:gridCol w:w="236"/>
            <w:gridCol w:w="1093"/>
            <w:gridCol w:w="232"/>
            <w:gridCol w:w="3277"/>
            <w:gridCol w:w="1"/>
          </w:tblGrid>
        </w:tblGridChange>
      </w:tblGrid>
      <w:tr w:rsidR="00DA1741" w14:paraId="7730CED0" w14:textId="77777777" w:rsidTr="00A7071E">
        <w:tblPrEx>
          <w:tblPrExChange w:id="2335"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2336" w:author="DIEGO CORDOBA URRUTIA" w:date="2026-06-07T04:36:00Z" w16du:dateUtc="2026-06-07T10:36:00Z">
            <w:trPr>
              <w:gridBefore w:val="1"/>
              <w:tblHeader/>
            </w:trPr>
          </w:trPrChange>
        </w:trPr>
        <w:tc>
          <w:tcPr>
            <w:tcW w:w="0" w:type="auto"/>
            <w:tcPrChange w:id="2337"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D3259F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33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339" w:author="DIEGO CORDOBA URRUTIA" w:date="2026-06-07T04:36:00Z" w16du:dateUtc="2026-06-07T10:36:00Z">
                  <w:rPr>
                    <w:rFonts w:ascii="Arial" w:eastAsia="Arial" w:hAnsi="Arial" w:cs="Arial"/>
                    <w:b/>
                    <w:bCs/>
                    <w:color w:val="FFFFFF"/>
                    <w:sz w:val="19"/>
                    <w:szCs w:val="19"/>
                  </w:rPr>
                </w:rPrChange>
              </w:rPr>
              <w:t>Componente</w:t>
            </w:r>
          </w:p>
        </w:tc>
        <w:tc>
          <w:tcPr>
            <w:tcW w:w="0" w:type="auto"/>
            <w:tcPrChange w:id="2340"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FB30FA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34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342" w:author="DIEGO CORDOBA URRUTIA" w:date="2026-06-07T04:36:00Z" w16du:dateUtc="2026-06-07T10:36:00Z">
                  <w:rPr>
                    <w:rFonts w:ascii="Arial" w:eastAsia="Arial" w:hAnsi="Arial" w:cs="Arial"/>
                    <w:b/>
                    <w:bCs/>
                    <w:color w:val="FFFFFF"/>
                    <w:sz w:val="19"/>
                    <w:szCs w:val="19"/>
                  </w:rPr>
                </w:rPrChange>
              </w:rPr>
              <w:t>MXN/MW-año</w:t>
            </w:r>
          </w:p>
        </w:tc>
        <w:tc>
          <w:tcPr>
            <w:tcW w:w="0" w:type="auto"/>
            <w:tcPrChange w:id="234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36D7F1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34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345" w:author="DIEGO CORDOBA URRUTIA" w:date="2026-06-07T04:36:00Z" w16du:dateUtc="2026-06-07T10:36:00Z">
                  <w:rPr>
                    <w:rFonts w:ascii="Arial" w:eastAsia="Arial" w:hAnsi="Arial" w:cs="Arial"/>
                    <w:b/>
                    <w:bCs/>
                    <w:color w:val="FFFFFF"/>
                    <w:sz w:val="19"/>
                    <w:szCs w:val="19"/>
                  </w:rPr>
                </w:rPrChange>
              </w:rPr>
              <w:t>% del bundle</w:t>
            </w:r>
          </w:p>
        </w:tc>
        <w:tc>
          <w:tcPr>
            <w:tcW w:w="0" w:type="auto"/>
            <w:tcPrChange w:id="2346"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AB0AED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34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348" w:author="DIEGO CORDOBA URRUTIA" w:date="2026-06-07T04:36:00Z" w16du:dateUtc="2026-06-07T10:36:00Z">
                  <w:rPr>
                    <w:rFonts w:ascii="Arial" w:eastAsia="Arial" w:hAnsi="Arial" w:cs="Arial"/>
                    <w:b/>
                    <w:bCs/>
                    <w:color w:val="FFFFFF"/>
                    <w:sz w:val="19"/>
                    <w:szCs w:val="19"/>
                  </w:rPr>
                </w:rPrChange>
              </w:rPr>
              <w:t>Fuente</w:t>
            </w:r>
          </w:p>
        </w:tc>
      </w:tr>
      <w:tr w:rsidR="00DA1741" w14:paraId="1166B7A4" w14:textId="77777777">
        <w:tblPrEx>
          <w:tblPrExChange w:id="2349" w:author="DIEGO CORDOBA URRUTIA" w:date="2026-06-07T04:36:00Z" w16du:dateUtc="2026-06-07T10:36:00Z">
            <w:tblPrEx>
              <w:tblCellMar>
                <w:top w:w="0" w:type="dxa"/>
                <w:bottom w:w="0" w:type="dxa"/>
              </w:tblCellMar>
            </w:tblPrEx>
          </w:tblPrExChange>
        </w:tblPrEx>
        <w:trPr>
          <w:trPrChange w:id="2350" w:author="DIEGO CORDOBA URRUTIA" w:date="2026-06-07T04:36:00Z" w16du:dateUtc="2026-06-07T10:36:00Z">
            <w:trPr>
              <w:gridBefore w:val="1"/>
            </w:trPr>
          </w:trPrChange>
        </w:trPr>
        <w:tc>
          <w:tcPr>
            <w:tcW w:w="0" w:type="auto"/>
            <w:tcPrChange w:id="2351"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67AF7CD" w14:textId="77777777" w:rsidR="00DA1741" w:rsidRPr="00A9569D" w:rsidRDefault="00000000">
            <w:pPr>
              <w:pStyle w:val="Compact"/>
              <w:rPr>
                <w:lang w:val="es-419"/>
                <w:rPrChange w:id="2352" w:author="DIEGO CORDOBA URRUTIA" w:date="2026-06-07T04:36:00Z" w16du:dateUtc="2026-06-07T10:36:00Z">
                  <w:rPr/>
                </w:rPrChange>
              </w:rPr>
              <w:pPrChange w:id="2353" w:author="DIEGO CORDOBA URRUTIA" w:date="2026-06-07T04:36:00Z" w16du:dateUtc="2026-06-07T10:36:00Z">
                <w:pPr>
                  <w:jc w:val="both"/>
                </w:pPr>
              </w:pPrChange>
            </w:pPr>
            <w:r w:rsidRPr="00A9569D">
              <w:rPr>
                <w:lang w:val="es-419"/>
                <w:rPrChange w:id="2354" w:author="DIEGO CORDOBA URRUTIA" w:date="2026-06-07T04:36:00Z" w16du:dateUtc="2026-06-07T10:36:00Z">
                  <w:rPr>
                    <w:rFonts w:ascii="Arial" w:eastAsia="Arial" w:hAnsi="Arial" w:cs="Arial"/>
                    <w:color w:val="000000"/>
                    <w:sz w:val="19"/>
                    <w:szCs w:val="19"/>
                  </w:rPr>
                </w:rPrChange>
              </w:rPr>
              <w:t>V_AGC (solo regulación frecuencia)</w:t>
            </w:r>
          </w:p>
        </w:tc>
        <w:tc>
          <w:tcPr>
            <w:tcW w:w="0" w:type="auto"/>
            <w:tcPrChange w:id="235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6813F13" w14:textId="77777777" w:rsidR="00DA1741" w:rsidRDefault="00000000">
            <w:pPr>
              <w:pStyle w:val="Compact"/>
              <w:pPrChange w:id="2356" w:author="DIEGO CORDOBA URRUTIA" w:date="2026-06-07T04:36:00Z" w16du:dateUtc="2026-06-07T10:36:00Z">
                <w:pPr>
                  <w:jc w:val="both"/>
                </w:pPr>
              </w:pPrChange>
            </w:pPr>
            <w:r>
              <w:rPr>
                <w:rPrChange w:id="2357" w:author="DIEGO CORDOBA URRUTIA" w:date="2026-06-07T04:36:00Z" w16du:dateUtc="2026-06-07T10:36:00Z">
                  <w:rPr>
                    <w:rFonts w:ascii="Arial" w:eastAsia="Arial" w:hAnsi="Arial" w:cs="Arial"/>
                    <w:color w:val="000000"/>
                    <w:sz w:val="19"/>
                    <w:szCs w:val="19"/>
                  </w:rPr>
                </w:rPrChange>
              </w:rPr>
              <w:t>2,395,000</w:t>
            </w:r>
          </w:p>
        </w:tc>
        <w:tc>
          <w:tcPr>
            <w:tcW w:w="0" w:type="auto"/>
            <w:tcPrChange w:id="235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75DA04F" w14:textId="77777777" w:rsidR="00DA1741" w:rsidRDefault="00000000">
            <w:pPr>
              <w:pStyle w:val="Compact"/>
              <w:pPrChange w:id="2359" w:author="DIEGO CORDOBA URRUTIA" w:date="2026-06-07T04:36:00Z" w16du:dateUtc="2026-06-07T10:36:00Z">
                <w:pPr>
                  <w:jc w:val="both"/>
                </w:pPr>
              </w:pPrChange>
            </w:pPr>
            <w:r>
              <w:rPr>
                <w:rPrChange w:id="2360" w:author="DIEGO CORDOBA URRUTIA" w:date="2026-06-07T04:36:00Z" w16du:dateUtc="2026-06-07T10:36:00Z">
                  <w:rPr>
                    <w:rFonts w:ascii="Arial" w:eastAsia="Arial" w:hAnsi="Arial" w:cs="Arial"/>
                    <w:color w:val="000000"/>
                    <w:sz w:val="19"/>
                    <w:szCs w:val="19"/>
                  </w:rPr>
                </w:rPrChange>
              </w:rPr>
              <w:t>55.2%</w:t>
            </w:r>
          </w:p>
        </w:tc>
        <w:tc>
          <w:tcPr>
            <w:tcW w:w="0" w:type="auto"/>
            <w:tcPrChange w:id="2361"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DDBB976" w14:textId="77777777" w:rsidR="00DA1741" w:rsidRDefault="00000000">
            <w:pPr>
              <w:pStyle w:val="Compact"/>
              <w:pPrChange w:id="2362" w:author="DIEGO CORDOBA URRUTIA" w:date="2026-06-07T04:36:00Z" w16du:dateUtc="2026-06-07T10:36:00Z">
                <w:pPr>
                  <w:jc w:val="both"/>
                </w:pPr>
              </w:pPrChange>
            </w:pPr>
            <w:r>
              <w:rPr>
                <w:rPrChange w:id="2363" w:author="DIEGO CORDOBA URRUTIA" w:date="2026-06-07T04:36:00Z" w16du:dateUtc="2026-06-07T10:36:00Z">
                  <w:rPr>
                    <w:rFonts w:ascii="Arial" w:eastAsia="Arial" w:hAnsi="Arial" w:cs="Arial"/>
                    <w:color w:val="000000"/>
                    <w:sz w:val="19"/>
                    <w:szCs w:val="19"/>
                  </w:rPr>
                </w:rPrChange>
              </w:rPr>
              <w:t>Capítulo 2, Tabla 2.1</w:t>
            </w:r>
          </w:p>
        </w:tc>
      </w:tr>
      <w:tr w:rsidR="00DA1741" w14:paraId="6A755626" w14:textId="77777777">
        <w:tblPrEx>
          <w:tblPrExChange w:id="2364" w:author="DIEGO CORDOBA URRUTIA" w:date="2026-06-07T04:36:00Z" w16du:dateUtc="2026-06-07T10:36:00Z">
            <w:tblPrEx>
              <w:tblCellMar>
                <w:top w:w="0" w:type="dxa"/>
                <w:bottom w:w="0" w:type="dxa"/>
              </w:tblCellMar>
            </w:tblPrEx>
          </w:tblPrExChange>
        </w:tblPrEx>
        <w:trPr>
          <w:trPrChange w:id="2365" w:author="DIEGO CORDOBA URRUTIA" w:date="2026-06-07T04:36:00Z" w16du:dateUtc="2026-06-07T10:36:00Z">
            <w:trPr>
              <w:gridBefore w:val="1"/>
            </w:trPr>
          </w:trPrChange>
        </w:trPr>
        <w:tc>
          <w:tcPr>
            <w:tcW w:w="0" w:type="auto"/>
            <w:tcPrChange w:id="2366"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9FC4E7" w14:textId="77777777" w:rsidR="00DA1741" w:rsidRPr="00A9569D" w:rsidRDefault="00000000">
            <w:pPr>
              <w:pStyle w:val="Compact"/>
              <w:rPr>
                <w:lang w:val="es-419"/>
                <w:rPrChange w:id="2367" w:author="DIEGO CORDOBA URRUTIA" w:date="2026-06-07T04:36:00Z" w16du:dateUtc="2026-06-07T10:36:00Z">
                  <w:rPr/>
                </w:rPrChange>
              </w:rPr>
              <w:pPrChange w:id="2368" w:author="DIEGO CORDOBA URRUTIA" w:date="2026-06-07T04:36:00Z" w16du:dateUtc="2026-06-07T10:36:00Z">
                <w:pPr>
                  <w:jc w:val="both"/>
                </w:pPr>
              </w:pPrChange>
            </w:pPr>
            <w:r w:rsidRPr="00A9569D">
              <w:rPr>
                <w:lang w:val="es-419"/>
                <w:rPrChange w:id="2369" w:author="DIEGO CORDOBA URRUTIA" w:date="2026-06-07T04:36:00Z" w16du:dateUtc="2026-06-07T10:36:00Z">
                  <w:rPr>
                    <w:rFonts w:ascii="Arial" w:eastAsia="Arial" w:hAnsi="Arial" w:cs="Arial"/>
                    <w:color w:val="000000"/>
                    <w:sz w:val="19"/>
                    <w:szCs w:val="19"/>
                  </w:rPr>
                </w:rPrChange>
              </w:rPr>
              <w:t>V_RRS (solo reserva rodante sincronizada)</w:t>
            </w:r>
          </w:p>
        </w:tc>
        <w:tc>
          <w:tcPr>
            <w:tcW w:w="0" w:type="auto"/>
            <w:tcPrChange w:id="2370"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8519FD9" w14:textId="77777777" w:rsidR="00DA1741" w:rsidRDefault="00000000">
            <w:pPr>
              <w:pStyle w:val="Compact"/>
              <w:pPrChange w:id="2371" w:author="DIEGO CORDOBA URRUTIA" w:date="2026-06-07T04:36:00Z" w16du:dateUtc="2026-06-07T10:36:00Z">
                <w:pPr>
                  <w:jc w:val="both"/>
                </w:pPr>
              </w:pPrChange>
            </w:pPr>
            <w:r>
              <w:rPr>
                <w:rPrChange w:id="2372" w:author="DIEGO CORDOBA URRUTIA" w:date="2026-06-07T04:36:00Z" w16du:dateUtc="2026-06-07T10:36:00Z">
                  <w:rPr>
                    <w:rFonts w:ascii="Arial" w:eastAsia="Arial" w:hAnsi="Arial" w:cs="Arial"/>
                    <w:color w:val="000000"/>
                    <w:sz w:val="19"/>
                    <w:szCs w:val="19"/>
                  </w:rPr>
                </w:rPrChange>
              </w:rPr>
              <w:t>841,000</w:t>
            </w:r>
          </w:p>
        </w:tc>
        <w:tc>
          <w:tcPr>
            <w:tcW w:w="0" w:type="auto"/>
            <w:tcPrChange w:id="237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E6DF7B6" w14:textId="77777777" w:rsidR="00DA1741" w:rsidRDefault="00000000">
            <w:pPr>
              <w:pStyle w:val="Compact"/>
              <w:pPrChange w:id="2374" w:author="DIEGO CORDOBA URRUTIA" w:date="2026-06-07T04:36:00Z" w16du:dateUtc="2026-06-07T10:36:00Z">
                <w:pPr>
                  <w:jc w:val="both"/>
                </w:pPr>
              </w:pPrChange>
            </w:pPr>
            <w:r>
              <w:rPr>
                <w:rPrChange w:id="2375" w:author="DIEGO CORDOBA URRUTIA" w:date="2026-06-07T04:36:00Z" w16du:dateUtc="2026-06-07T10:36:00Z">
                  <w:rPr>
                    <w:rFonts w:ascii="Arial" w:eastAsia="Arial" w:hAnsi="Arial" w:cs="Arial"/>
                    <w:color w:val="000000"/>
                    <w:sz w:val="19"/>
                    <w:szCs w:val="19"/>
                  </w:rPr>
                </w:rPrChange>
              </w:rPr>
              <w:t>19.4%</w:t>
            </w:r>
          </w:p>
        </w:tc>
        <w:tc>
          <w:tcPr>
            <w:tcW w:w="0" w:type="auto"/>
            <w:tcPrChange w:id="2376"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BC4DD95" w14:textId="77777777" w:rsidR="00DA1741" w:rsidRDefault="00000000">
            <w:pPr>
              <w:pStyle w:val="Compact"/>
              <w:pPrChange w:id="2377" w:author="DIEGO CORDOBA URRUTIA" w:date="2026-06-07T04:36:00Z" w16du:dateUtc="2026-06-07T10:36:00Z">
                <w:pPr>
                  <w:jc w:val="both"/>
                </w:pPr>
              </w:pPrChange>
            </w:pPr>
            <w:r>
              <w:rPr>
                <w:rPrChange w:id="2378" w:author="DIEGO CORDOBA URRUTIA" w:date="2026-06-07T04:36:00Z" w16du:dateUtc="2026-06-07T10:36:00Z">
                  <w:rPr>
                    <w:rFonts w:ascii="Arial" w:eastAsia="Arial" w:hAnsi="Arial" w:cs="Arial"/>
                    <w:color w:val="000000"/>
                    <w:sz w:val="19"/>
                    <w:szCs w:val="19"/>
                  </w:rPr>
                </w:rPrChange>
              </w:rPr>
              <w:t>Calibrado en CENACE 2024</w:t>
            </w:r>
          </w:p>
        </w:tc>
      </w:tr>
      <w:tr w:rsidR="00DA1741" w14:paraId="2512BF94" w14:textId="77777777">
        <w:tblPrEx>
          <w:tblPrExChange w:id="2379" w:author="DIEGO CORDOBA URRUTIA" w:date="2026-06-07T04:36:00Z" w16du:dateUtc="2026-06-07T10:36:00Z">
            <w:tblPrEx>
              <w:tblCellMar>
                <w:top w:w="0" w:type="dxa"/>
                <w:bottom w:w="0" w:type="dxa"/>
              </w:tblCellMar>
            </w:tblPrEx>
          </w:tblPrExChange>
        </w:tblPrEx>
        <w:trPr>
          <w:trPrChange w:id="2380" w:author="DIEGO CORDOBA URRUTIA" w:date="2026-06-07T04:36:00Z" w16du:dateUtc="2026-06-07T10:36:00Z">
            <w:trPr>
              <w:gridBefore w:val="1"/>
            </w:trPr>
          </w:trPrChange>
        </w:trPr>
        <w:tc>
          <w:tcPr>
            <w:tcW w:w="0" w:type="auto"/>
            <w:tcPrChange w:id="2381"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276D269" w14:textId="77777777" w:rsidR="00DA1741" w:rsidRPr="00A9569D" w:rsidRDefault="00000000">
            <w:pPr>
              <w:pStyle w:val="Compact"/>
              <w:rPr>
                <w:lang w:val="es-419"/>
                <w:rPrChange w:id="2382" w:author="DIEGO CORDOBA URRUTIA" w:date="2026-06-07T04:36:00Z" w16du:dateUtc="2026-06-07T10:36:00Z">
                  <w:rPr/>
                </w:rPrChange>
              </w:rPr>
              <w:pPrChange w:id="2383" w:author="DIEGO CORDOBA URRUTIA" w:date="2026-06-07T04:36:00Z" w16du:dateUtc="2026-06-07T10:36:00Z">
                <w:pPr>
                  <w:jc w:val="both"/>
                </w:pPr>
              </w:pPrChange>
            </w:pPr>
            <w:r w:rsidRPr="00A9569D">
              <w:rPr>
                <w:lang w:val="es-419"/>
                <w:rPrChange w:id="2384" w:author="DIEGO CORDOBA URRUTIA" w:date="2026-06-07T04:36:00Z" w16du:dateUtc="2026-06-07T10:36:00Z">
                  <w:rPr>
                    <w:rFonts w:ascii="Arial" w:eastAsia="Arial" w:hAnsi="Arial" w:cs="Arial"/>
                    <w:color w:val="000000"/>
                    <w:sz w:val="19"/>
                    <w:szCs w:val="19"/>
                  </w:rPr>
                </w:rPrChange>
              </w:rPr>
              <w:t>V_RNR (solo reserva no rodante)</w:t>
            </w:r>
          </w:p>
        </w:tc>
        <w:tc>
          <w:tcPr>
            <w:tcW w:w="0" w:type="auto"/>
            <w:tcPrChange w:id="238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72E17C" w14:textId="77777777" w:rsidR="00DA1741" w:rsidRDefault="00000000">
            <w:pPr>
              <w:pStyle w:val="Compact"/>
              <w:pPrChange w:id="2386" w:author="DIEGO CORDOBA URRUTIA" w:date="2026-06-07T04:36:00Z" w16du:dateUtc="2026-06-07T10:36:00Z">
                <w:pPr>
                  <w:jc w:val="both"/>
                </w:pPr>
              </w:pPrChange>
            </w:pPr>
            <w:r>
              <w:rPr>
                <w:rPrChange w:id="2387" w:author="DIEGO CORDOBA URRUTIA" w:date="2026-06-07T04:36:00Z" w16du:dateUtc="2026-06-07T10:36:00Z">
                  <w:rPr>
                    <w:rFonts w:ascii="Arial" w:eastAsia="Arial" w:hAnsi="Arial" w:cs="Arial"/>
                    <w:color w:val="000000"/>
                    <w:sz w:val="19"/>
                    <w:szCs w:val="19"/>
                  </w:rPr>
                </w:rPrChange>
              </w:rPr>
              <w:t>312,000</w:t>
            </w:r>
          </w:p>
        </w:tc>
        <w:tc>
          <w:tcPr>
            <w:tcW w:w="0" w:type="auto"/>
            <w:tcPrChange w:id="238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94115A2" w14:textId="77777777" w:rsidR="00DA1741" w:rsidRDefault="00000000">
            <w:pPr>
              <w:pStyle w:val="Compact"/>
              <w:pPrChange w:id="2389" w:author="DIEGO CORDOBA URRUTIA" w:date="2026-06-07T04:36:00Z" w16du:dateUtc="2026-06-07T10:36:00Z">
                <w:pPr>
                  <w:jc w:val="both"/>
                </w:pPr>
              </w:pPrChange>
            </w:pPr>
            <w:r>
              <w:rPr>
                <w:rPrChange w:id="2390" w:author="DIEGO CORDOBA URRUTIA" w:date="2026-06-07T04:36:00Z" w16du:dateUtc="2026-06-07T10:36:00Z">
                  <w:rPr>
                    <w:rFonts w:ascii="Arial" w:eastAsia="Arial" w:hAnsi="Arial" w:cs="Arial"/>
                    <w:color w:val="000000"/>
                    <w:sz w:val="19"/>
                    <w:szCs w:val="19"/>
                  </w:rPr>
                </w:rPrChange>
              </w:rPr>
              <w:t>7.2%</w:t>
            </w:r>
          </w:p>
        </w:tc>
        <w:tc>
          <w:tcPr>
            <w:tcW w:w="0" w:type="auto"/>
            <w:tcPrChange w:id="2391"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0E7BB8D" w14:textId="77777777" w:rsidR="00DA1741" w:rsidRDefault="00000000">
            <w:pPr>
              <w:pStyle w:val="Compact"/>
              <w:pPrChange w:id="2392" w:author="DIEGO CORDOBA URRUTIA" w:date="2026-06-07T04:36:00Z" w16du:dateUtc="2026-06-07T10:36:00Z">
                <w:pPr>
                  <w:jc w:val="both"/>
                </w:pPr>
              </w:pPrChange>
            </w:pPr>
            <w:r>
              <w:rPr>
                <w:rPrChange w:id="2393" w:author="DIEGO CORDOBA URRUTIA" w:date="2026-06-07T04:36:00Z" w16du:dateUtc="2026-06-07T10:36:00Z">
                  <w:rPr>
                    <w:rFonts w:ascii="Arial" w:eastAsia="Arial" w:hAnsi="Arial" w:cs="Arial"/>
                    <w:color w:val="000000"/>
                    <w:sz w:val="19"/>
                    <w:szCs w:val="19"/>
                  </w:rPr>
                </w:rPrChange>
              </w:rPr>
              <w:t>Calibrado en CENACE 2024</w:t>
            </w:r>
          </w:p>
        </w:tc>
      </w:tr>
      <w:tr w:rsidR="00DA1741" w14:paraId="602435DD" w14:textId="77777777">
        <w:tblPrEx>
          <w:tblPrExChange w:id="2394" w:author="DIEGO CORDOBA URRUTIA" w:date="2026-06-07T04:36:00Z" w16du:dateUtc="2026-06-07T10:36:00Z">
            <w:tblPrEx>
              <w:tblCellMar>
                <w:top w:w="0" w:type="dxa"/>
                <w:bottom w:w="0" w:type="dxa"/>
              </w:tblCellMar>
            </w:tblPrEx>
          </w:tblPrExChange>
        </w:tblPrEx>
        <w:trPr>
          <w:trPrChange w:id="2395" w:author="DIEGO CORDOBA URRUTIA" w:date="2026-06-07T04:36:00Z" w16du:dateUtc="2026-06-07T10:36:00Z">
            <w:trPr>
              <w:gridBefore w:val="1"/>
            </w:trPr>
          </w:trPrChange>
        </w:trPr>
        <w:tc>
          <w:tcPr>
            <w:tcW w:w="0" w:type="auto"/>
            <w:tcPrChange w:id="2396"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B4C62D0" w14:textId="77777777" w:rsidR="00DA1741" w:rsidRPr="00A9569D" w:rsidRDefault="00000000">
            <w:pPr>
              <w:pStyle w:val="Compact"/>
              <w:rPr>
                <w:lang w:val="es-419"/>
                <w:rPrChange w:id="2397" w:author="DIEGO CORDOBA URRUTIA" w:date="2026-06-07T04:36:00Z" w16du:dateUtc="2026-06-07T10:36:00Z">
                  <w:rPr/>
                </w:rPrChange>
              </w:rPr>
              <w:pPrChange w:id="2398" w:author="DIEGO CORDOBA URRUTIA" w:date="2026-06-07T04:36:00Z" w16du:dateUtc="2026-06-07T10:36:00Z">
                <w:pPr>
                  <w:jc w:val="both"/>
                </w:pPr>
              </w:pPrChange>
            </w:pPr>
            <w:r w:rsidRPr="00A9569D">
              <w:rPr>
                <w:lang w:val="es-419"/>
                <w:rPrChange w:id="2399" w:author="DIEGO CORDOBA URRUTIA" w:date="2026-06-07T04:36:00Z" w16du:dateUtc="2026-06-07T10:36:00Z">
                  <w:rPr>
                    <w:rFonts w:ascii="Arial" w:eastAsia="Arial" w:hAnsi="Arial" w:cs="Arial"/>
                    <w:color w:val="000000"/>
                    <w:sz w:val="19"/>
                    <w:szCs w:val="19"/>
                  </w:rPr>
                </w:rPrChange>
              </w:rPr>
              <w:lastRenderedPageBreak/>
              <w:t>V_RV (solo regulación de voltaje)</w:t>
            </w:r>
          </w:p>
        </w:tc>
        <w:tc>
          <w:tcPr>
            <w:tcW w:w="0" w:type="auto"/>
            <w:tcPrChange w:id="2400"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C779B6F" w14:textId="77777777" w:rsidR="00DA1741" w:rsidRDefault="00000000">
            <w:pPr>
              <w:pStyle w:val="Compact"/>
              <w:pPrChange w:id="2401" w:author="DIEGO CORDOBA URRUTIA" w:date="2026-06-07T04:36:00Z" w16du:dateUtc="2026-06-07T10:36:00Z">
                <w:pPr>
                  <w:jc w:val="both"/>
                </w:pPr>
              </w:pPrChange>
            </w:pPr>
            <w:r>
              <w:rPr>
                <w:rPrChange w:id="2402" w:author="DIEGO CORDOBA URRUTIA" w:date="2026-06-07T04:36:00Z" w16du:dateUtc="2026-06-07T10:36:00Z">
                  <w:rPr>
                    <w:rFonts w:ascii="Arial" w:eastAsia="Arial" w:hAnsi="Arial" w:cs="Arial"/>
                    <w:color w:val="000000"/>
                    <w:sz w:val="19"/>
                    <w:szCs w:val="19"/>
                  </w:rPr>
                </w:rPrChange>
              </w:rPr>
              <w:t>287,000</w:t>
            </w:r>
          </w:p>
        </w:tc>
        <w:tc>
          <w:tcPr>
            <w:tcW w:w="0" w:type="auto"/>
            <w:tcPrChange w:id="240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392AAF2" w14:textId="77777777" w:rsidR="00DA1741" w:rsidRDefault="00000000">
            <w:pPr>
              <w:pStyle w:val="Compact"/>
              <w:pPrChange w:id="2404" w:author="DIEGO CORDOBA URRUTIA" w:date="2026-06-07T04:36:00Z" w16du:dateUtc="2026-06-07T10:36:00Z">
                <w:pPr>
                  <w:jc w:val="both"/>
                </w:pPr>
              </w:pPrChange>
            </w:pPr>
            <w:r>
              <w:rPr>
                <w:rPrChange w:id="2405" w:author="DIEGO CORDOBA URRUTIA" w:date="2026-06-07T04:36:00Z" w16du:dateUtc="2026-06-07T10:36:00Z">
                  <w:rPr>
                    <w:rFonts w:ascii="Arial" w:eastAsia="Arial" w:hAnsi="Arial" w:cs="Arial"/>
                    <w:color w:val="000000"/>
                    <w:sz w:val="19"/>
                    <w:szCs w:val="19"/>
                  </w:rPr>
                </w:rPrChange>
              </w:rPr>
              <w:t>6.6%</w:t>
            </w:r>
          </w:p>
        </w:tc>
        <w:tc>
          <w:tcPr>
            <w:tcW w:w="0" w:type="auto"/>
            <w:tcPrChange w:id="2406"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CB4D38B" w14:textId="77777777" w:rsidR="00DA1741" w:rsidRPr="00A9569D" w:rsidRDefault="00000000">
            <w:pPr>
              <w:pStyle w:val="Compact"/>
              <w:rPr>
                <w:lang w:val="es-419"/>
                <w:rPrChange w:id="2407" w:author="DIEGO CORDOBA URRUTIA" w:date="2026-06-07T04:36:00Z" w16du:dateUtc="2026-06-07T10:36:00Z">
                  <w:rPr/>
                </w:rPrChange>
              </w:rPr>
              <w:pPrChange w:id="2408" w:author="DIEGO CORDOBA URRUTIA" w:date="2026-06-07T04:36:00Z" w16du:dateUtc="2026-06-07T10:36:00Z">
                <w:pPr>
                  <w:jc w:val="both"/>
                </w:pPr>
              </w:pPrChange>
            </w:pPr>
            <w:r w:rsidRPr="00A9569D">
              <w:rPr>
                <w:lang w:val="es-419"/>
                <w:rPrChange w:id="2409" w:author="DIEGO CORDOBA URRUTIA" w:date="2026-06-07T04:36:00Z" w16du:dateUtc="2026-06-07T10:36:00Z">
                  <w:rPr>
                    <w:rFonts w:ascii="Arial" w:eastAsia="Arial" w:hAnsi="Arial" w:cs="Arial"/>
                    <w:color w:val="000000"/>
                    <w:sz w:val="19"/>
                    <w:szCs w:val="19"/>
                  </w:rPr>
                </w:rPrChange>
              </w:rPr>
              <w:t>Valoración propia — no tarificada CRE</w:t>
            </w:r>
          </w:p>
        </w:tc>
      </w:tr>
      <w:tr w:rsidR="00DA1741" w14:paraId="1C5858EB" w14:textId="77777777">
        <w:tblPrEx>
          <w:tblPrExChange w:id="2410" w:author="DIEGO CORDOBA URRUTIA" w:date="2026-06-07T04:36:00Z" w16du:dateUtc="2026-06-07T10:36:00Z">
            <w:tblPrEx>
              <w:tblCellMar>
                <w:top w:w="0" w:type="dxa"/>
                <w:bottom w:w="0" w:type="dxa"/>
              </w:tblCellMar>
            </w:tblPrEx>
          </w:tblPrExChange>
        </w:tblPrEx>
        <w:trPr>
          <w:trPrChange w:id="2411" w:author="DIEGO CORDOBA URRUTIA" w:date="2026-06-07T04:36:00Z" w16du:dateUtc="2026-06-07T10:36:00Z">
            <w:trPr>
              <w:gridBefore w:val="1"/>
            </w:trPr>
          </w:trPrChange>
        </w:trPr>
        <w:tc>
          <w:tcPr>
            <w:tcW w:w="0" w:type="auto"/>
            <w:tcPrChange w:id="2412"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8334C3B" w14:textId="77777777" w:rsidR="00DA1741" w:rsidRDefault="00000000">
            <w:pPr>
              <w:pStyle w:val="Compact"/>
              <w:pPrChange w:id="2413" w:author="DIEGO CORDOBA URRUTIA" w:date="2026-06-07T04:36:00Z" w16du:dateUtc="2026-06-07T10:36:00Z">
                <w:pPr>
                  <w:jc w:val="both"/>
                </w:pPr>
              </w:pPrChange>
            </w:pPr>
            <w:r>
              <w:rPr>
                <w:rPrChange w:id="2414" w:author="DIEGO CORDOBA URRUTIA" w:date="2026-06-07T04:36:00Z" w16du:dateUtc="2026-06-07T10:36:00Z">
                  <w:rPr>
                    <w:rFonts w:ascii="Arial" w:eastAsia="Arial" w:hAnsi="Arial" w:cs="Arial"/>
                    <w:color w:val="000000"/>
                    <w:sz w:val="19"/>
                    <w:szCs w:val="19"/>
                  </w:rPr>
                </w:rPrChange>
              </w:rPr>
              <w:t>Suma de valores individuales</w:t>
            </w:r>
          </w:p>
        </w:tc>
        <w:tc>
          <w:tcPr>
            <w:tcW w:w="0" w:type="auto"/>
            <w:tcPrChange w:id="241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005152" w14:textId="77777777" w:rsidR="00DA1741" w:rsidRDefault="00000000">
            <w:pPr>
              <w:pStyle w:val="Compact"/>
              <w:pPrChange w:id="2416" w:author="DIEGO CORDOBA URRUTIA" w:date="2026-06-07T04:36:00Z" w16du:dateUtc="2026-06-07T10:36:00Z">
                <w:pPr>
                  <w:jc w:val="both"/>
                </w:pPr>
              </w:pPrChange>
            </w:pPr>
            <w:r>
              <w:rPr>
                <w:rPrChange w:id="2417" w:author="DIEGO CORDOBA URRUTIA" w:date="2026-06-07T04:36:00Z" w16du:dateUtc="2026-06-07T10:36:00Z">
                  <w:rPr>
                    <w:rFonts w:ascii="Arial" w:eastAsia="Arial" w:hAnsi="Arial" w:cs="Arial"/>
                    <w:color w:val="000000"/>
                    <w:sz w:val="19"/>
                    <w:szCs w:val="19"/>
                  </w:rPr>
                </w:rPrChange>
              </w:rPr>
              <w:t>3,835,000</w:t>
            </w:r>
          </w:p>
        </w:tc>
        <w:tc>
          <w:tcPr>
            <w:tcW w:w="0" w:type="auto"/>
            <w:tcPrChange w:id="241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E3C811F" w14:textId="77777777" w:rsidR="00DA1741" w:rsidRDefault="00000000">
            <w:pPr>
              <w:pStyle w:val="Compact"/>
              <w:pPrChange w:id="2419" w:author="DIEGO CORDOBA URRUTIA" w:date="2026-06-07T04:36:00Z" w16du:dateUtc="2026-06-07T10:36:00Z">
                <w:pPr>
                  <w:jc w:val="both"/>
                </w:pPr>
              </w:pPrChange>
            </w:pPr>
            <w:r>
              <w:rPr>
                <w:rPrChange w:id="2420" w:author="DIEGO CORDOBA URRUTIA" w:date="2026-06-07T04:36:00Z" w16du:dateUtc="2026-06-07T10:36:00Z">
                  <w:rPr>
                    <w:rFonts w:ascii="Arial" w:eastAsia="Arial" w:hAnsi="Arial" w:cs="Arial"/>
                    <w:color w:val="000000"/>
                    <w:sz w:val="19"/>
                    <w:szCs w:val="19"/>
                  </w:rPr>
                </w:rPrChange>
              </w:rPr>
              <w:t>88.4%</w:t>
            </w:r>
          </w:p>
        </w:tc>
        <w:tc>
          <w:tcPr>
            <w:tcW w:w="0" w:type="auto"/>
            <w:tcPrChange w:id="2421"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2323CEE" w14:textId="77777777" w:rsidR="00DA1741" w:rsidRDefault="00000000">
            <w:pPr>
              <w:pStyle w:val="Compact"/>
              <w:pPrChange w:id="2422" w:author="DIEGO CORDOBA URRUTIA" w:date="2026-06-07T04:36:00Z" w16du:dateUtc="2026-06-07T10:36:00Z">
                <w:pPr>
                  <w:jc w:val="both"/>
                </w:pPr>
              </w:pPrChange>
            </w:pPr>
            <w:r>
              <w:rPr>
                <w:rPrChange w:id="2423" w:author="DIEGO CORDOBA URRUTIA" w:date="2026-06-07T04:36:00Z" w16du:dateUtc="2026-06-07T10:36:00Z">
                  <w:rPr>
                    <w:rFonts w:ascii="Arial" w:eastAsia="Arial" w:hAnsi="Arial" w:cs="Arial"/>
                    <w:color w:val="000000"/>
                    <w:sz w:val="19"/>
                    <w:szCs w:val="19"/>
                  </w:rPr>
                </w:rPrChange>
              </w:rPr>
              <w:t>—</w:t>
            </w:r>
          </w:p>
        </w:tc>
      </w:tr>
      <w:tr w:rsidR="00DA1741" w14:paraId="1D5CE688" w14:textId="77777777">
        <w:tblPrEx>
          <w:tblPrExChange w:id="2424" w:author="DIEGO CORDOBA URRUTIA" w:date="2026-06-07T04:36:00Z" w16du:dateUtc="2026-06-07T10:36:00Z">
            <w:tblPrEx>
              <w:tblCellMar>
                <w:top w:w="0" w:type="dxa"/>
                <w:bottom w:w="0" w:type="dxa"/>
              </w:tblCellMar>
            </w:tblPrEx>
          </w:tblPrExChange>
        </w:tblPrEx>
        <w:trPr>
          <w:trPrChange w:id="2425" w:author="DIEGO CORDOBA URRUTIA" w:date="2026-06-07T04:36:00Z" w16du:dateUtc="2026-06-07T10:36:00Z">
            <w:trPr>
              <w:gridBefore w:val="1"/>
            </w:trPr>
          </w:trPrChange>
        </w:trPr>
        <w:tc>
          <w:tcPr>
            <w:tcW w:w="0" w:type="auto"/>
            <w:tcPrChange w:id="2426"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57FCC7" w14:textId="77777777" w:rsidR="00DA1741" w:rsidRDefault="00000000">
            <w:pPr>
              <w:pStyle w:val="Compact"/>
              <w:pPrChange w:id="2427" w:author="DIEGO CORDOBA URRUTIA" w:date="2026-06-07T04:36:00Z" w16du:dateUtc="2026-06-07T10:36:00Z">
                <w:pPr>
                  <w:jc w:val="both"/>
                </w:pPr>
              </w:pPrChange>
            </w:pPr>
            <w:r>
              <w:rPr>
                <w:rPrChange w:id="2428" w:author="DIEGO CORDOBA URRUTIA" w:date="2026-06-07T04:36:00Z" w16du:dateUtc="2026-06-07T10:36:00Z">
                  <w:rPr>
                    <w:rFonts w:ascii="Arial" w:eastAsia="Arial" w:hAnsi="Arial" w:cs="Arial"/>
                    <w:color w:val="000000"/>
                    <w:sz w:val="19"/>
                    <w:szCs w:val="19"/>
                  </w:rPr>
                </w:rPrChange>
              </w:rPr>
              <w:t>Prima de Bundling PB (+11.6%)</w:t>
            </w:r>
          </w:p>
        </w:tc>
        <w:tc>
          <w:tcPr>
            <w:tcW w:w="0" w:type="auto"/>
            <w:tcPrChange w:id="2429"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E8903C2" w14:textId="77777777" w:rsidR="00DA1741" w:rsidRDefault="00000000">
            <w:pPr>
              <w:pStyle w:val="Compact"/>
              <w:pPrChange w:id="2430" w:author="DIEGO CORDOBA URRUTIA" w:date="2026-06-07T04:36:00Z" w16du:dateUtc="2026-06-07T10:36:00Z">
                <w:pPr>
                  <w:jc w:val="both"/>
                </w:pPr>
              </w:pPrChange>
            </w:pPr>
            <w:r>
              <w:rPr>
                <w:rPrChange w:id="2431" w:author="DIEGO CORDOBA URRUTIA" w:date="2026-06-07T04:36:00Z" w16du:dateUtc="2026-06-07T10:36:00Z">
                  <w:rPr>
                    <w:rFonts w:ascii="Arial" w:eastAsia="Arial" w:hAnsi="Arial" w:cs="Arial"/>
                    <w:color w:val="000000"/>
                    <w:sz w:val="19"/>
                    <w:szCs w:val="19"/>
                  </w:rPr>
                </w:rPrChange>
              </w:rPr>
              <w:t>502,200</w:t>
            </w:r>
          </w:p>
        </w:tc>
        <w:tc>
          <w:tcPr>
            <w:tcW w:w="0" w:type="auto"/>
            <w:tcPrChange w:id="2432"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961FC6D" w14:textId="77777777" w:rsidR="00DA1741" w:rsidRDefault="00000000">
            <w:pPr>
              <w:pStyle w:val="Compact"/>
              <w:pPrChange w:id="2433" w:author="DIEGO CORDOBA URRUTIA" w:date="2026-06-07T04:36:00Z" w16du:dateUtc="2026-06-07T10:36:00Z">
                <w:pPr>
                  <w:jc w:val="both"/>
                </w:pPr>
              </w:pPrChange>
            </w:pPr>
            <w:r>
              <w:rPr>
                <w:rPrChange w:id="2434" w:author="DIEGO CORDOBA URRUTIA" w:date="2026-06-07T04:36:00Z" w16du:dateUtc="2026-06-07T10:36:00Z">
                  <w:rPr>
                    <w:rFonts w:ascii="Arial" w:eastAsia="Arial" w:hAnsi="Arial" w:cs="Arial"/>
                    <w:color w:val="000000"/>
                    <w:sz w:val="19"/>
                    <w:szCs w:val="19"/>
                  </w:rPr>
                </w:rPrChange>
              </w:rPr>
              <w:t>11.6%</w:t>
            </w:r>
          </w:p>
        </w:tc>
        <w:tc>
          <w:tcPr>
            <w:tcW w:w="0" w:type="auto"/>
            <w:tcPrChange w:id="2435"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F1D97FF" w14:textId="77777777" w:rsidR="00DA1741" w:rsidRDefault="00000000">
            <w:pPr>
              <w:pStyle w:val="Compact"/>
              <w:pPrChange w:id="2436" w:author="DIEGO CORDOBA URRUTIA" w:date="2026-06-07T04:36:00Z" w16du:dateUtc="2026-06-07T10:36:00Z">
                <w:pPr>
                  <w:jc w:val="both"/>
                </w:pPr>
              </w:pPrChange>
            </w:pPr>
            <w:r>
              <w:rPr>
                <w:rPrChange w:id="2437" w:author="DIEGO CORDOBA URRUTIA" w:date="2026-06-07T04:36:00Z" w16du:dateUtc="2026-06-07T10:36:00Z">
                  <w:rPr>
                    <w:rFonts w:ascii="Arial" w:eastAsia="Arial" w:hAnsi="Arial" w:cs="Arial"/>
                    <w:color w:val="000000"/>
                    <w:sz w:val="19"/>
                    <w:szCs w:val="19"/>
                  </w:rPr>
                </w:rPrChange>
              </w:rPr>
              <w:t>Supermodularidad de servicios</w:t>
            </w:r>
          </w:p>
        </w:tc>
      </w:tr>
      <w:tr w:rsidR="00DA1741" w14:paraId="25DE4D34" w14:textId="77777777">
        <w:tblPrEx>
          <w:tblPrExChange w:id="2438" w:author="DIEGO CORDOBA URRUTIA" w:date="2026-06-07T04:36:00Z" w16du:dateUtc="2026-06-07T10:36:00Z">
            <w:tblPrEx>
              <w:tblCellMar>
                <w:top w:w="0" w:type="dxa"/>
                <w:bottom w:w="0" w:type="dxa"/>
              </w:tblCellMar>
            </w:tblPrEx>
          </w:tblPrExChange>
        </w:tblPrEx>
        <w:trPr>
          <w:trPrChange w:id="2439" w:author="DIEGO CORDOBA URRUTIA" w:date="2026-06-07T04:36:00Z" w16du:dateUtc="2026-06-07T10:36:00Z">
            <w:trPr>
              <w:gridBefore w:val="1"/>
            </w:trPr>
          </w:trPrChange>
        </w:trPr>
        <w:tc>
          <w:tcPr>
            <w:tcW w:w="0" w:type="auto"/>
            <w:tcPrChange w:id="2440" w:author="DIEGO CORDOBA URRUTIA" w:date="2026-06-07T04:36:00Z" w16du:dateUtc="2026-06-07T10:36:00Z">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004C188" w14:textId="77777777" w:rsidR="00DA1741" w:rsidRDefault="00000000">
            <w:pPr>
              <w:pStyle w:val="Compact"/>
              <w:pPrChange w:id="2441" w:author="DIEGO CORDOBA URRUTIA" w:date="2026-06-07T04:36:00Z" w16du:dateUtc="2026-06-07T10:36:00Z">
                <w:pPr>
                  <w:jc w:val="both"/>
                </w:pPr>
              </w:pPrChange>
            </w:pPr>
            <w:r>
              <w:rPr>
                <w:rPrChange w:id="2442" w:author="DIEGO CORDOBA URRUTIA" w:date="2026-06-07T04:36:00Z" w16du:dateUtc="2026-06-07T10:36:00Z">
                  <w:rPr>
                    <w:rFonts w:ascii="Arial" w:eastAsia="Arial" w:hAnsi="Arial" w:cs="Arial"/>
                    <w:color w:val="000000"/>
                    <w:sz w:val="19"/>
                    <w:szCs w:val="19"/>
                  </w:rPr>
                </w:rPrChange>
              </w:rPr>
              <w:t>V_bundle TOTAL</w:t>
            </w:r>
          </w:p>
        </w:tc>
        <w:tc>
          <w:tcPr>
            <w:tcW w:w="0" w:type="auto"/>
            <w:tcPrChange w:id="2443"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18134E2" w14:textId="77777777" w:rsidR="00DA1741" w:rsidRDefault="00000000">
            <w:pPr>
              <w:pStyle w:val="Compact"/>
              <w:pPrChange w:id="2444" w:author="DIEGO CORDOBA URRUTIA" w:date="2026-06-07T04:36:00Z" w16du:dateUtc="2026-06-07T10:36:00Z">
                <w:pPr>
                  <w:jc w:val="both"/>
                </w:pPr>
              </w:pPrChange>
            </w:pPr>
            <w:r>
              <w:rPr>
                <w:rPrChange w:id="2445" w:author="DIEGO CORDOBA URRUTIA" w:date="2026-06-07T04:36:00Z" w16du:dateUtc="2026-06-07T10:36:00Z">
                  <w:rPr>
                    <w:rFonts w:ascii="Arial" w:eastAsia="Arial" w:hAnsi="Arial" w:cs="Arial"/>
                    <w:color w:val="000000"/>
                    <w:sz w:val="19"/>
                    <w:szCs w:val="19"/>
                  </w:rPr>
                </w:rPrChange>
              </w:rPr>
              <w:t>4,337,200</w:t>
            </w:r>
          </w:p>
        </w:tc>
        <w:tc>
          <w:tcPr>
            <w:tcW w:w="0" w:type="auto"/>
            <w:tcPrChange w:id="2446"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4D67799" w14:textId="77777777" w:rsidR="00DA1741" w:rsidRDefault="00000000">
            <w:pPr>
              <w:pStyle w:val="Compact"/>
              <w:pPrChange w:id="2447" w:author="DIEGO CORDOBA URRUTIA" w:date="2026-06-07T04:36:00Z" w16du:dateUtc="2026-06-07T10:36:00Z">
                <w:pPr>
                  <w:jc w:val="both"/>
                </w:pPr>
              </w:pPrChange>
            </w:pPr>
            <w:r>
              <w:rPr>
                <w:rPrChange w:id="2448" w:author="DIEGO CORDOBA URRUTIA" w:date="2026-06-07T04:36:00Z" w16du:dateUtc="2026-06-07T10:36:00Z">
                  <w:rPr>
                    <w:rFonts w:ascii="Arial" w:eastAsia="Arial" w:hAnsi="Arial" w:cs="Arial"/>
                    <w:color w:val="000000"/>
                    <w:sz w:val="19"/>
                    <w:szCs w:val="19"/>
                  </w:rPr>
                </w:rPrChange>
              </w:rPr>
              <w:t>100%</w:t>
            </w:r>
          </w:p>
        </w:tc>
        <w:tc>
          <w:tcPr>
            <w:tcW w:w="0" w:type="auto"/>
            <w:tcPrChange w:id="2449" w:author="DIEGO CORDOBA URRUTIA" w:date="2026-06-07T04:36:00Z" w16du:dateUtc="2026-06-07T10:36:00Z">
              <w:tcPr>
                <w:tcW w:w="392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2B71CF2" w14:textId="77777777" w:rsidR="00DA1741" w:rsidRPr="00A9569D" w:rsidRDefault="00000000">
            <w:pPr>
              <w:pStyle w:val="Compact"/>
              <w:rPr>
                <w:lang w:val="es-419"/>
                <w:rPrChange w:id="2450" w:author="DIEGO CORDOBA URRUTIA" w:date="2026-06-07T04:36:00Z" w16du:dateUtc="2026-06-07T10:36:00Z">
                  <w:rPr/>
                </w:rPrChange>
              </w:rPr>
              <w:pPrChange w:id="2451" w:author="DIEGO CORDOBA URRUTIA" w:date="2026-06-07T04:36:00Z" w16du:dateUtc="2026-06-07T10:36:00Z">
                <w:pPr>
                  <w:jc w:val="both"/>
                </w:pPr>
              </w:pPrChange>
            </w:pPr>
            <w:r w:rsidRPr="00A9569D">
              <w:rPr>
                <w:lang w:val="es-419"/>
                <w:rPrChange w:id="2452" w:author="DIEGO CORDOBA URRUTIA" w:date="2026-06-07T04:36:00Z" w16du:dateUtc="2026-06-07T10:36:00Z">
                  <w:rPr>
                    <w:rFonts w:ascii="Arial" w:eastAsia="Arial" w:hAnsi="Arial" w:cs="Arial"/>
                    <w:color w:val="000000"/>
                    <w:sz w:val="19"/>
                    <w:szCs w:val="19"/>
                  </w:rPr>
                </w:rPrChange>
              </w:rPr>
              <w:t>Valor conjunto del activo multi-servicio</w:t>
            </w:r>
          </w:p>
        </w:tc>
      </w:tr>
    </w:tbl>
    <w:p w14:paraId="5C447CD6" w14:textId="77777777" w:rsidR="00DA1741" w:rsidRPr="00A9569D" w:rsidRDefault="00000000">
      <w:pPr>
        <w:pStyle w:val="BodyText"/>
        <w:rPr>
          <w:lang w:val="es-419"/>
          <w:rPrChange w:id="2453" w:author="DIEGO CORDOBA URRUTIA" w:date="2026-06-07T04:36:00Z" w16du:dateUtc="2026-06-07T10:36:00Z">
            <w:rPr/>
          </w:rPrChange>
        </w:rPr>
        <w:pPrChange w:id="2454" w:author="DIEGO CORDOBA URRUTIA" w:date="2026-06-07T04:36:00Z" w16du:dateUtc="2026-06-07T10:36:00Z">
          <w:pPr>
            <w:spacing w:before="80" w:after="320" w:line="380" w:lineRule="auto"/>
            <w:jc w:val="center"/>
          </w:pPr>
        </w:pPrChange>
      </w:pPr>
      <w:r w:rsidRPr="00A9569D">
        <w:rPr>
          <w:lang w:val="es-419"/>
          <w:rPrChange w:id="2455" w:author="DIEGO CORDOBA URRUTIA" w:date="2026-06-07T04:36:00Z" w16du:dateUtc="2026-06-07T10:36:00Z">
            <w:rPr>
              <w:color w:val="888888"/>
              <w:sz w:val="20"/>
              <w:szCs w:val="20"/>
            </w:rPr>
          </w:rPrChange>
        </w:rPr>
        <w:t>Tabla 2.4: Descomposición del valor del bundle de servicios ancilares — nodo VZA-400, 100 MW. La Prima de Bundling de MXN 502,200/MW-año (+11.6%) representa el valor de la supermodularidad estratégica entre los cuatro servicios.</w:t>
      </w:r>
    </w:p>
    <w:p w14:paraId="4A75F961" w14:textId="77777777" w:rsidR="00DA1741" w:rsidRPr="00A9569D" w:rsidRDefault="00000000">
      <w:pPr>
        <w:pStyle w:val="BodyText"/>
        <w:rPr>
          <w:lang w:val="es-419"/>
          <w:rPrChange w:id="2456" w:author="DIEGO CORDOBA URRUTIA" w:date="2026-06-07T04:36:00Z" w16du:dateUtc="2026-06-07T10:36:00Z">
            <w:rPr/>
          </w:rPrChange>
        </w:rPr>
        <w:pPrChange w:id="2457" w:author="DIEGO CORDOBA URRUTIA" w:date="2026-06-07T04:36:00Z" w16du:dateUtc="2026-06-07T10:36:00Z">
          <w:pPr>
            <w:spacing w:after="200" w:line="380" w:lineRule="auto"/>
            <w:jc w:val="both"/>
          </w:pPr>
        </w:pPrChange>
      </w:pPr>
      <w:r w:rsidRPr="00A9569D">
        <w:rPr>
          <w:lang w:val="es-419"/>
          <w:rPrChange w:id="2458" w:author="DIEGO CORDOBA URRUTIA" w:date="2026-06-07T04:36:00Z" w16du:dateUtc="2026-06-07T10:36:00Z">
            <w:rPr>
              <w:color w:val="000000"/>
            </w:rPr>
          </w:rPrChange>
        </w:rPr>
        <w:t>La implicación para el precio del contrato CENACE es que el precio correcto de un contrato de regulación multi-servicio no es MXN 2,395,000/MW-año (AGC solo) sino MXN 4,337,200/MW-año (bundle completo) — un 81.1% mayor. La tarifa CRE actual de MXN 1,424,000/MW-año está al 32.8% del precio de equilibrio del bundle, no al 59.5% calculado cuando se considera solo AGC en aislamiento. Esto amplía la brecha de valoración documentada en el Capítulo 5.</w:t>
      </w:r>
    </w:p>
    <w:p w14:paraId="2AECDDB3" w14:textId="77777777" w:rsidR="00DA1741" w:rsidRPr="00A9569D" w:rsidRDefault="00000000">
      <w:pPr>
        <w:pStyle w:val="Heading3"/>
        <w:rPr>
          <w:lang w:val="es-419"/>
          <w:rPrChange w:id="2459" w:author="DIEGO CORDOBA URRUTIA" w:date="2026-06-07T04:36:00Z" w16du:dateUtc="2026-06-07T10:36:00Z">
            <w:rPr/>
          </w:rPrChange>
        </w:rPr>
      </w:pPr>
      <w:bookmarkStart w:id="2460" w:name="_Toc231042677"/>
      <w:bookmarkStart w:id="2461" w:name="Xa8445f3d5af3eb97d4d24d84e1df5ada1caa3cd"/>
      <w:bookmarkEnd w:id="2300"/>
      <w:r w:rsidRPr="00A9569D">
        <w:rPr>
          <w:lang w:val="es-419"/>
          <w:rPrChange w:id="2462" w:author="DIEGO CORDOBA URRUTIA" w:date="2026-06-07T04:36:00Z" w16du:dateUtc="2026-06-07T10:36:00Z">
            <w:rPr/>
          </w:rPrChange>
        </w:rPr>
        <w:t>2.6.4</w:t>
      </w:r>
      <w:del w:id="2463" w:author="DIEGO CORDOBA URRUTIA" w:date="2026-06-07T04:36:00Z" w16du:dateUtc="2026-06-07T10:36:00Z">
        <w:r>
          <w:rPr>
            <w:rFonts w:ascii="Arial" w:eastAsia="Arial" w:hAnsi="Arial" w:cs="Arial"/>
            <w:color w:val="0D2B45"/>
          </w:rPr>
          <w:delText xml:space="preserve"> </w:delText>
        </w:r>
      </w:del>
      <w:r w:rsidRPr="00A9569D">
        <w:rPr>
          <w:lang w:val="es-419"/>
          <w:rPrChange w:id="2464" w:author="DIEGO CORDOBA URRUTIA" w:date="2026-06-07T04:36:00Z" w16du:dateUtc="2026-06-07T10:36:00Z">
            <w:rPr/>
          </w:rPrChange>
        </w:rPr>
        <w:t xml:space="preserve"> Consecuencias para el Mecanismo de Subasta (Capítulo 4)</w:t>
      </w:r>
      <w:bookmarkEnd w:id="2460"/>
    </w:p>
    <w:p w14:paraId="5C01DF3D" w14:textId="77777777" w:rsidR="00DA1741" w:rsidRPr="00A9569D" w:rsidRDefault="00000000">
      <w:pPr>
        <w:pStyle w:val="FirstParagraph"/>
        <w:rPr>
          <w:lang w:val="es-419"/>
          <w:rPrChange w:id="2465" w:author="DIEGO CORDOBA URRUTIA" w:date="2026-06-07T04:36:00Z" w16du:dateUtc="2026-06-07T10:36:00Z">
            <w:rPr/>
          </w:rPrChange>
        </w:rPr>
        <w:pPrChange w:id="2466" w:author="DIEGO CORDOBA URRUTIA" w:date="2026-06-07T04:36:00Z" w16du:dateUtc="2026-06-07T10:36:00Z">
          <w:pPr>
            <w:spacing w:after="200" w:line="380" w:lineRule="auto"/>
            <w:jc w:val="both"/>
          </w:pPr>
        </w:pPrChange>
      </w:pPr>
      <w:r w:rsidRPr="00A9569D">
        <w:rPr>
          <w:lang w:val="es-419"/>
          <w:rPrChange w:id="2467" w:author="DIEGO CORDOBA URRUTIA" w:date="2026-06-07T04:36:00Z" w16du:dateUtc="2026-06-07T10:36:00Z">
            <w:rPr>
              <w:color w:val="000000"/>
            </w:rPr>
          </w:rPrChange>
        </w:rPr>
        <w:t xml:space="preserve">La existencia de bundling óptimo introduce una complicación en el diseño del mecanismo de Myerson: los tipos de los proveedores </w:t>
      </w:r>
      <w:r>
        <w:rPr>
          <w:rPrChange w:id="2468" w:author="DIEGO CORDOBA URRUTIA" w:date="2026-06-07T04:36:00Z" w16du:dateUtc="2026-06-07T10:36:00Z">
            <w:rPr>
              <w:color w:val="000000"/>
            </w:rPr>
          </w:rPrChange>
        </w:rPr>
        <w:t>θᵢ</w:t>
      </w:r>
      <w:r w:rsidRPr="00A9569D">
        <w:rPr>
          <w:lang w:val="es-419"/>
          <w:rPrChange w:id="2469" w:author="DIEGO CORDOBA URRUTIA" w:date="2026-06-07T04:36:00Z" w16du:dateUtc="2026-06-07T10:36:00Z">
            <w:rPr>
              <w:color w:val="000000"/>
            </w:rPr>
          </w:rPrChange>
        </w:rPr>
        <w:t xml:space="preserve"> ahora son vectores (costo de cada servicio por MW), y el mecanismo debe asignar cuotas de cada servicio simultáneamente. Este es el problema de subasta combinatoria, cuya complejidad computacional es NP-hard en general (Cramton, Shoham y Steinberg, 2006). Sin embargo, bajo la estructura supermodular de los costos, el mecanismo VCG extiende naturalmente: el subastador publica los precios sombra </w:t>
      </w:r>
      <w:r>
        <w:rPr>
          <w:rPrChange w:id="2470" w:author="DIEGO CORDOBA URRUTIA" w:date="2026-06-07T04:36:00Z" w16du:dateUtc="2026-06-07T10:36:00Z">
            <w:rPr>
              <w:color w:val="000000"/>
            </w:rPr>
          </w:rPrChange>
        </w:rPr>
        <w:t>λ</w:t>
      </w:r>
      <w:r w:rsidRPr="00A9569D">
        <w:rPr>
          <w:lang w:val="es-419"/>
          <w:rPrChange w:id="2471" w:author="DIEGO CORDOBA URRUTIA" w:date="2026-06-07T04:36:00Z" w16du:dateUtc="2026-06-07T10:36:00Z">
            <w:rPr>
              <w:color w:val="000000"/>
            </w:rPr>
          </w:rPrChange>
        </w:rPr>
        <w:t>*_j de cada servicio y los proveedores reportan sus costos vectoriales. La asignación VCG multi-servicio es eficiente y verdad-reveladora bajo la condición de supermodularidad, que hemos verificado analíticamente para los cuatro servicios ancilares del MEM.</w:t>
      </w:r>
    </w:p>
    <w:bookmarkEnd w:id="1666"/>
    <w:bookmarkEnd w:id="2066"/>
    <w:bookmarkEnd w:id="2461"/>
    <w:p w14:paraId="4EDDFE60" w14:textId="77777777" w:rsidR="00DA1741" w:rsidRDefault="00000000">
      <w:pPr>
        <w:rPr>
          <w:del w:id="2472" w:author="DIEGO CORDOBA URRUTIA" w:date="2026-06-07T04:36:00Z" w16du:dateUtc="2026-06-07T10:36:00Z"/>
        </w:rPr>
      </w:pPr>
      <w:del w:id="2473" w:author="DIEGO CORDOBA URRUTIA" w:date="2026-06-07T04:36:00Z" w16du:dateUtc="2026-06-07T10:36:00Z">
        <w:r>
          <w:br/>
        </w:r>
      </w:del>
    </w:p>
    <w:p w14:paraId="35749333" w14:textId="77777777" w:rsidR="00DA1741" w:rsidRPr="00A9569D" w:rsidRDefault="00000000">
      <w:pPr>
        <w:pStyle w:val="Heading1"/>
        <w:rPr>
          <w:lang w:val="es-419"/>
          <w:rPrChange w:id="2474" w:author="DIEGO CORDOBA URRUTIA" w:date="2026-06-07T04:36:00Z" w16du:dateUtc="2026-06-07T10:36:00Z">
            <w:rPr/>
          </w:rPrChange>
        </w:rPr>
      </w:pPr>
      <w:bookmarkStart w:id="2475" w:name="_Toc231042678"/>
      <w:bookmarkStart w:id="2476" w:name="Xcd7658b4c08c8d8f4dba2defc6e942ff8643deb"/>
      <w:r w:rsidRPr="00A9569D">
        <w:rPr>
          <w:lang w:val="es-419"/>
          <w:rPrChange w:id="2477" w:author="DIEGO CORDOBA URRUTIA" w:date="2026-06-07T04:36:00Z" w16du:dateUtc="2026-06-07T10:36:00Z">
            <w:rPr/>
          </w:rPrChange>
        </w:rPr>
        <w:t xml:space="preserve">Capítulo 3 </w:t>
      </w:r>
      <w:del w:id="2478"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2479" w:author="DIEGO CORDOBA URRUTIA" w:date="2026-06-07T04:36:00Z" w16du:dateUtc="2026-06-07T10:36:00Z">
            <w:rPr/>
          </w:rPrChange>
        </w:rPr>
        <w:t>Valoración bajo Ambigüedad — El Agente DRL como Adversario Bayesiano</w:t>
      </w:r>
      <w:bookmarkEnd w:id="2475"/>
    </w:p>
    <w:p w14:paraId="543FDBB3" w14:textId="77777777" w:rsidR="00DA1741" w:rsidRPr="00A9569D" w:rsidRDefault="00000000">
      <w:pPr>
        <w:pStyle w:val="Heading2"/>
        <w:rPr>
          <w:lang w:val="es-419"/>
          <w:rPrChange w:id="2480" w:author="DIEGO CORDOBA URRUTIA" w:date="2026-06-07T04:36:00Z" w16du:dateUtc="2026-06-07T10:36:00Z">
            <w:rPr/>
          </w:rPrChange>
        </w:rPr>
      </w:pPr>
      <w:bookmarkStart w:id="2481" w:name="_Toc231042679"/>
      <w:r w:rsidRPr="00A9569D">
        <w:rPr>
          <w:lang w:val="es-419"/>
          <w:rPrChange w:id="2482" w:author="DIEGO CORDOBA URRUTIA" w:date="2026-06-07T04:36:00Z" w16du:dateUtc="2026-06-07T10:36:00Z">
            <w:rPr/>
          </w:rPrChange>
        </w:rPr>
        <w:t>3.1</w:t>
      </w:r>
      <w:del w:id="2483" w:author="DIEGO CORDOBA URRUTIA" w:date="2026-06-07T04:36:00Z" w16du:dateUtc="2026-06-07T10:36:00Z">
        <w:r>
          <w:rPr>
            <w:rFonts w:ascii="Arial" w:eastAsia="Arial" w:hAnsi="Arial" w:cs="Arial"/>
            <w:color w:val="0F6E56"/>
          </w:rPr>
          <w:delText xml:space="preserve"> </w:delText>
        </w:r>
      </w:del>
      <w:r w:rsidRPr="00A9569D">
        <w:rPr>
          <w:lang w:val="es-419"/>
          <w:rPrChange w:id="2484" w:author="DIEGO CORDOBA URRUTIA" w:date="2026-06-07T04:36:00Z" w16du:dateUtc="2026-06-07T10:36:00Z">
            <w:rPr/>
          </w:rPrChange>
        </w:rPr>
        <w:t xml:space="preserve"> Riesgo versus Ambigüedad Knightiana</w:t>
      </w:r>
      <w:bookmarkEnd w:id="2481"/>
    </w:p>
    <w:p w14:paraId="30DC4981" w14:textId="77777777" w:rsidR="00DA1741" w:rsidRPr="00A9569D" w:rsidRDefault="00000000">
      <w:pPr>
        <w:pStyle w:val="FirstParagraph"/>
        <w:rPr>
          <w:lang w:val="es-419"/>
          <w:rPrChange w:id="2485" w:author="DIEGO CORDOBA URRUTIA" w:date="2026-06-07T04:36:00Z" w16du:dateUtc="2026-06-07T10:36:00Z">
            <w:rPr/>
          </w:rPrChange>
        </w:rPr>
        <w:pPrChange w:id="2486" w:author="DIEGO CORDOBA URRUTIA" w:date="2026-06-07T04:36:00Z" w16du:dateUtc="2026-06-07T10:36:00Z">
          <w:pPr>
            <w:spacing w:after="200" w:line="380" w:lineRule="auto"/>
            <w:jc w:val="both"/>
          </w:pPr>
        </w:pPrChange>
      </w:pPr>
      <w:r w:rsidRPr="00A9569D">
        <w:rPr>
          <w:lang w:val="es-419"/>
          <w:rPrChange w:id="2487" w:author="DIEGO CORDOBA URRUTIA" w:date="2026-06-07T04:36:00Z" w16du:dateUtc="2026-06-07T10:36:00Z">
            <w:rPr>
              <w:color w:val="000000"/>
            </w:rPr>
          </w:rPrChange>
        </w:rPr>
        <w:t>Los modelos de los Capítulos 1 y 2 asumen que los parámetros (</w:t>
      </w:r>
      <w:r>
        <w:rPr>
          <w:rPrChange w:id="2488" w:author="DIEGO CORDOBA URRUTIA" w:date="2026-06-07T04:36:00Z" w16du:dateUtc="2026-06-07T10:36:00Z">
            <w:rPr>
              <w:color w:val="000000"/>
            </w:rPr>
          </w:rPrChange>
        </w:rPr>
        <w:t>κ</w:t>
      </w:r>
      <w:r w:rsidRPr="00A9569D">
        <w:rPr>
          <w:lang w:val="es-419"/>
          <w:rPrChange w:id="2489" w:author="DIEGO CORDOBA URRUTIA" w:date="2026-06-07T04:36:00Z" w16du:dateUtc="2026-06-07T10:36:00Z">
            <w:rPr>
              <w:color w:val="000000"/>
            </w:rPr>
          </w:rPrChange>
        </w:rPr>
        <w:t xml:space="preserve">, </w:t>
      </w:r>
      <w:r>
        <w:rPr>
          <w:rPrChange w:id="2490" w:author="DIEGO CORDOBA URRUTIA" w:date="2026-06-07T04:36:00Z" w16du:dateUtc="2026-06-07T10:36:00Z">
            <w:rPr>
              <w:color w:val="000000"/>
            </w:rPr>
          </w:rPrChange>
        </w:rPr>
        <w:t>μ</w:t>
      </w:r>
      <w:r w:rsidRPr="00A9569D">
        <w:rPr>
          <w:lang w:val="es-419"/>
          <w:rPrChange w:id="2491" w:author="DIEGO CORDOBA URRUTIA" w:date="2026-06-07T04:36:00Z" w16du:dateUtc="2026-06-07T10:36:00Z">
            <w:rPr>
              <w:color w:val="000000"/>
            </w:rPr>
          </w:rPrChange>
        </w:rPr>
        <w:t xml:space="preserve">, </w:t>
      </w:r>
      <w:r>
        <w:rPr>
          <w:rPrChange w:id="2492" w:author="DIEGO CORDOBA URRUTIA" w:date="2026-06-07T04:36:00Z" w16du:dateUtc="2026-06-07T10:36:00Z">
            <w:rPr>
              <w:color w:val="000000"/>
            </w:rPr>
          </w:rPrChange>
        </w:rPr>
        <w:t>σ</w:t>
      </w:r>
      <w:r w:rsidRPr="00A9569D">
        <w:rPr>
          <w:lang w:val="es-419"/>
          <w:rPrChange w:id="2493" w:author="DIEGO CORDOBA URRUTIA" w:date="2026-06-07T04:36:00Z" w16du:dateUtc="2026-06-07T10:36:00Z">
            <w:rPr>
              <w:color w:val="000000"/>
            </w:rPr>
          </w:rPrChange>
        </w:rPr>
        <w:t xml:space="preserve">_OU) del proceso OU son conocidos con certeza. Esta asunción es inapropiada en la práctica: la entrada masiva de energía eólica y solar al SIN desde 2021 ha modificado de manera estructural la </w:t>
      </w:r>
      <w:r w:rsidRPr="00A9569D">
        <w:rPr>
          <w:lang w:val="es-419"/>
          <w:rPrChange w:id="2494" w:author="DIEGO CORDOBA URRUTIA" w:date="2026-06-07T04:36:00Z" w16du:dateUtc="2026-06-07T10:36:00Z">
            <w:rPr>
              <w:color w:val="000000"/>
            </w:rPr>
          </w:rPrChange>
        </w:rPr>
        <w:lastRenderedPageBreak/>
        <w:t>dinámica de frecuencia, y los parámetros calibrados en datos históricos pueden no describir adecuadamente el comportamiento futuro del sistema. Esta incertidumbre sobre la distribución correcta —no sobre realizaciones de una distribución conocida— es lo que Knight (1921) denominó ambigüedad o incertidumbre knightiana.</w:t>
      </w:r>
    </w:p>
    <w:p w14:paraId="0DFCADC9" w14:textId="77777777" w:rsidR="00DA1741" w:rsidRPr="00A9569D" w:rsidRDefault="00000000">
      <w:pPr>
        <w:pStyle w:val="BodyText"/>
        <w:rPr>
          <w:lang w:val="es-419"/>
          <w:rPrChange w:id="2495" w:author="DIEGO CORDOBA URRUTIA" w:date="2026-06-07T04:36:00Z" w16du:dateUtc="2026-06-07T10:36:00Z">
            <w:rPr/>
          </w:rPrChange>
        </w:rPr>
        <w:pPrChange w:id="2496" w:author="DIEGO CORDOBA URRUTIA" w:date="2026-06-07T04:36:00Z" w16du:dateUtc="2026-06-07T10:36:00Z">
          <w:pPr>
            <w:spacing w:after="200" w:line="380" w:lineRule="auto"/>
            <w:jc w:val="both"/>
          </w:pPr>
        </w:pPrChange>
      </w:pPr>
      <w:r w:rsidRPr="00A9569D">
        <w:rPr>
          <w:lang w:val="es-419"/>
          <w:rPrChange w:id="2497" w:author="DIEGO CORDOBA URRUTIA" w:date="2026-06-07T04:36:00Z" w16du:dateUtc="2026-06-07T10:36:00Z">
            <w:rPr>
              <w:color w:val="000000"/>
            </w:rPr>
          </w:rPrChange>
        </w:rPr>
        <w:t>La teoría financiera robusta de Hansen y Sargent (2001, 2008) establece que un agente con aversión a la ambigüedad valúa los contratos usando la peor distribución dentro de un conjunto de probabilidad plausibles P, generando una prima de ambigüedad que se suma a la prima de riesgo estándar. En esta tesis, el conjunto P es construido usando el agente de Aprendizaje por Refuerzo Profundo (Soft Actor-Critic) de PRIMEnergeia.</w:t>
      </w:r>
    </w:p>
    <w:p w14:paraId="31A3BC48" w14:textId="77777777" w:rsidR="00DA1741" w:rsidRPr="00A9569D" w:rsidRDefault="00000000">
      <w:pPr>
        <w:pStyle w:val="Heading2"/>
        <w:rPr>
          <w:lang w:val="es-419"/>
          <w:rPrChange w:id="2498" w:author="DIEGO CORDOBA URRUTIA" w:date="2026-06-07T04:36:00Z" w16du:dateUtc="2026-06-07T10:36:00Z">
            <w:rPr/>
          </w:rPrChange>
        </w:rPr>
      </w:pPr>
      <w:bookmarkStart w:id="2499" w:name="_Toc231042680"/>
      <w:r w:rsidRPr="00A9569D">
        <w:rPr>
          <w:lang w:val="es-419"/>
          <w:rPrChange w:id="2500" w:author="DIEGO CORDOBA URRUTIA" w:date="2026-06-07T04:36:00Z" w16du:dateUtc="2026-06-07T10:36:00Z">
            <w:rPr/>
          </w:rPrChange>
        </w:rPr>
        <w:t xml:space="preserve">3.2 </w:t>
      </w:r>
      <w:del w:id="2501" w:author="DIEGO CORDOBA URRUTIA" w:date="2026-06-07T04:36:00Z" w16du:dateUtc="2026-06-07T10:36:00Z">
        <w:r>
          <w:rPr>
            <w:rFonts w:ascii="Arial" w:eastAsia="Arial" w:hAnsi="Arial" w:cs="Arial"/>
            <w:color w:val="0F6E56"/>
          </w:rPr>
          <w:delText xml:space="preserve"> </w:delText>
        </w:r>
      </w:del>
      <w:r w:rsidRPr="00A9569D">
        <w:rPr>
          <w:lang w:val="es-419"/>
          <w:rPrChange w:id="2502" w:author="DIEGO CORDOBA URRUTIA" w:date="2026-06-07T04:36:00Z" w16du:dateUtc="2026-06-07T10:36:00Z">
            <w:rPr/>
          </w:rPrChange>
        </w:rPr>
        <w:t>El Conjunto de Probabilidad Plausibles</w:t>
      </w:r>
      <w:bookmarkEnd w:id="2499"/>
    </w:p>
    <w:p w14:paraId="717ADBD6" w14:textId="77777777" w:rsidR="00DA1741" w:rsidRPr="00A9569D" w:rsidRDefault="00000000">
      <w:pPr>
        <w:pStyle w:val="Heading3"/>
        <w:rPr>
          <w:lang w:val="es-419"/>
          <w:rPrChange w:id="2503" w:author="DIEGO CORDOBA URRUTIA" w:date="2026-06-07T04:36:00Z" w16du:dateUtc="2026-06-07T10:36:00Z">
            <w:rPr/>
          </w:rPrChange>
        </w:rPr>
      </w:pPr>
      <w:bookmarkStart w:id="2504" w:name="_Toc231042681"/>
      <w:r w:rsidRPr="00A9569D">
        <w:rPr>
          <w:lang w:val="es-419"/>
          <w:rPrChange w:id="2505" w:author="DIEGO CORDOBA URRUTIA" w:date="2026-06-07T04:36:00Z" w16du:dateUtc="2026-06-07T10:36:00Z">
            <w:rPr/>
          </w:rPrChange>
        </w:rPr>
        <w:t>3.2.1</w:t>
      </w:r>
      <w:del w:id="2506" w:author="DIEGO CORDOBA URRUTIA" w:date="2026-06-07T04:36:00Z" w16du:dateUtc="2026-06-07T10:36:00Z">
        <w:r>
          <w:rPr>
            <w:rFonts w:ascii="Arial" w:eastAsia="Arial" w:hAnsi="Arial" w:cs="Arial"/>
            <w:color w:val="0D2B45"/>
          </w:rPr>
          <w:delText xml:space="preserve"> </w:delText>
        </w:r>
      </w:del>
      <w:r w:rsidRPr="00A9569D">
        <w:rPr>
          <w:lang w:val="es-419"/>
          <w:rPrChange w:id="2507" w:author="DIEGO CORDOBA URRUTIA" w:date="2026-06-07T04:36:00Z" w16du:dateUtc="2026-06-07T10:36:00Z">
            <w:rPr/>
          </w:rPrChange>
        </w:rPr>
        <w:t xml:space="preserve"> Definición Formal</w:t>
      </w:r>
      <w:bookmarkEnd w:id="2504"/>
    </w:p>
    <w:p w14:paraId="11509E1A" w14:textId="77777777" w:rsidR="00DA1741" w:rsidRPr="00A9569D" w:rsidRDefault="00000000">
      <w:pPr>
        <w:pStyle w:val="FirstParagraph"/>
        <w:rPr>
          <w:lang w:val="es-419"/>
          <w:rPrChange w:id="2508" w:author="DIEGO CORDOBA URRUTIA" w:date="2026-06-07T04:36:00Z" w16du:dateUtc="2026-06-07T10:36:00Z">
            <w:rPr/>
          </w:rPrChange>
        </w:rPr>
        <w:pPrChange w:id="2509" w:author="DIEGO CORDOBA URRUTIA" w:date="2026-06-07T04:36:00Z" w16du:dateUtc="2026-06-07T10:36:00Z">
          <w:pPr>
            <w:spacing w:after="200" w:line="380" w:lineRule="auto"/>
            <w:jc w:val="both"/>
          </w:pPr>
        </w:pPrChange>
      </w:pPr>
      <w:r w:rsidRPr="00A9569D">
        <w:rPr>
          <w:lang w:val="es-419"/>
          <w:rPrChange w:id="2510" w:author="DIEGO CORDOBA URRUTIA" w:date="2026-06-07T04:36:00Z" w16du:dateUtc="2026-06-07T10:36:00Z">
            <w:rPr>
              <w:color w:val="000000"/>
            </w:rPr>
          </w:rPrChange>
        </w:rPr>
        <w:t>Definición 3.1. El conjunto de probabilidad plausibles P_</w:t>
      </w:r>
      <w:r>
        <w:rPr>
          <w:rPrChange w:id="2511" w:author="DIEGO CORDOBA URRUTIA" w:date="2026-06-07T04:36:00Z" w16du:dateUtc="2026-06-07T10:36:00Z">
            <w:rPr>
              <w:color w:val="000000"/>
            </w:rPr>
          </w:rPrChange>
        </w:rPr>
        <w:t>ε</w:t>
      </w:r>
      <w:r w:rsidRPr="00A9569D">
        <w:rPr>
          <w:lang w:val="es-419"/>
          <w:rPrChange w:id="2512" w:author="DIEGO CORDOBA URRUTIA" w:date="2026-06-07T04:36:00Z" w16du:dateUtc="2026-06-07T10:36:00Z">
            <w:rPr>
              <w:color w:val="000000"/>
            </w:rPr>
          </w:rPrChange>
        </w:rPr>
        <w:t xml:space="preserve"> es la bola de divergencia Kullback-Leibler de radio </w:t>
      </w:r>
      <w:r>
        <w:rPr>
          <w:rPrChange w:id="2513" w:author="DIEGO CORDOBA URRUTIA" w:date="2026-06-07T04:36:00Z" w16du:dateUtc="2026-06-07T10:36:00Z">
            <w:rPr>
              <w:color w:val="000000"/>
            </w:rPr>
          </w:rPrChange>
        </w:rPr>
        <w:t>ε</w:t>
      </w:r>
      <w:r w:rsidRPr="00A9569D">
        <w:rPr>
          <w:lang w:val="es-419"/>
          <w:rPrChange w:id="2514" w:author="DIEGO CORDOBA URRUTIA" w:date="2026-06-07T04:36:00Z" w16du:dateUtc="2026-06-07T10:36:00Z">
            <w:rPr>
              <w:color w:val="000000"/>
            </w:rPr>
          </w:rPrChange>
        </w:rPr>
        <w:t xml:space="preserve"> alrededor de la medida de referencia Q₀ (calibrada por MLE en el Capítulo 1):</w:t>
      </w:r>
    </w:p>
    <w:p w14:paraId="5CCDFA93" w14:textId="77777777" w:rsidR="00DA1741" w:rsidRPr="00A9569D" w:rsidRDefault="00000000">
      <w:pPr>
        <w:pStyle w:val="BodyText"/>
        <w:rPr>
          <w:lang w:val="es-419"/>
          <w:rPrChange w:id="2515" w:author="DIEGO CORDOBA URRUTIA" w:date="2026-06-07T04:36:00Z" w16du:dateUtc="2026-06-07T10:36:00Z">
            <w:rPr/>
          </w:rPrChange>
        </w:rPr>
        <w:pPrChange w:id="2516" w:author="DIEGO CORDOBA URRUTIA" w:date="2026-06-07T04:36:00Z" w16du:dateUtc="2026-06-07T10:36:00Z">
          <w:pPr>
            <w:spacing w:before="240" w:after="240"/>
            <w:jc w:val="center"/>
          </w:pPr>
        </w:pPrChange>
      </w:pPr>
      <w:r w:rsidRPr="00A9569D">
        <w:rPr>
          <w:lang w:val="es-419"/>
          <w:rPrChange w:id="2517" w:author="DIEGO CORDOBA URRUTIA" w:date="2026-06-07T04:36:00Z" w16du:dateUtc="2026-06-07T10:36:00Z">
            <w:rPr>
              <w:rFonts w:ascii="Cambria Math" w:eastAsia="Cambria Math" w:hAnsi="Cambria Math" w:cs="Cambria Math"/>
              <w:color w:val="0D2B45"/>
              <w:sz w:val="22"/>
              <w:szCs w:val="22"/>
            </w:rPr>
          </w:rPrChange>
        </w:rPr>
        <w:t>P_</w:t>
      </w:r>
      <w:r>
        <w:rPr>
          <w:rPrChange w:id="2518" w:author="DIEGO CORDOBA URRUTIA" w:date="2026-06-07T04:36:00Z" w16du:dateUtc="2026-06-07T10:36:00Z">
            <w:rPr>
              <w:rFonts w:ascii="Cambria Math" w:eastAsia="Cambria Math" w:hAnsi="Cambria Math" w:cs="Cambria Math"/>
              <w:color w:val="0D2B45"/>
              <w:sz w:val="22"/>
              <w:szCs w:val="22"/>
            </w:rPr>
          </w:rPrChange>
        </w:rPr>
        <w:t>ε</w:t>
      </w:r>
      <w:r w:rsidRPr="00A9569D">
        <w:rPr>
          <w:lang w:val="es-419"/>
          <w:rPrChange w:id="2519" w:author="DIEGO CORDOBA URRUTIA" w:date="2026-06-07T04:36:00Z" w16du:dateUtc="2026-06-07T10:36:00Z">
            <w:rPr>
              <w:rFonts w:ascii="Cambria Math" w:eastAsia="Cambria Math" w:hAnsi="Cambria Math" w:cs="Cambria Math"/>
              <w:color w:val="0D2B45"/>
              <w:sz w:val="22"/>
              <w:szCs w:val="22"/>
            </w:rPr>
          </w:rPrChange>
        </w:rPr>
        <w:t xml:space="preserve"> </w:t>
      </w:r>
      <w:ins w:id="2520" w:author="DIEGO CORDOBA URRUTIA" w:date="2026-06-07T04:36:00Z" w16du:dateUtc="2026-06-07T10:36:00Z">
        <w:r w:rsidRPr="00A9569D">
          <w:rPr>
            <w:lang w:val="es-419"/>
          </w:rPr>
          <w:t>=</w:t>
        </w:r>
      </w:ins>
      <w:del w:id="252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522" w:author="DIEGO CORDOBA URRUTIA" w:date="2026-06-07T04:36:00Z" w16du:dateUtc="2026-06-07T10:36:00Z">
            <w:rPr>
              <w:rFonts w:ascii="Cambria Math" w:eastAsia="Cambria Math" w:hAnsi="Cambria Math" w:cs="Cambria Math"/>
              <w:color w:val="0D2B45"/>
              <w:sz w:val="22"/>
              <w:szCs w:val="22"/>
            </w:rPr>
          </w:rPrChange>
        </w:rPr>
        <w:t xml:space="preserve"> { Q_</w:t>
      </w:r>
      <w:r>
        <w:rPr>
          <w:rPrChange w:id="2523"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524" w:author="DIEGO CORDOBA URRUTIA" w:date="2026-06-07T04:36:00Z" w16du:dateUtc="2026-06-07T10:36:00Z">
            <w:rPr>
              <w:rFonts w:ascii="Cambria Math" w:eastAsia="Cambria Math" w:hAnsi="Cambria Math" w:cs="Cambria Math"/>
              <w:color w:val="0D2B45"/>
              <w:sz w:val="22"/>
              <w:szCs w:val="22"/>
            </w:rPr>
          </w:rPrChange>
        </w:rPr>
        <w:t xml:space="preserve"> : D_KL(Q_</w:t>
      </w:r>
      <w:r>
        <w:rPr>
          <w:rPrChange w:id="252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526" w:author="DIEGO CORDOBA URRUTIA" w:date="2026-06-07T04:36:00Z" w16du:dateUtc="2026-06-07T10:36:00Z">
            <w:rPr>
              <w:rFonts w:ascii="Cambria Math" w:eastAsia="Cambria Math" w:hAnsi="Cambria Math" w:cs="Cambria Math"/>
              <w:color w:val="0D2B45"/>
              <w:sz w:val="22"/>
              <w:szCs w:val="22"/>
            </w:rPr>
          </w:rPrChange>
        </w:rPr>
        <w:t xml:space="preserve"> || Q₀) </w:t>
      </w:r>
      <w:ins w:id="2527" w:author="DIEGO CORDOBA URRUTIA" w:date="2026-06-07T04:36:00Z" w16du:dateUtc="2026-06-07T10:36:00Z">
        <w:r w:rsidRPr="00A9569D">
          <w:rPr>
            <w:lang w:val="es-419"/>
          </w:rPr>
          <w:t>≤</w:t>
        </w:r>
      </w:ins>
      <w:del w:id="252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52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2530" w:author="DIEGO CORDOBA URRUTIA" w:date="2026-06-07T04:36:00Z" w16du:dateUtc="2026-06-07T10:36:00Z">
            <w:rPr>
              <w:rFonts w:ascii="Cambria Math" w:eastAsia="Cambria Math" w:hAnsi="Cambria Math" w:cs="Cambria Math"/>
              <w:color w:val="0D2B45"/>
              <w:sz w:val="22"/>
              <w:szCs w:val="22"/>
            </w:rPr>
          </w:rPrChange>
        </w:rPr>
        <w:t>ε</w:t>
      </w:r>
      <w:r w:rsidRPr="00A9569D">
        <w:rPr>
          <w:lang w:val="es-419"/>
          <w:rPrChange w:id="2531" w:author="DIEGO CORDOBA URRUTIA" w:date="2026-06-07T04:36:00Z" w16du:dateUtc="2026-06-07T10:36:00Z">
            <w:rPr>
              <w:rFonts w:ascii="Cambria Math" w:eastAsia="Cambria Math" w:hAnsi="Cambria Math" w:cs="Cambria Math"/>
              <w:color w:val="0D2B45"/>
              <w:sz w:val="22"/>
              <w:szCs w:val="22"/>
            </w:rPr>
          </w:rPrChange>
        </w:rPr>
        <w:t xml:space="preserve"> }</w:t>
      </w:r>
    </w:p>
    <w:p w14:paraId="6512BCE8" w14:textId="77777777" w:rsidR="00DA1741" w:rsidRPr="00A9569D" w:rsidRDefault="00000000">
      <w:pPr>
        <w:pStyle w:val="BodyText"/>
        <w:rPr>
          <w:lang w:val="es-419"/>
          <w:rPrChange w:id="2532" w:author="DIEGO CORDOBA URRUTIA" w:date="2026-06-07T04:36:00Z" w16du:dateUtc="2026-06-07T10:36:00Z">
            <w:rPr/>
          </w:rPrChange>
        </w:rPr>
        <w:pPrChange w:id="2533" w:author="DIEGO CORDOBA URRUTIA" w:date="2026-06-07T04:36:00Z" w16du:dateUtc="2026-06-07T10:36:00Z">
          <w:pPr>
            <w:spacing w:after="200" w:line="380" w:lineRule="auto"/>
            <w:jc w:val="both"/>
          </w:pPr>
        </w:pPrChange>
      </w:pPr>
      <w:r w:rsidRPr="00A9569D">
        <w:rPr>
          <w:lang w:val="es-419"/>
          <w:rPrChange w:id="2534" w:author="DIEGO CORDOBA URRUTIA" w:date="2026-06-07T04:36:00Z" w16du:dateUtc="2026-06-07T10:36:00Z">
            <w:rPr>
              <w:color w:val="000000"/>
            </w:rPr>
          </w:rPrChange>
        </w:rPr>
        <w:t xml:space="preserve">Para el proceso OU, la divergencia KL entre dos medidas con parámetros </w:t>
      </w:r>
      <w:r>
        <w:rPr>
          <w:rPrChange w:id="2535" w:author="DIEGO CORDOBA URRUTIA" w:date="2026-06-07T04:36:00Z" w16du:dateUtc="2026-06-07T10:36:00Z">
            <w:rPr>
              <w:color w:val="000000"/>
            </w:rPr>
          </w:rPrChange>
        </w:rPr>
        <w:t>θ</w:t>
      </w:r>
      <w:r w:rsidRPr="00A9569D">
        <w:rPr>
          <w:lang w:val="es-419"/>
          <w:rPrChange w:id="2536" w:author="DIEGO CORDOBA URRUTIA" w:date="2026-06-07T04:36:00Z" w16du:dateUtc="2026-06-07T10:36:00Z">
            <w:rPr>
              <w:color w:val="000000"/>
            </w:rPr>
          </w:rPrChange>
        </w:rPr>
        <w:t xml:space="preserve"> = (</w:t>
      </w:r>
      <w:r>
        <w:rPr>
          <w:rPrChange w:id="2537" w:author="DIEGO CORDOBA URRUTIA" w:date="2026-06-07T04:36:00Z" w16du:dateUtc="2026-06-07T10:36:00Z">
            <w:rPr>
              <w:color w:val="000000"/>
            </w:rPr>
          </w:rPrChange>
        </w:rPr>
        <w:t>κ</w:t>
      </w:r>
      <w:r w:rsidRPr="00A9569D">
        <w:rPr>
          <w:lang w:val="es-419"/>
          <w:rPrChange w:id="2538" w:author="DIEGO CORDOBA URRUTIA" w:date="2026-06-07T04:36:00Z" w16du:dateUtc="2026-06-07T10:36:00Z">
            <w:rPr>
              <w:color w:val="000000"/>
            </w:rPr>
          </w:rPrChange>
        </w:rPr>
        <w:t>_</w:t>
      </w:r>
      <w:r>
        <w:rPr>
          <w:rPrChange w:id="2539" w:author="DIEGO CORDOBA URRUTIA" w:date="2026-06-07T04:36:00Z" w16du:dateUtc="2026-06-07T10:36:00Z">
            <w:rPr>
              <w:color w:val="000000"/>
            </w:rPr>
          </w:rPrChange>
        </w:rPr>
        <w:t>θ</w:t>
      </w:r>
      <w:r w:rsidRPr="00A9569D">
        <w:rPr>
          <w:lang w:val="es-419"/>
          <w:rPrChange w:id="2540" w:author="DIEGO CORDOBA URRUTIA" w:date="2026-06-07T04:36:00Z" w16du:dateUtc="2026-06-07T10:36:00Z">
            <w:rPr>
              <w:color w:val="000000"/>
            </w:rPr>
          </w:rPrChange>
        </w:rPr>
        <w:t xml:space="preserve">, </w:t>
      </w:r>
      <w:r>
        <w:rPr>
          <w:rPrChange w:id="2541" w:author="DIEGO CORDOBA URRUTIA" w:date="2026-06-07T04:36:00Z" w16du:dateUtc="2026-06-07T10:36:00Z">
            <w:rPr>
              <w:color w:val="000000"/>
            </w:rPr>
          </w:rPrChange>
        </w:rPr>
        <w:t>μ</w:t>
      </w:r>
      <w:r w:rsidRPr="00A9569D">
        <w:rPr>
          <w:lang w:val="es-419"/>
          <w:rPrChange w:id="2542" w:author="DIEGO CORDOBA URRUTIA" w:date="2026-06-07T04:36:00Z" w16du:dateUtc="2026-06-07T10:36:00Z">
            <w:rPr>
              <w:color w:val="000000"/>
            </w:rPr>
          </w:rPrChange>
        </w:rPr>
        <w:t>_</w:t>
      </w:r>
      <w:r>
        <w:rPr>
          <w:rPrChange w:id="2543" w:author="DIEGO CORDOBA URRUTIA" w:date="2026-06-07T04:36:00Z" w16du:dateUtc="2026-06-07T10:36:00Z">
            <w:rPr>
              <w:color w:val="000000"/>
            </w:rPr>
          </w:rPrChange>
        </w:rPr>
        <w:t>θ</w:t>
      </w:r>
      <w:r w:rsidRPr="00A9569D">
        <w:rPr>
          <w:lang w:val="es-419"/>
          <w:rPrChange w:id="2544" w:author="DIEGO CORDOBA URRUTIA" w:date="2026-06-07T04:36:00Z" w16du:dateUtc="2026-06-07T10:36:00Z">
            <w:rPr>
              <w:color w:val="000000"/>
            </w:rPr>
          </w:rPrChange>
        </w:rPr>
        <w:t xml:space="preserve">, </w:t>
      </w:r>
      <w:r>
        <w:rPr>
          <w:rPrChange w:id="2545" w:author="DIEGO CORDOBA URRUTIA" w:date="2026-06-07T04:36:00Z" w16du:dateUtc="2026-06-07T10:36:00Z">
            <w:rPr>
              <w:color w:val="000000"/>
            </w:rPr>
          </w:rPrChange>
        </w:rPr>
        <w:t>σ</w:t>
      </w:r>
      <w:r w:rsidRPr="00A9569D">
        <w:rPr>
          <w:lang w:val="es-419"/>
          <w:rPrChange w:id="2546" w:author="DIEGO CORDOBA URRUTIA" w:date="2026-06-07T04:36:00Z" w16du:dateUtc="2026-06-07T10:36:00Z">
            <w:rPr>
              <w:color w:val="000000"/>
            </w:rPr>
          </w:rPrChange>
        </w:rPr>
        <w:t>_</w:t>
      </w:r>
      <w:r>
        <w:rPr>
          <w:rPrChange w:id="2547" w:author="DIEGO CORDOBA URRUTIA" w:date="2026-06-07T04:36:00Z" w16du:dateUtc="2026-06-07T10:36:00Z">
            <w:rPr>
              <w:color w:val="000000"/>
            </w:rPr>
          </w:rPrChange>
        </w:rPr>
        <w:t>θ</w:t>
      </w:r>
      <w:r w:rsidRPr="00A9569D">
        <w:rPr>
          <w:lang w:val="es-419"/>
          <w:rPrChange w:id="2548" w:author="DIEGO CORDOBA URRUTIA" w:date="2026-06-07T04:36:00Z" w16du:dateUtc="2026-06-07T10:36:00Z">
            <w:rPr>
              <w:color w:val="000000"/>
            </w:rPr>
          </w:rPrChange>
        </w:rPr>
        <w:t xml:space="preserve">) y </w:t>
      </w:r>
      <w:r>
        <w:rPr>
          <w:rPrChange w:id="2549" w:author="DIEGO CORDOBA URRUTIA" w:date="2026-06-07T04:36:00Z" w16du:dateUtc="2026-06-07T10:36:00Z">
            <w:rPr>
              <w:color w:val="000000"/>
            </w:rPr>
          </w:rPrChange>
        </w:rPr>
        <w:t>θ</w:t>
      </w:r>
      <w:r w:rsidRPr="00A9569D">
        <w:rPr>
          <w:lang w:val="es-419"/>
          <w:rPrChange w:id="2550" w:author="DIEGO CORDOBA URRUTIA" w:date="2026-06-07T04:36:00Z" w16du:dateUtc="2026-06-07T10:36:00Z">
            <w:rPr>
              <w:color w:val="000000"/>
            </w:rPr>
          </w:rPrChange>
        </w:rPr>
        <w:t>₀ = (</w:t>
      </w:r>
      <w:r>
        <w:rPr>
          <w:rPrChange w:id="2551" w:author="DIEGO CORDOBA URRUTIA" w:date="2026-06-07T04:36:00Z" w16du:dateUtc="2026-06-07T10:36:00Z">
            <w:rPr>
              <w:color w:val="000000"/>
            </w:rPr>
          </w:rPrChange>
        </w:rPr>
        <w:t>κ</w:t>
      </w:r>
      <w:r w:rsidRPr="00A9569D">
        <w:rPr>
          <w:lang w:val="es-419"/>
          <w:rPrChange w:id="2552" w:author="DIEGO CORDOBA URRUTIA" w:date="2026-06-07T04:36:00Z" w16du:dateUtc="2026-06-07T10:36:00Z">
            <w:rPr>
              <w:color w:val="000000"/>
            </w:rPr>
          </w:rPrChange>
        </w:rPr>
        <w:t xml:space="preserve">₀, </w:t>
      </w:r>
      <w:r>
        <w:rPr>
          <w:rPrChange w:id="2553" w:author="DIEGO CORDOBA URRUTIA" w:date="2026-06-07T04:36:00Z" w16du:dateUtc="2026-06-07T10:36:00Z">
            <w:rPr>
              <w:color w:val="000000"/>
            </w:rPr>
          </w:rPrChange>
        </w:rPr>
        <w:t>μ</w:t>
      </w:r>
      <w:r w:rsidRPr="00A9569D">
        <w:rPr>
          <w:lang w:val="es-419"/>
          <w:rPrChange w:id="2554" w:author="DIEGO CORDOBA URRUTIA" w:date="2026-06-07T04:36:00Z" w16du:dateUtc="2026-06-07T10:36:00Z">
            <w:rPr>
              <w:color w:val="000000"/>
            </w:rPr>
          </w:rPrChange>
        </w:rPr>
        <w:t xml:space="preserve">₀, </w:t>
      </w:r>
      <w:r>
        <w:rPr>
          <w:rPrChange w:id="2555" w:author="DIEGO CORDOBA URRUTIA" w:date="2026-06-07T04:36:00Z" w16du:dateUtc="2026-06-07T10:36:00Z">
            <w:rPr>
              <w:color w:val="000000"/>
            </w:rPr>
          </w:rPrChange>
        </w:rPr>
        <w:t>σ</w:t>
      </w:r>
      <w:r w:rsidRPr="00A9569D">
        <w:rPr>
          <w:lang w:val="es-419"/>
          <w:rPrChange w:id="2556" w:author="DIEGO CORDOBA URRUTIA" w:date="2026-06-07T04:36:00Z" w16du:dateUtc="2026-06-07T10:36:00Z">
            <w:rPr>
              <w:color w:val="000000"/>
            </w:rPr>
          </w:rPrChange>
        </w:rPr>
        <w:t xml:space="preserve">₀) observadas en el intervalo [0,T] a frecuencia </w:t>
      </w:r>
      <w:r>
        <w:rPr>
          <w:rPrChange w:id="2557" w:author="DIEGO CORDOBA URRUTIA" w:date="2026-06-07T04:36:00Z" w16du:dateUtc="2026-06-07T10:36:00Z">
            <w:rPr>
              <w:color w:val="000000"/>
            </w:rPr>
          </w:rPrChange>
        </w:rPr>
        <w:t>Δ</w:t>
      </w:r>
      <w:r w:rsidRPr="00A9569D">
        <w:rPr>
          <w:lang w:val="es-419"/>
          <w:rPrChange w:id="2558" w:author="DIEGO CORDOBA URRUTIA" w:date="2026-06-07T04:36:00Z" w16du:dateUtc="2026-06-07T10:36:00Z">
            <w:rPr>
              <w:color w:val="000000"/>
            </w:rPr>
          </w:rPrChange>
        </w:rPr>
        <w:t>t es:</w:t>
      </w:r>
    </w:p>
    <w:p w14:paraId="1AE5F284" w14:textId="77777777" w:rsidR="00DA1741" w:rsidRPr="00A9569D" w:rsidRDefault="00000000">
      <w:pPr>
        <w:pStyle w:val="BodyText"/>
        <w:rPr>
          <w:lang w:val="es-419"/>
          <w:rPrChange w:id="2559" w:author="DIEGO CORDOBA URRUTIA" w:date="2026-06-07T04:36:00Z" w16du:dateUtc="2026-06-07T10:36:00Z">
            <w:rPr/>
          </w:rPrChange>
        </w:rPr>
        <w:pPrChange w:id="2560" w:author="DIEGO CORDOBA URRUTIA" w:date="2026-06-07T04:36:00Z" w16du:dateUtc="2026-06-07T10:36:00Z">
          <w:pPr>
            <w:spacing w:before="240" w:after="240"/>
            <w:jc w:val="center"/>
          </w:pPr>
        </w:pPrChange>
      </w:pPr>
      <w:r w:rsidRPr="00A9569D">
        <w:rPr>
          <w:lang w:val="es-419"/>
          <w:rPrChange w:id="2561" w:author="DIEGO CORDOBA URRUTIA" w:date="2026-06-07T04:36:00Z" w16du:dateUtc="2026-06-07T10:36:00Z">
            <w:rPr>
              <w:rFonts w:ascii="Cambria Math" w:eastAsia="Cambria Math" w:hAnsi="Cambria Math" w:cs="Cambria Math"/>
              <w:color w:val="0D2B45"/>
              <w:sz w:val="22"/>
              <w:szCs w:val="22"/>
            </w:rPr>
          </w:rPrChange>
        </w:rPr>
        <w:t>D_KL(Q_</w:t>
      </w:r>
      <w:r>
        <w:rPr>
          <w:rPrChange w:id="2562"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563" w:author="DIEGO CORDOBA URRUTIA" w:date="2026-06-07T04:36:00Z" w16du:dateUtc="2026-06-07T10:36:00Z">
            <w:rPr>
              <w:rFonts w:ascii="Cambria Math" w:eastAsia="Cambria Math" w:hAnsi="Cambria Math" w:cs="Cambria Math"/>
              <w:color w:val="0D2B45"/>
              <w:sz w:val="22"/>
              <w:szCs w:val="22"/>
            </w:rPr>
          </w:rPrChange>
        </w:rPr>
        <w:t xml:space="preserve"> || Q₀) </w:t>
      </w:r>
      <w:ins w:id="2564" w:author="DIEGO CORDOBA URRUTIA" w:date="2026-06-07T04:36:00Z" w16du:dateUtc="2026-06-07T10:36:00Z">
        <w:r w:rsidRPr="00A9569D">
          <w:rPr>
            <w:lang w:val="es-419"/>
          </w:rPr>
          <w:t>=</w:t>
        </w:r>
      </w:ins>
      <w:del w:id="256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566" w:author="DIEGO CORDOBA URRUTIA" w:date="2026-06-07T04:36:00Z" w16du:dateUtc="2026-06-07T10:36:00Z">
            <w:rPr>
              <w:rFonts w:ascii="Cambria Math" w:eastAsia="Cambria Math" w:hAnsi="Cambria Math" w:cs="Cambria Math"/>
              <w:color w:val="0D2B45"/>
              <w:sz w:val="22"/>
              <w:szCs w:val="22"/>
            </w:rPr>
          </w:rPrChange>
        </w:rPr>
        <w:t xml:space="preserve"> (1/2) ∫_0^T </w:t>
      </w:r>
      <w:r>
        <w:rPr>
          <w:rPrChange w:id="2567"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2568" w:author="DIEGO CORDOBA URRUTIA" w:date="2026-06-07T04:36:00Z" w16du:dateUtc="2026-06-07T10:36:00Z">
            <w:rPr>
              <w:rFonts w:ascii="Cambria Math" w:eastAsia="Cambria Math" w:hAnsi="Cambria Math" w:cs="Cambria Math"/>
              <w:color w:val="0D2B45"/>
              <w:sz w:val="22"/>
              <w:szCs w:val="22"/>
            </w:rPr>
          </w:rPrChange>
        </w:rPr>
        <w:t>_</w:t>
      </w:r>
      <w:r>
        <w:rPr>
          <w:rPrChange w:id="2569"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570" w:author="DIEGO CORDOBA URRUTIA" w:date="2026-06-07T04:36:00Z" w16du:dateUtc="2026-06-07T10:36:00Z">
            <w:rPr>
              <w:rFonts w:ascii="Cambria Math" w:eastAsia="Cambria Math" w:hAnsi="Cambria Math" w:cs="Cambria Math"/>
              <w:color w:val="0D2B45"/>
              <w:sz w:val="22"/>
              <w:szCs w:val="22"/>
            </w:rPr>
          </w:rPrChange>
        </w:rPr>
        <w:t>^{−2} (h_</w:t>
      </w:r>
      <w:r>
        <w:rPr>
          <w:rPrChange w:id="2571"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572" w:author="DIEGO CORDOBA URRUTIA" w:date="2026-06-07T04:36:00Z" w16du:dateUtc="2026-06-07T10:36:00Z">
            <w:rPr>
              <w:rFonts w:ascii="Cambria Math" w:eastAsia="Cambria Math" w:hAnsi="Cambria Math" w:cs="Cambria Math"/>
              <w:color w:val="0D2B45"/>
              <w:sz w:val="22"/>
              <w:szCs w:val="22"/>
            </w:rPr>
          </w:rPrChange>
        </w:rPr>
        <w:t>(x) − h₀(x))² dt</w:t>
      </w:r>
    </w:p>
    <w:p w14:paraId="02956A74" w14:textId="77777777" w:rsidR="00DA1741" w:rsidRPr="00A9569D" w:rsidRDefault="00000000">
      <w:pPr>
        <w:pStyle w:val="BodyText"/>
        <w:rPr>
          <w:lang w:val="es-419"/>
          <w:rPrChange w:id="2573" w:author="DIEGO CORDOBA URRUTIA" w:date="2026-06-07T04:36:00Z" w16du:dateUtc="2026-06-07T10:36:00Z">
            <w:rPr/>
          </w:rPrChange>
        </w:rPr>
        <w:pPrChange w:id="2574" w:author="DIEGO CORDOBA URRUTIA" w:date="2026-06-07T04:36:00Z" w16du:dateUtc="2026-06-07T10:36:00Z">
          <w:pPr>
            <w:spacing w:after="200" w:line="380" w:lineRule="auto"/>
            <w:jc w:val="both"/>
          </w:pPr>
        </w:pPrChange>
      </w:pPr>
      <w:r w:rsidRPr="00A9569D">
        <w:rPr>
          <w:lang w:val="es-419"/>
          <w:rPrChange w:id="2575" w:author="DIEGO CORDOBA URRUTIA" w:date="2026-06-07T04:36:00Z" w16du:dateUtc="2026-06-07T10:36:00Z">
            <w:rPr>
              <w:color w:val="000000"/>
            </w:rPr>
          </w:rPrChange>
        </w:rPr>
        <w:t>donde h_</w:t>
      </w:r>
      <w:r>
        <w:rPr>
          <w:rPrChange w:id="2576" w:author="DIEGO CORDOBA URRUTIA" w:date="2026-06-07T04:36:00Z" w16du:dateUtc="2026-06-07T10:36:00Z">
            <w:rPr>
              <w:color w:val="000000"/>
            </w:rPr>
          </w:rPrChange>
        </w:rPr>
        <w:t>θ</w:t>
      </w:r>
      <w:r w:rsidRPr="00A9569D">
        <w:rPr>
          <w:lang w:val="es-419"/>
          <w:rPrChange w:id="2577" w:author="DIEGO CORDOBA URRUTIA" w:date="2026-06-07T04:36:00Z" w16du:dateUtc="2026-06-07T10:36:00Z">
            <w:rPr>
              <w:color w:val="000000"/>
            </w:rPr>
          </w:rPrChange>
        </w:rPr>
        <w:t xml:space="preserve">(x) = </w:t>
      </w:r>
      <w:r>
        <w:rPr>
          <w:rPrChange w:id="2578" w:author="DIEGO CORDOBA URRUTIA" w:date="2026-06-07T04:36:00Z" w16du:dateUtc="2026-06-07T10:36:00Z">
            <w:rPr>
              <w:color w:val="000000"/>
            </w:rPr>
          </w:rPrChange>
        </w:rPr>
        <w:t>κ</w:t>
      </w:r>
      <w:r w:rsidRPr="00A9569D">
        <w:rPr>
          <w:lang w:val="es-419"/>
          <w:rPrChange w:id="2579" w:author="DIEGO CORDOBA URRUTIA" w:date="2026-06-07T04:36:00Z" w16du:dateUtc="2026-06-07T10:36:00Z">
            <w:rPr>
              <w:color w:val="000000"/>
            </w:rPr>
          </w:rPrChange>
        </w:rPr>
        <w:t>_</w:t>
      </w:r>
      <w:r>
        <w:rPr>
          <w:rPrChange w:id="2580" w:author="DIEGO CORDOBA URRUTIA" w:date="2026-06-07T04:36:00Z" w16du:dateUtc="2026-06-07T10:36:00Z">
            <w:rPr>
              <w:color w:val="000000"/>
            </w:rPr>
          </w:rPrChange>
        </w:rPr>
        <w:t>θ</w:t>
      </w:r>
      <w:r w:rsidRPr="00A9569D">
        <w:rPr>
          <w:lang w:val="es-419"/>
          <w:rPrChange w:id="2581" w:author="DIEGO CORDOBA URRUTIA" w:date="2026-06-07T04:36:00Z" w16du:dateUtc="2026-06-07T10:36:00Z">
            <w:rPr>
              <w:color w:val="000000"/>
            </w:rPr>
          </w:rPrChange>
        </w:rPr>
        <w:t>(</w:t>
      </w:r>
      <w:r>
        <w:rPr>
          <w:rPrChange w:id="2582" w:author="DIEGO CORDOBA URRUTIA" w:date="2026-06-07T04:36:00Z" w16du:dateUtc="2026-06-07T10:36:00Z">
            <w:rPr>
              <w:color w:val="000000"/>
            </w:rPr>
          </w:rPrChange>
        </w:rPr>
        <w:t>μ</w:t>
      </w:r>
      <w:r w:rsidRPr="00A9569D">
        <w:rPr>
          <w:lang w:val="es-419"/>
          <w:rPrChange w:id="2583" w:author="DIEGO CORDOBA URRUTIA" w:date="2026-06-07T04:36:00Z" w16du:dateUtc="2026-06-07T10:36:00Z">
            <w:rPr>
              <w:color w:val="000000"/>
            </w:rPr>
          </w:rPrChange>
        </w:rPr>
        <w:t>_</w:t>
      </w:r>
      <w:r>
        <w:rPr>
          <w:rPrChange w:id="2584" w:author="DIEGO CORDOBA URRUTIA" w:date="2026-06-07T04:36:00Z" w16du:dateUtc="2026-06-07T10:36:00Z">
            <w:rPr>
              <w:color w:val="000000"/>
            </w:rPr>
          </w:rPrChange>
        </w:rPr>
        <w:t>θ</w:t>
      </w:r>
      <w:r w:rsidRPr="00A9569D">
        <w:rPr>
          <w:lang w:val="es-419"/>
          <w:rPrChange w:id="2585" w:author="DIEGO CORDOBA URRUTIA" w:date="2026-06-07T04:36:00Z" w16du:dateUtc="2026-06-07T10:36:00Z">
            <w:rPr>
              <w:color w:val="000000"/>
            </w:rPr>
          </w:rPrChange>
        </w:rPr>
        <w:t xml:space="preserve"> − x) es la función de deriva bajo Q_</w:t>
      </w:r>
      <w:r>
        <w:rPr>
          <w:rPrChange w:id="2586" w:author="DIEGO CORDOBA URRUTIA" w:date="2026-06-07T04:36:00Z" w16du:dateUtc="2026-06-07T10:36:00Z">
            <w:rPr>
              <w:color w:val="000000"/>
            </w:rPr>
          </w:rPrChange>
        </w:rPr>
        <w:t>θ</w:t>
      </w:r>
      <w:r w:rsidRPr="00A9569D">
        <w:rPr>
          <w:lang w:val="es-419"/>
          <w:rPrChange w:id="2587" w:author="DIEGO CORDOBA URRUTIA" w:date="2026-06-07T04:36:00Z" w16du:dateUtc="2026-06-07T10:36:00Z">
            <w:rPr>
              <w:color w:val="000000"/>
            </w:rPr>
          </w:rPrChange>
        </w:rPr>
        <w:t xml:space="preserve">. El radio </w:t>
      </w:r>
      <w:r>
        <w:rPr>
          <w:rPrChange w:id="2588" w:author="DIEGO CORDOBA URRUTIA" w:date="2026-06-07T04:36:00Z" w16du:dateUtc="2026-06-07T10:36:00Z">
            <w:rPr>
              <w:color w:val="000000"/>
            </w:rPr>
          </w:rPrChange>
        </w:rPr>
        <w:t>ε</w:t>
      </w:r>
      <w:r w:rsidRPr="00A9569D">
        <w:rPr>
          <w:lang w:val="es-419"/>
          <w:rPrChange w:id="2589" w:author="DIEGO CORDOBA URRUTIA" w:date="2026-06-07T04:36:00Z" w16du:dateUtc="2026-06-07T10:36:00Z">
            <w:rPr>
              <w:color w:val="000000"/>
            </w:rPr>
          </w:rPrChange>
        </w:rPr>
        <w:t xml:space="preserve"> se calibra usando el ECM fuera de muestra del modelo de referencia (ver §3.4).</w:t>
      </w:r>
    </w:p>
    <w:p w14:paraId="392195F8" w14:textId="77777777" w:rsidR="00DA1741" w:rsidRPr="00A9569D" w:rsidRDefault="00000000">
      <w:pPr>
        <w:pStyle w:val="Heading3"/>
        <w:rPr>
          <w:lang w:val="es-419"/>
          <w:rPrChange w:id="2590" w:author="DIEGO CORDOBA URRUTIA" w:date="2026-06-07T04:36:00Z" w16du:dateUtc="2026-06-07T10:36:00Z">
            <w:rPr/>
          </w:rPrChange>
        </w:rPr>
      </w:pPr>
      <w:bookmarkStart w:id="2591" w:name="_Toc231042682"/>
      <w:bookmarkStart w:id="2592" w:name="X8be8c1ea2887eb9c26432225eec21da6e8537c0"/>
      <w:r w:rsidRPr="00A9569D">
        <w:rPr>
          <w:lang w:val="es-419"/>
          <w:rPrChange w:id="2593" w:author="DIEGO CORDOBA URRUTIA" w:date="2026-06-07T04:36:00Z" w16du:dateUtc="2026-06-07T10:36:00Z">
            <w:rPr/>
          </w:rPrChange>
        </w:rPr>
        <w:t>3.2.2</w:t>
      </w:r>
      <w:del w:id="2594" w:author="DIEGO CORDOBA URRUTIA" w:date="2026-06-07T04:36:00Z" w16du:dateUtc="2026-06-07T10:36:00Z">
        <w:r>
          <w:rPr>
            <w:rFonts w:ascii="Arial" w:eastAsia="Arial" w:hAnsi="Arial" w:cs="Arial"/>
            <w:color w:val="0D2B45"/>
          </w:rPr>
          <w:delText xml:space="preserve"> </w:delText>
        </w:r>
      </w:del>
      <w:r w:rsidRPr="00A9569D">
        <w:rPr>
          <w:lang w:val="es-419"/>
          <w:rPrChange w:id="2595" w:author="DIEGO CORDOBA URRUTIA" w:date="2026-06-07T04:36:00Z" w16du:dateUtc="2026-06-07T10:36:00Z">
            <w:rPr/>
          </w:rPrChange>
        </w:rPr>
        <w:t xml:space="preserve"> El Agente SAC como Generador de Escenarios Adversos</w:t>
      </w:r>
      <w:bookmarkEnd w:id="2591"/>
    </w:p>
    <w:p w14:paraId="58831CEB" w14:textId="77777777" w:rsidR="00DA1741" w:rsidRPr="00A9569D" w:rsidRDefault="00000000">
      <w:pPr>
        <w:pStyle w:val="FirstParagraph"/>
        <w:rPr>
          <w:lang w:val="es-419"/>
          <w:rPrChange w:id="2596" w:author="DIEGO CORDOBA URRUTIA" w:date="2026-06-07T04:36:00Z" w16du:dateUtc="2026-06-07T10:36:00Z">
            <w:rPr/>
          </w:rPrChange>
        </w:rPr>
        <w:pPrChange w:id="2597" w:author="DIEGO CORDOBA URRUTIA" w:date="2026-06-07T04:36:00Z" w16du:dateUtc="2026-06-07T10:36:00Z">
          <w:pPr>
            <w:spacing w:after="200" w:line="380" w:lineRule="auto"/>
            <w:jc w:val="both"/>
          </w:pPr>
        </w:pPrChange>
      </w:pPr>
      <w:r w:rsidRPr="00A9569D">
        <w:rPr>
          <w:lang w:val="es-419"/>
          <w:rPrChange w:id="2598" w:author="DIEGO CORDOBA URRUTIA" w:date="2026-06-07T04:36:00Z" w16du:dateUtc="2026-06-07T10:36:00Z">
            <w:rPr>
              <w:color w:val="000000"/>
            </w:rPr>
          </w:rPrChange>
        </w:rPr>
        <w:t>En lugar de parametrizar P_</w:t>
      </w:r>
      <w:r>
        <w:rPr>
          <w:rPrChange w:id="2599" w:author="DIEGO CORDOBA URRUTIA" w:date="2026-06-07T04:36:00Z" w16du:dateUtc="2026-06-07T10:36:00Z">
            <w:rPr>
              <w:color w:val="000000"/>
            </w:rPr>
          </w:rPrChange>
        </w:rPr>
        <w:t>ε</w:t>
      </w:r>
      <w:r w:rsidRPr="00A9569D">
        <w:rPr>
          <w:lang w:val="es-419"/>
          <w:rPrChange w:id="2600" w:author="DIEGO CORDOBA URRUTIA" w:date="2026-06-07T04:36:00Z" w16du:dateUtc="2026-06-07T10:36:00Z">
            <w:rPr>
              <w:color w:val="000000"/>
            </w:rPr>
          </w:rPrChange>
        </w:rPr>
        <w:t xml:space="preserve"> mediante perturbaciones analíticas del proceso OU, empleamos el agente Soft Actor-Critic entrenado durante 200,000 pasos de interacción en el simulador PRIMEnergeia. Las políticas intermedias del proceso de entrenamiento —a distintos niveles de convergencia k— inducen distribuciones D_k sobre trayectorias del sistema. El conjunto de ambigüedad DRL es:</w:t>
      </w:r>
    </w:p>
    <w:p w14:paraId="38F93B56" w14:textId="77777777" w:rsidR="00DA1741" w:rsidRPr="00A9569D" w:rsidRDefault="00000000">
      <w:pPr>
        <w:pStyle w:val="BodyText"/>
        <w:rPr>
          <w:lang w:val="es-419"/>
          <w:rPrChange w:id="2601" w:author="DIEGO CORDOBA URRUTIA" w:date="2026-06-07T04:36:00Z" w16du:dateUtc="2026-06-07T10:36:00Z">
            <w:rPr/>
          </w:rPrChange>
        </w:rPr>
        <w:pPrChange w:id="2602" w:author="DIEGO CORDOBA URRUTIA" w:date="2026-06-07T04:36:00Z" w16du:dateUtc="2026-06-07T10:36:00Z">
          <w:pPr>
            <w:spacing w:before="240" w:after="240"/>
            <w:jc w:val="center"/>
          </w:pPr>
        </w:pPrChange>
      </w:pPr>
      <w:r w:rsidRPr="00A9569D">
        <w:rPr>
          <w:lang w:val="es-419"/>
          <w:rPrChange w:id="2603" w:author="DIEGO CORDOBA URRUTIA" w:date="2026-06-07T04:36:00Z" w16du:dateUtc="2026-06-07T10:36:00Z">
            <w:rPr>
              <w:rFonts w:ascii="Cambria Math" w:eastAsia="Cambria Math" w:hAnsi="Cambria Math" w:cs="Cambria Math"/>
              <w:color w:val="0D2B45"/>
              <w:sz w:val="22"/>
              <w:szCs w:val="22"/>
            </w:rPr>
          </w:rPrChange>
        </w:rPr>
        <w:t xml:space="preserve">P_{DRL} </w:t>
      </w:r>
      <w:ins w:id="2604" w:author="DIEGO CORDOBA URRUTIA" w:date="2026-06-07T04:36:00Z" w16du:dateUtc="2026-06-07T10:36:00Z">
        <w:r w:rsidRPr="00A9569D">
          <w:rPr>
            <w:lang w:val="es-419"/>
          </w:rPr>
          <w:t>=</w:t>
        </w:r>
      </w:ins>
      <w:del w:id="260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06" w:author="DIEGO CORDOBA URRUTIA" w:date="2026-06-07T04:36:00Z" w16du:dateUtc="2026-06-07T10:36:00Z">
            <w:rPr>
              <w:rFonts w:ascii="Cambria Math" w:eastAsia="Cambria Math" w:hAnsi="Cambria Math" w:cs="Cambria Math"/>
              <w:color w:val="0D2B45"/>
              <w:sz w:val="22"/>
              <w:szCs w:val="22"/>
            </w:rPr>
          </w:rPrChange>
        </w:rPr>
        <w:t xml:space="preserve"> { D_k : ||L(</w:t>
      </w:r>
      <w:r>
        <w:rPr>
          <w:rPrChange w:id="2607" w:author="DIEGO CORDOBA URRUTIA" w:date="2026-06-07T04:36:00Z" w16du:dateUtc="2026-06-07T10:36:00Z">
            <w:rPr>
              <w:rFonts w:ascii="Cambria Math" w:eastAsia="Cambria Math" w:hAnsi="Cambria Math" w:cs="Cambria Math"/>
              <w:color w:val="0D2B45"/>
              <w:sz w:val="22"/>
              <w:szCs w:val="22"/>
            </w:rPr>
          </w:rPrChange>
        </w:rPr>
        <w:t>π</w:t>
      </w:r>
      <w:r w:rsidRPr="00A9569D">
        <w:rPr>
          <w:lang w:val="es-419"/>
          <w:rPrChange w:id="2608" w:author="DIEGO CORDOBA URRUTIA" w:date="2026-06-07T04:36:00Z" w16du:dateUtc="2026-06-07T10:36:00Z">
            <w:rPr>
              <w:rFonts w:ascii="Cambria Math" w:eastAsia="Cambria Math" w:hAnsi="Cambria Math" w:cs="Cambria Math"/>
              <w:color w:val="0D2B45"/>
              <w:sz w:val="22"/>
              <w:szCs w:val="22"/>
            </w:rPr>
          </w:rPrChange>
        </w:rPr>
        <w:t>_k) − L(</w:t>
      </w:r>
      <w:r>
        <w:rPr>
          <w:rPrChange w:id="2609" w:author="DIEGO CORDOBA URRUTIA" w:date="2026-06-07T04:36:00Z" w16du:dateUtc="2026-06-07T10:36:00Z">
            <w:rPr>
              <w:rFonts w:ascii="Cambria Math" w:eastAsia="Cambria Math" w:hAnsi="Cambria Math" w:cs="Cambria Math"/>
              <w:color w:val="0D2B45"/>
              <w:sz w:val="22"/>
              <w:szCs w:val="22"/>
            </w:rPr>
          </w:rPrChange>
        </w:rPr>
        <w:t>π</w:t>
      </w:r>
      <w:r w:rsidRPr="00A9569D">
        <w:rPr>
          <w:lang w:val="es-419"/>
          <w:rPrChange w:id="2610" w:author="DIEGO CORDOBA URRUTIA" w:date="2026-06-07T04:36:00Z" w16du:dateUtc="2026-06-07T10:36:00Z">
            <w:rPr>
              <w:rFonts w:ascii="Cambria Math" w:eastAsia="Cambria Math" w:hAnsi="Cambria Math" w:cs="Cambria Math"/>
              <w:color w:val="0D2B45"/>
              <w:sz w:val="22"/>
              <w:szCs w:val="22"/>
            </w:rPr>
          </w:rPrChange>
        </w:rPr>
        <w:t xml:space="preserve">*))|| </w:t>
      </w:r>
      <w:ins w:id="2611" w:author="DIEGO CORDOBA URRUTIA" w:date="2026-06-07T04:36:00Z" w16du:dateUtc="2026-06-07T10:36:00Z">
        <w:r w:rsidRPr="00A9569D">
          <w:rPr>
            <w:lang w:val="es-419"/>
          </w:rPr>
          <w:t>≤</w:t>
        </w:r>
      </w:ins>
      <w:del w:id="261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13"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2614"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2615" w:author="DIEGO CORDOBA URRUTIA" w:date="2026-06-07T04:36:00Z" w16du:dateUtc="2026-06-07T10:36:00Z">
            <w:rPr>
              <w:rFonts w:ascii="Cambria Math" w:eastAsia="Cambria Math" w:hAnsi="Cambria Math" w:cs="Cambria Math"/>
              <w:color w:val="0D2B45"/>
              <w:sz w:val="22"/>
              <w:szCs w:val="22"/>
            </w:rPr>
          </w:rPrChange>
        </w:rPr>
        <w:t xml:space="preserve"> }</w:t>
      </w:r>
    </w:p>
    <w:p w14:paraId="4C663586" w14:textId="77777777" w:rsidR="00DA1741" w:rsidRPr="00A9569D" w:rsidRDefault="00000000">
      <w:pPr>
        <w:pStyle w:val="BodyText"/>
        <w:rPr>
          <w:lang w:val="es-419"/>
          <w:rPrChange w:id="2616" w:author="DIEGO CORDOBA URRUTIA" w:date="2026-06-07T04:36:00Z" w16du:dateUtc="2026-06-07T10:36:00Z">
            <w:rPr/>
          </w:rPrChange>
        </w:rPr>
        <w:pPrChange w:id="2617" w:author="DIEGO CORDOBA URRUTIA" w:date="2026-06-07T04:36:00Z" w16du:dateUtc="2026-06-07T10:36:00Z">
          <w:pPr>
            <w:spacing w:after="200" w:line="380" w:lineRule="auto"/>
            <w:jc w:val="both"/>
          </w:pPr>
        </w:pPrChange>
      </w:pPr>
      <w:r w:rsidRPr="00A9569D">
        <w:rPr>
          <w:lang w:val="es-419"/>
          <w:rPrChange w:id="2618" w:author="DIEGO CORDOBA URRUTIA" w:date="2026-06-07T04:36:00Z" w16du:dateUtc="2026-06-07T10:36:00Z">
            <w:rPr>
              <w:color w:val="000000"/>
            </w:rPr>
          </w:rPrChange>
        </w:rPr>
        <w:t>donde L(</w:t>
      </w:r>
      <w:r>
        <w:rPr>
          <w:rPrChange w:id="2619" w:author="DIEGO CORDOBA URRUTIA" w:date="2026-06-07T04:36:00Z" w16du:dateUtc="2026-06-07T10:36:00Z">
            <w:rPr>
              <w:color w:val="000000"/>
            </w:rPr>
          </w:rPrChange>
        </w:rPr>
        <w:t>π</w:t>
      </w:r>
      <w:r w:rsidRPr="00A9569D">
        <w:rPr>
          <w:lang w:val="es-419"/>
          <w:rPrChange w:id="2620" w:author="DIEGO CORDOBA URRUTIA" w:date="2026-06-07T04:36:00Z" w16du:dateUtc="2026-06-07T10:36:00Z">
            <w:rPr>
              <w:color w:val="000000"/>
            </w:rPr>
          </w:rPrChange>
        </w:rPr>
        <w:t xml:space="preserve">_k) es el actor-loss en la iteración k y </w:t>
      </w:r>
      <w:r>
        <w:rPr>
          <w:rPrChange w:id="2621" w:author="DIEGO CORDOBA URRUTIA" w:date="2026-06-07T04:36:00Z" w16du:dateUtc="2026-06-07T10:36:00Z">
            <w:rPr>
              <w:color w:val="000000"/>
            </w:rPr>
          </w:rPrChange>
        </w:rPr>
        <w:t>δ</w:t>
      </w:r>
      <w:r w:rsidRPr="00A9569D">
        <w:rPr>
          <w:lang w:val="es-419"/>
          <w:rPrChange w:id="2622" w:author="DIEGO CORDOBA URRUTIA" w:date="2026-06-07T04:36:00Z" w16du:dateUtc="2026-06-07T10:36:00Z">
            <w:rPr>
              <w:color w:val="000000"/>
            </w:rPr>
          </w:rPrChange>
        </w:rPr>
        <w:t xml:space="preserve"> controla la tolerancia. Este conjunto incluye exactamente los modelos que explican razonablemente bien el comportamiento observado pero difieren en sus predicciones sobre estados extremos —precisamente los que importan para la valoración del contrato de regulación.</w:t>
      </w:r>
    </w:p>
    <w:p w14:paraId="08202302" w14:textId="77777777" w:rsidR="00DA1741" w:rsidRPr="00A9569D" w:rsidRDefault="00000000">
      <w:pPr>
        <w:pStyle w:val="Heading2"/>
        <w:rPr>
          <w:lang w:val="es-419"/>
          <w:rPrChange w:id="2623" w:author="DIEGO CORDOBA URRUTIA" w:date="2026-06-07T04:36:00Z" w16du:dateUtc="2026-06-07T10:36:00Z">
            <w:rPr/>
          </w:rPrChange>
        </w:rPr>
      </w:pPr>
      <w:bookmarkStart w:id="2624" w:name="_Toc231042683"/>
      <w:bookmarkEnd w:id="2592"/>
      <w:r w:rsidRPr="00A9569D">
        <w:rPr>
          <w:lang w:val="es-419"/>
          <w:rPrChange w:id="2625" w:author="DIEGO CORDOBA URRUTIA" w:date="2026-06-07T04:36:00Z" w16du:dateUtc="2026-06-07T10:36:00Z">
            <w:rPr/>
          </w:rPrChange>
        </w:rPr>
        <w:t>3.3</w:t>
      </w:r>
      <w:del w:id="2626" w:author="DIEGO CORDOBA URRUTIA" w:date="2026-06-07T04:36:00Z" w16du:dateUtc="2026-06-07T10:36:00Z">
        <w:r>
          <w:rPr>
            <w:rFonts w:ascii="Arial" w:eastAsia="Arial" w:hAnsi="Arial" w:cs="Arial"/>
            <w:color w:val="0F6E56"/>
          </w:rPr>
          <w:delText xml:space="preserve"> </w:delText>
        </w:r>
      </w:del>
      <w:r w:rsidRPr="00A9569D">
        <w:rPr>
          <w:lang w:val="es-419"/>
          <w:rPrChange w:id="2627" w:author="DIEGO CORDOBA URRUTIA" w:date="2026-06-07T04:36:00Z" w16du:dateUtc="2026-06-07T10:36:00Z">
            <w:rPr/>
          </w:rPrChange>
        </w:rPr>
        <w:t xml:space="preserve"> La HJB Robusta (Maximin)</w:t>
      </w:r>
      <w:bookmarkEnd w:id="2624"/>
    </w:p>
    <w:p w14:paraId="53EBC896" w14:textId="77777777" w:rsidR="00DA1741" w:rsidRPr="00A9569D" w:rsidRDefault="00000000">
      <w:pPr>
        <w:pStyle w:val="FirstParagraph"/>
        <w:rPr>
          <w:lang w:val="es-419"/>
          <w:rPrChange w:id="2628" w:author="DIEGO CORDOBA URRUTIA" w:date="2026-06-07T04:36:00Z" w16du:dateUtc="2026-06-07T10:36:00Z">
            <w:rPr/>
          </w:rPrChange>
        </w:rPr>
        <w:pPrChange w:id="2629" w:author="DIEGO CORDOBA URRUTIA" w:date="2026-06-07T04:36:00Z" w16du:dateUtc="2026-06-07T10:36:00Z">
          <w:pPr>
            <w:spacing w:after="200" w:line="380" w:lineRule="auto"/>
            <w:jc w:val="both"/>
          </w:pPr>
        </w:pPrChange>
      </w:pPr>
      <w:r w:rsidRPr="00A9569D">
        <w:rPr>
          <w:lang w:val="es-419"/>
          <w:rPrChange w:id="2630" w:author="DIEGO CORDOBA URRUTIA" w:date="2026-06-07T04:36:00Z" w16du:dateUtc="2026-06-07T10:36:00Z">
            <w:rPr>
              <w:color w:val="000000"/>
            </w:rPr>
          </w:rPrChange>
        </w:rPr>
        <w:t>El precio robusto del contrato de regulación es el valor maximin:</w:t>
      </w:r>
    </w:p>
    <w:p w14:paraId="177AF990" w14:textId="77777777" w:rsidR="00DA1741" w:rsidRPr="00A9569D" w:rsidRDefault="00000000">
      <w:pPr>
        <w:pStyle w:val="BodyText"/>
        <w:rPr>
          <w:lang w:val="es-419"/>
          <w:rPrChange w:id="2631" w:author="DIEGO CORDOBA URRUTIA" w:date="2026-06-07T04:36:00Z" w16du:dateUtc="2026-06-07T10:36:00Z">
            <w:rPr/>
          </w:rPrChange>
        </w:rPr>
        <w:pPrChange w:id="2632" w:author="DIEGO CORDOBA URRUTIA" w:date="2026-06-07T04:36:00Z" w16du:dateUtc="2026-06-07T10:36:00Z">
          <w:pPr>
            <w:spacing w:before="240" w:after="240"/>
            <w:jc w:val="center"/>
          </w:pPr>
        </w:pPrChange>
      </w:pPr>
      <w:r w:rsidRPr="00A9569D">
        <w:rPr>
          <w:lang w:val="es-419"/>
          <w:rPrChange w:id="2633" w:author="DIEGO CORDOBA URRUTIA" w:date="2026-06-07T04:36:00Z" w16du:dateUtc="2026-06-07T10:36:00Z">
            <w:rPr>
              <w:rFonts w:ascii="Cambria Math" w:eastAsia="Cambria Math" w:hAnsi="Cambria Math" w:cs="Cambria Math"/>
              <w:color w:val="0D2B45"/>
              <w:sz w:val="22"/>
              <w:szCs w:val="22"/>
            </w:rPr>
          </w:rPrChange>
        </w:rPr>
        <w:t xml:space="preserve">V_rob(x,t) </w:t>
      </w:r>
      <w:ins w:id="2634" w:author="DIEGO CORDOBA URRUTIA" w:date="2026-06-07T04:36:00Z" w16du:dateUtc="2026-06-07T10:36:00Z">
        <w:r w:rsidRPr="00A9569D">
          <w:rPr>
            <w:lang w:val="es-419"/>
          </w:rPr>
          <w:t>=</w:t>
        </w:r>
      </w:ins>
      <w:del w:id="263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36" w:author="DIEGO CORDOBA URRUTIA" w:date="2026-06-07T04:36:00Z" w16du:dateUtc="2026-06-07T10:36:00Z">
            <w:rPr>
              <w:rFonts w:ascii="Cambria Math" w:eastAsia="Cambria Math" w:hAnsi="Cambria Math" w:cs="Cambria Math"/>
              <w:color w:val="0D2B45"/>
              <w:sz w:val="22"/>
              <w:szCs w:val="22"/>
            </w:rPr>
          </w:rPrChange>
        </w:rPr>
        <w:t xml:space="preserve"> sup_</w:t>
      </w:r>
      <w:r>
        <w:rPr>
          <w:rPrChange w:id="2637"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38" w:author="DIEGO CORDOBA URRUTIA" w:date="2026-06-07T04:36:00Z" w16du:dateUtc="2026-06-07T10:36:00Z">
            <w:rPr>
              <w:rFonts w:ascii="Cambria Math" w:eastAsia="Cambria Math" w:hAnsi="Cambria Math" w:cs="Cambria Math"/>
              <w:color w:val="0D2B45"/>
              <w:sz w:val="22"/>
              <w:szCs w:val="22"/>
            </w:rPr>
          </w:rPrChange>
        </w:rPr>
        <w:t xml:space="preserve"> </w:t>
      </w:r>
      <w:del w:id="263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2640" w:author="DIEGO CORDOBA URRUTIA" w:date="2026-06-07T04:36:00Z" w16du:dateUtc="2026-06-07T10:36:00Z">
            <w:rPr>
              <w:rFonts w:ascii="Cambria Math" w:eastAsia="Cambria Math" w:hAnsi="Cambria Math" w:cs="Cambria Math"/>
              <w:color w:val="0D2B45"/>
              <w:sz w:val="22"/>
              <w:szCs w:val="22"/>
            </w:rPr>
          </w:rPrChange>
        </w:rPr>
        <w:t>inf_{Q_</w:t>
      </w:r>
      <w:r>
        <w:rPr>
          <w:rPrChange w:id="2641"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642" w:author="DIEGO CORDOBA URRUTIA" w:date="2026-06-07T04:36:00Z" w16du:dateUtc="2026-06-07T10:36:00Z">
            <w:rPr>
              <w:rFonts w:ascii="Cambria Math" w:eastAsia="Cambria Math" w:hAnsi="Cambria Math" w:cs="Cambria Math"/>
              <w:color w:val="0D2B45"/>
              <w:sz w:val="22"/>
              <w:szCs w:val="22"/>
            </w:rPr>
          </w:rPrChange>
        </w:rPr>
        <w:t xml:space="preserve"> ∈ P}</w:t>
      </w:r>
      <w:del w:id="264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2644" w:author="DIEGO CORDOBA URRUTIA" w:date="2026-06-07T04:36:00Z" w16du:dateUtc="2026-06-07T10:36:00Z">
            <w:rPr>
              <w:rFonts w:ascii="Cambria Math" w:eastAsia="Cambria Math" w:hAnsi="Cambria Math" w:cs="Cambria Math"/>
              <w:color w:val="0D2B45"/>
              <w:sz w:val="22"/>
              <w:szCs w:val="22"/>
            </w:rPr>
          </w:rPrChange>
        </w:rPr>
        <w:t xml:space="preserve"> E^{Q_</w:t>
      </w:r>
      <w:r>
        <w:rPr>
          <w:rPrChange w:id="264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646" w:author="DIEGO CORDOBA URRUTIA" w:date="2026-06-07T04:36:00Z" w16du:dateUtc="2026-06-07T10:36:00Z">
            <w:rPr>
              <w:rFonts w:ascii="Cambria Math" w:eastAsia="Cambria Math" w:hAnsi="Cambria Math" w:cs="Cambria Math"/>
              <w:color w:val="0D2B45"/>
              <w:sz w:val="22"/>
              <w:szCs w:val="22"/>
            </w:rPr>
          </w:rPrChange>
        </w:rPr>
        <w:t>}[ e^{−r_f(</w:t>
      </w:r>
      <w:r>
        <w:rPr>
          <w:rPrChange w:id="2647"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48" w:author="DIEGO CORDOBA URRUTIA" w:date="2026-06-07T04:36:00Z" w16du:dateUtc="2026-06-07T10:36:00Z">
            <w:rPr>
              <w:rFonts w:ascii="Cambria Math" w:eastAsia="Cambria Math" w:hAnsi="Cambria Math" w:cs="Cambria Math"/>
              <w:color w:val="0D2B45"/>
              <w:sz w:val="22"/>
              <w:szCs w:val="22"/>
            </w:rPr>
          </w:rPrChange>
        </w:rPr>
        <w:t xml:space="preserve">−t)} </w:t>
      </w:r>
      <w:r>
        <w:rPr>
          <w:rPrChange w:id="2649" w:author="DIEGO CORDOBA URRUTIA" w:date="2026-06-07T04:36:00Z" w16du:dateUtc="2026-06-07T10:36:00Z">
            <w:rPr>
              <w:rFonts w:ascii="Cambria Math" w:eastAsia="Cambria Math" w:hAnsi="Cambria Math" w:cs="Cambria Math"/>
              <w:color w:val="0D2B45"/>
              <w:sz w:val="22"/>
              <w:szCs w:val="22"/>
            </w:rPr>
          </w:rPrChange>
        </w:rPr>
        <w:t>π</w:t>
      </w:r>
      <w:r w:rsidRPr="00A9569D">
        <w:rPr>
          <w:lang w:val="es-419"/>
          <w:rPrChange w:id="2650" w:author="DIEGO CORDOBA URRUTIA" w:date="2026-06-07T04:36:00Z" w16du:dateUtc="2026-06-07T10:36:00Z">
            <w:rPr>
              <w:rFonts w:ascii="Cambria Math" w:eastAsia="Cambria Math" w:hAnsi="Cambria Math" w:cs="Cambria Math"/>
              <w:color w:val="0D2B45"/>
              <w:sz w:val="22"/>
              <w:szCs w:val="22"/>
            </w:rPr>
          </w:rPrChange>
        </w:rPr>
        <w:t>(x(</w:t>
      </w:r>
      <w:r>
        <w:rPr>
          <w:rPrChange w:id="2651"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52" w:author="DIEGO CORDOBA URRUTIA" w:date="2026-06-07T04:36:00Z" w16du:dateUtc="2026-06-07T10:36:00Z">
            <w:rPr>
              <w:rFonts w:ascii="Cambria Math" w:eastAsia="Cambria Math" w:hAnsi="Cambria Math" w:cs="Cambria Math"/>
              <w:color w:val="0D2B45"/>
              <w:sz w:val="22"/>
              <w:szCs w:val="22"/>
            </w:rPr>
          </w:rPrChange>
        </w:rPr>
        <w:t>),u*(x(</w:t>
      </w:r>
      <w:r>
        <w:rPr>
          <w:rPrChange w:id="2653"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54" w:author="DIEGO CORDOBA URRUTIA" w:date="2026-06-07T04:36:00Z" w16du:dateUtc="2026-06-07T10:36:00Z">
            <w:rPr>
              <w:rFonts w:ascii="Cambria Math" w:eastAsia="Cambria Math" w:hAnsi="Cambria Math" w:cs="Cambria Math"/>
              <w:color w:val="0D2B45"/>
              <w:sz w:val="22"/>
              <w:szCs w:val="22"/>
            </w:rPr>
          </w:rPrChange>
        </w:rPr>
        <w:t>))) · 1_{</w:t>
      </w:r>
      <w:r>
        <w:rPr>
          <w:rPrChange w:id="2655"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56" w:author="DIEGO CORDOBA URRUTIA" w:date="2026-06-07T04:36:00Z" w16du:dateUtc="2026-06-07T10:36:00Z">
            <w:rPr>
              <w:rFonts w:ascii="Cambria Math" w:eastAsia="Cambria Math" w:hAnsi="Cambria Math" w:cs="Cambria Math"/>
              <w:color w:val="0D2B45"/>
              <w:sz w:val="22"/>
              <w:szCs w:val="22"/>
            </w:rPr>
          </w:rPrChange>
        </w:rPr>
        <w:t>&lt;</w:t>
      </w:r>
      <w:r>
        <w:rPr>
          <w:rPrChange w:id="2657"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2658" w:author="DIEGO CORDOBA URRUTIA" w:date="2026-06-07T04:36:00Z" w16du:dateUtc="2026-06-07T10:36:00Z">
            <w:rPr>
              <w:rFonts w:ascii="Cambria Math" w:eastAsia="Cambria Math" w:hAnsi="Cambria Math" w:cs="Cambria Math"/>
              <w:color w:val="0D2B45"/>
              <w:sz w:val="22"/>
              <w:szCs w:val="22"/>
            </w:rPr>
          </w:rPrChange>
        </w:rPr>
        <w:t>_b} | x(t) = x ]</w:t>
      </w:r>
    </w:p>
    <w:p w14:paraId="63C4BF55" w14:textId="77777777" w:rsidR="00DA1741" w:rsidRPr="00A9569D" w:rsidRDefault="00000000">
      <w:pPr>
        <w:pStyle w:val="BodyText"/>
        <w:rPr>
          <w:lang w:val="es-419"/>
          <w:rPrChange w:id="2659" w:author="DIEGO CORDOBA URRUTIA" w:date="2026-06-07T04:36:00Z" w16du:dateUtc="2026-06-07T10:36:00Z">
            <w:rPr/>
          </w:rPrChange>
        </w:rPr>
        <w:pPrChange w:id="2660" w:author="DIEGO CORDOBA URRUTIA" w:date="2026-06-07T04:36:00Z" w16du:dateUtc="2026-06-07T10:36:00Z">
          <w:pPr>
            <w:spacing w:after="200" w:line="380" w:lineRule="auto"/>
            <w:jc w:val="both"/>
          </w:pPr>
        </w:pPrChange>
      </w:pPr>
      <w:r w:rsidRPr="00A9569D">
        <w:rPr>
          <w:lang w:val="es-419"/>
          <w:rPrChange w:id="2661" w:author="DIEGO CORDOBA URRUTIA" w:date="2026-06-07T04:36:00Z" w16du:dateUtc="2026-06-07T10:36:00Z">
            <w:rPr>
              <w:color w:val="000000"/>
            </w:rPr>
          </w:rPrChange>
        </w:rPr>
        <w:lastRenderedPageBreak/>
        <w:t>Este funcional satisface la HJB maximin —una ecuación de juego diferencial de dos jugadores (regulador vs.</w:t>
      </w:r>
      <w:ins w:id="2662" w:author="DIEGO CORDOBA URRUTIA" w:date="2026-06-07T04:36:00Z" w16du:dateUtc="2026-06-07T10:36:00Z">
        <w:r w:rsidRPr="00A9569D">
          <w:rPr>
            <w:lang w:val="es-419"/>
          </w:rPr>
          <w:t> </w:t>
        </w:r>
      </w:ins>
      <w:del w:id="2663" w:author="DIEGO CORDOBA URRUTIA" w:date="2026-06-07T04:36:00Z" w16du:dateUtc="2026-06-07T10:36:00Z">
        <w:r w:rsidRPr="00DA5EBB">
          <w:rPr>
            <w:rFonts w:ascii="Arial" w:eastAsia="Arial" w:hAnsi="Arial" w:cs="Arial"/>
            <w:color w:val="000000"/>
            <w:lang w:val="es-419"/>
          </w:rPr>
          <w:delText xml:space="preserve"> </w:delText>
        </w:r>
      </w:del>
      <w:r w:rsidRPr="00A9569D">
        <w:rPr>
          <w:lang w:val="es-419"/>
          <w:rPrChange w:id="2664" w:author="DIEGO CORDOBA URRUTIA" w:date="2026-06-07T04:36:00Z" w16du:dateUtc="2026-06-07T10:36:00Z">
            <w:rPr>
              <w:color w:val="000000"/>
            </w:rPr>
          </w:rPrChange>
        </w:rPr>
        <w:t>naturaleza adversaria):</w:t>
      </w:r>
    </w:p>
    <w:p w14:paraId="0DED1EA9" w14:textId="77777777" w:rsidR="00DA1741" w:rsidRPr="00A9569D" w:rsidRDefault="00000000">
      <w:pPr>
        <w:pStyle w:val="BodyText"/>
        <w:rPr>
          <w:lang w:val="es-419"/>
          <w:rPrChange w:id="2665" w:author="DIEGO CORDOBA URRUTIA" w:date="2026-06-07T04:36:00Z" w16du:dateUtc="2026-06-07T10:36:00Z">
            <w:rPr/>
          </w:rPrChange>
        </w:rPr>
        <w:pPrChange w:id="2666" w:author="DIEGO CORDOBA URRUTIA" w:date="2026-06-07T04:36:00Z" w16du:dateUtc="2026-06-07T10:36:00Z">
          <w:pPr>
            <w:spacing w:before="240" w:after="240"/>
            <w:jc w:val="center"/>
          </w:pPr>
        </w:pPrChange>
      </w:pPr>
      <w:r w:rsidRPr="00A9569D">
        <w:rPr>
          <w:lang w:val="es-419"/>
          <w:rPrChange w:id="2667" w:author="DIEGO CORDOBA URRUTIA" w:date="2026-06-07T04:36:00Z" w16du:dateUtc="2026-06-07T10:36:00Z">
            <w:rPr>
              <w:rFonts w:ascii="Cambria Math" w:eastAsia="Cambria Math" w:hAnsi="Cambria Math" w:cs="Cambria Math"/>
              <w:color w:val="0D2B45"/>
              <w:sz w:val="22"/>
              <w:szCs w:val="22"/>
            </w:rPr>
          </w:rPrChange>
        </w:rPr>
        <w:t xml:space="preserve">−∂V_rob/∂t </w:t>
      </w:r>
      <w:ins w:id="2668" w:author="DIEGO CORDOBA URRUTIA" w:date="2026-06-07T04:36:00Z" w16du:dateUtc="2026-06-07T10:36:00Z">
        <w:r w:rsidRPr="00A9569D">
          <w:rPr>
            <w:lang w:val="es-419"/>
          </w:rPr>
          <w:t>−</w:t>
        </w:r>
      </w:ins>
      <w:del w:id="266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70" w:author="DIEGO CORDOBA URRUTIA" w:date="2026-06-07T04:36:00Z" w16du:dateUtc="2026-06-07T10:36:00Z">
            <w:rPr>
              <w:rFonts w:ascii="Cambria Math" w:eastAsia="Cambria Math" w:hAnsi="Cambria Math" w:cs="Cambria Math"/>
              <w:color w:val="0D2B45"/>
              <w:sz w:val="22"/>
              <w:szCs w:val="22"/>
            </w:rPr>
          </w:rPrChange>
        </w:rPr>
        <w:t xml:space="preserve"> inf_{</w:t>
      </w:r>
      <w:r>
        <w:rPr>
          <w:rPrChange w:id="2671"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672" w:author="DIEGO CORDOBA URRUTIA" w:date="2026-06-07T04:36:00Z" w16du:dateUtc="2026-06-07T10:36:00Z">
            <w:rPr>
              <w:rFonts w:ascii="Cambria Math" w:eastAsia="Cambria Math" w:hAnsi="Cambria Math" w:cs="Cambria Math"/>
              <w:color w:val="0D2B45"/>
              <w:sz w:val="22"/>
              <w:szCs w:val="22"/>
            </w:rPr>
          </w:rPrChange>
        </w:rPr>
        <w:t>∈</w:t>
      </w:r>
      <w:r>
        <w:rPr>
          <w:rPrChange w:id="2673"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674" w:author="DIEGO CORDOBA URRUTIA" w:date="2026-06-07T04:36:00Z" w16du:dateUtc="2026-06-07T10:36:00Z">
            <w:rPr>
              <w:rFonts w:ascii="Cambria Math" w:eastAsia="Cambria Math" w:hAnsi="Cambria Math" w:cs="Cambria Math"/>
              <w:color w:val="0D2B45"/>
              <w:sz w:val="22"/>
              <w:szCs w:val="22"/>
            </w:rPr>
          </w:rPrChange>
        </w:rPr>
        <w:t>} { L_OU^</w:t>
      </w:r>
      <w:r>
        <w:rPr>
          <w:rPrChange w:id="267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2676" w:author="DIEGO CORDOBA URRUTIA" w:date="2026-06-07T04:36:00Z" w16du:dateUtc="2026-06-07T10:36:00Z">
            <w:rPr>
              <w:rFonts w:ascii="Cambria Math" w:eastAsia="Cambria Math" w:hAnsi="Cambria Math" w:cs="Cambria Math"/>
              <w:color w:val="0D2B45"/>
              <w:sz w:val="22"/>
              <w:szCs w:val="22"/>
            </w:rPr>
          </w:rPrChange>
        </w:rPr>
        <w:t xml:space="preserve">[V_rob] } </w:t>
      </w:r>
      <w:ins w:id="2677" w:author="DIEGO CORDOBA URRUTIA" w:date="2026-06-07T04:36:00Z" w16du:dateUtc="2026-06-07T10:36:00Z">
        <w:r w:rsidRPr="00A9569D">
          <w:rPr>
            <w:lang w:val="es-419"/>
          </w:rPr>
          <w:t>+</w:t>
        </w:r>
      </w:ins>
      <w:del w:id="267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79" w:author="DIEGO CORDOBA URRUTIA" w:date="2026-06-07T04:36:00Z" w16du:dateUtc="2026-06-07T10:36:00Z">
            <w:rPr>
              <w:rFonts w:ascii="Cambria Math" w:eastAsia="Cambria Math" w:hAnsi="Cambria Math" w:cs="Cambria Math"/>
              <w:color w:val="0D2B45"/>
              <w:sz w:val="22"/>
              <w:szCs w:val="22"/>
            </w:rPr>
          </w:rPrChange>
        </w:rPr>
        <w:t xml:space="preserve"> r_f V_rob </w:t>
      </w:r>
      <w:ins w:id="2680" w:author="DIEGO CORDOBA URRUTIA" w:date="2026-06-07T04:36:00Z" w16du:dateUtc="2026-06-07T10:36:00Z">
        <w:r w:rsidRPr="00A9569D">
          <w:rPr>
            <w:lang w:val="es-419"/>
          </w:rPr>
          <w:t>=</w:t>
        </w:r>
      </w:ins>
      <w:del w:id="268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682" w:author="DIEGO CORDOBA URRUTIA" w:date="2026-06-07T04:36:00Z" w16du:dateUtc="2026-06-07T10:36:00Z">
            <w:rPr>
              <w:rFonts w:ascii="Cambria Math" w:eastAsia="Cambria Math" w:hAnsi="Cambria Math" w:cs="Cambria Math"/>
              <w:color w:val="0D2B45"/>
              <w:sz w:val="22"/>
              <w:szCs w:val="22"/>
            </w:rPr>
          </w:rPrChange>
        </w:rPr>
        <w:t xml:space="preserve"> g(x)</w:t>
      </w:r>
    </w:p>
    <w:p w14:paraId="5CBDF9C2" w14:textId="77777777" w:rsidR="00DA1741" w:rsidRPr="00A9569D" w:rsidRDefault="00000000">
      <w:pPr>
        <w:pStyle w:val="BodyText"/>
        <w:rPr>
          <w:lang w:val="es-419"/>
          <w:rPrChange w:id="2683" w:author="DIEGO CORDOBA URRUTIA" w:date="2026-06-07T04:36:00Z" w16du:dateUtc="2026-06-07T10:36:00Z">
            <w:rPr/>
          </w:rPrChange>
        </w:rPr>
        <w:pPrChange w:id="2684" w:author="DIEGO CORDOBA URRUTIA" w:date="2026-06-07T04:36:00Z" w16du:dateUtc="2026-06-07T10:36:00Z">
          <w:pPr>
            <w:spacing w:after="200" w:line="380" w:lineRule="auto"/>
            <w:jc w:val="both"/>
          </w:pPr>
        </w:pPrChange>
      </w:pPr>
      <w:r w:rsidRPr="00A9569D">
        <w:rPr>
          <w:lang w:val="es-419"/>
          <w:rPrChange w:id="2685" w:author="DIEGO CORDOBA URRUTIA" w:date="2026-06-07T04:36:00Z" w16du:dateUtc="2026-06-07T10:36:00Z">
            <w:rPr>
              <w:color w:val="000000"/>
            </w:rPr>
          </w:rPrChange>
        </w:rPr>
        <w:t>La naturaleza adversaria Q_</w:t>
      </w:r>
      <w:r>
        <w:rPr>
          <w:rPrChange w:id="2686" w:author="DIEGO CORDOBA URRUTIA" w:date="2026-06-07T04:36:00Z" w16du:dateUtc="2026-06-07T10:36:00Z">
            <w:rPr>
              <w:color w:val="000000"/>
            </w:rPr>
          </w:rPrChange>
        </w:rPr>
        <w:t>θ</w:t>
      </w:r>
      <w:r w:rsidRPr="00A9569D">
        <w:rPr>
          <w:lang w:val="es-419"/>
          <w:rPrChange w:id="2687" w:author="DIEGO CORDOBA URRUTIA" w:date="2026-06-07T04:36:00Z" w16du:dateUtc="2026-06-07T10:36:00Z">
            <w:rPr>
              <w:color w:val="000000"/>
            </w:rPr>
          </w:rPrChange>
        </w:rPr>
        <w:t xml:space="preserve">* elige la peor configuración de parámetros: velocidad de reversión baja (frecuencia oscila más), volatilidad alta (colas más pesadas), y sesgo hacia la barrera (mayor riesgo de extinción). Bajo </w:t>
      </w:r>
      <w:r>
        <w:rPr>
          <w:rPrChange w:id="2688" w:author="DIEGO CORDOBA URRUTIA" w:date="2026-06-07T04:36:00Z" w16du:dateUtc="2026-06-07T10:36:00Z">
            <w:rPr>
              <w:color w:val="000000"/>
            </w:rPr>
          </w:rPrChange>
        </w:rPr>
        <w:t>ε</w:t>
      </w:r>
      <w:r w:rsidRPr="00A9569D">
        <w:rPr>
          <w:lang w:val="es-419"/>
          <w:rPrChange w:id="2689" w:author="DIEGO CORDOBA URRUTIA" w:date="2026-06-07T04:36:00Z" w16du:dateUtc="2026-06-07T10:36:00Z">
            <w:rPr>
              <w:color w:val="000000"/>
            </w:rPr>
          </w:rPrChange>
        </w:rPr>
        <w:t xml:space="preserve"> = 0.00346 (calibrado con datos de disturbancia fuera de muestra):</w:t>
      </w:r>
    </w:p>
    <w:tbl>
      <w:tblPr>
        <w:tblStyle w:val="Table"/>
        <w:tblW w:w="5000" w:type="pct"/>
        <w:tblLook w:val="0020" w:firstRow="1" w:lastRow="0" w:firstColumn="0" w:lastColumn="0" w:noHBand="0" w:noVBand="0"/>
        <w:tblPrChange w:id="269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631"/>
        <w:gridCol w:w="1030"/>
        <w:gridCol w:w="1030"/>
        <w:gridCol w:w="2432"/>
        <w:gridCol w:w="2091"/>
        <w:gridCol w:w="1146"/>
        <w:tblGridChange w:id="2691">
          <w:tblGrid>
            <w:gridCol w:w="1"/>
            <w:gridCol w:w="1630"/>
            <w:gridCol w:w="570"/>
            <w:gridCol w:w="1490"/>
            <w:gridCol w:w="310"/>
            <w:gridCol w:w="1800"/>
            <w:gridCol w:w="322"/>
            <w:gridCol w:w="1478"/>
            <w:gridCol w:w="613"/>
            <w:gridCol w:w="1146"/>
            <w:gridCol w:w="1"/>
          </w:tblGrid>
        </w:tblGridChange>
      </w:tblGrid>
      <w:tr w:rsidR="00DA1741" w14:paraId="03ECC4CC" w14:textId="77777777" w:rsidTr="00A7071E">
        <w:tblPrEx>
          <w:tblPrExChange w:id="269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2693" w:author="DIEGO CORDOBA URRUTIA" w:date="2026-06-07T04:36:00Z" w16du:dateUtc="2026-06-07T10:36:00Z">
            <w:trPr>
              <w:gridBefore w:val="1"/>
              <w:tblHeader/>
            </w:trPr>
          </w:trPrChange>
        </w:trPr>
        <w:tc>
          <w:tcPr>
            <w:tcW w:w="0" w:type="auto"/>
            <w:tcPrChange w:id="2694"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F23627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69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696" w:author="DIEGO CORDOBA URRUTIA" w:date="2026-06-07T04:36:00Z" w16du:dateUtc="2026-06-07T10:36:00Z">
                  <w:rPr>
                    <w:rFonts w:ascii="Arial" w:eastAsia="Arial" w:hAnsi="Arial" w:cs="Arial"/>
                    <w:b/>
                    <w:bCs/>
                    <w:color w:val="FFFFFF"/>
                    <w:sz w:val="19"/>
                    <w:szCs w:val="19"/>
                  </w:rPr>
                </w:rPrChange>
              </w:rPr>
              <w:t>Desviación Δf₀</w:t>
            </w:r>
          </w:p>
        </w:tc>
        <w:tc>
          <w:tcPr>
            <w:tcW w:w="0" w:type="auto"/>
            <w:gridSpan w:val="2"/>
            <w:tcPrChange w:id="269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B845029"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69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699" w:author="DIEGO CORDOBA URRUTIA" w:date="2026-06-07T04:36:00Z" w16du:dateUtc="2026-06-07T10:36:00Z">
                  <w:rPr>
                    <w:rFonts w:ascii="Arial" w:eastAsia="Arial" w:hAnsi="Arial" w:cs="Arial"/>
                    <w:b/>
                    <w:bCs/>
                    <w:color w:val="FFFFFF"/>
                    <w:sz w:val="19"/>
                    <w:szCs w:val="19"/>
                  </w:rPr>
                </w:rPrChange>
              </w:rPr>
              <w:t xml:space="preserve">V_HJB </w:t>
            </w:r>
            <w:ins w:id="2700" w:author="DIEGO CORDOBA URRUTIA" w:date="2026-06-07T04:36:00Z" w16du:dateUtc="2026-06-07T10:36:00Z">
              <w:r>
                <w:rPr>
                  <w:b/>
                  <w:bCs/>
                </w:rPr>
                <w:t>(</w:t>
              </w:r>
            </w:ins>
            <m:oMath>
              <m:r>
                <w:ins w:id="2701" w:author="DIEGO CORDOBA URRUTIA" w:date="2026-06-07T04:36:00Z" w16du:dateUtc="2026-06-07T10:36:00Z">
                  <m:rPr>
                    <m:sty m:val="p"/>
                  </m:rPr>
                  <w:rPr>
                    <w:rFonts w:ascii="Cambria Math" w:hAnsi="Cambria Math"/>
                  </w:rPr>
                  <m:t>/</m:t>
                </w:ins>
              </m:r>
              <m:r>
                <w:ins w:id="2702" w:author="DIEGO CORDOBA URRUTIA" w:date="2026-06-07T04:36:00Z" w16du:dateUtc="2026-06-07T10:36:00Z">
                  <w:rPr>
                    <w:rFonts w:ascii="Cambria Math" w:hAnsi="Cambria Math"/>
                  </w:rPr>
                  <m:t>MW</m:t>
                </w:ins>
              </m:r>
              <m:r>
                <w:ins w:id="2703" w:author="DIEGO CORDOBA URRUTIA" w:date="2026-06-07T04:36:00Z" w16du:dateUtc="2026-06-07T10:36:00Z">
                  <m:rPr>
                    <m:sty m:val="p"/>
                  </m:rPr>
                  <w:rPr>
                    <w:rFonts w:ascii="Cambria Math" w:hAnsi="Cambria Math"/>
                  </w:rPr>
                  <m:t>)**|**</m:t>
                </w:ins>
              </m:r>
              <m:sSub>
                <m:sSubPr>
                  <m:ctrlPr>
                    <w:ins w:id="2704" w:author="DIEGO CORDOBA URRUTIA" w:date="2026-06-07T04:36:00Z" w16du:dateUtc="2026-06-07T10:36:00Z">
                      <w:rPr>
                        <w:rFonts w:ascii="Cambria Math" w:hAnsi="Cambria Math"/>
                      </w:rPr>
                    </w:ins>
                  </m:ctrlPr>
                </m:sSubPr>
                <m:e>
                  <m:r>
                    <w:ins w:id="2705" w:author="DIEGO CORDOBA URRUTIA" w:date="2026-06-07T04:36:00Z" w16du:dateUtc="2026-06-07T10:36:00Z">
                      <w:rPr>
                        <w:rFonts w:ascii="Cambria Math" w:hAnsi="Cambria Math"/>
                      </w:rPr>
                      <m:t>V</m:t>
                    </w:ins>
                  </m:r>
                </m:e>
                <m:sub>
                  <m:r>
                    <w:ins w:id="2706" w:author="DIEGO CORDOBA URRUTIA" w:date="2026-06-07T04:36:00Z" w16du:dateUtc="2026-06-07T10:36:00Z">
                      <w:rPr>
                        <w:rFonts w:ascii="Cambria Math" w:hAnsi="Cambria Math"/>
                      </w:rPr>
                      <m:t>r</m:t>
                    </w:ins>
                  </m:r>
                </m:sub>
              </m:sSub>
              <m:r>
                <w:ins w:id="2707" w:author="DIEGO CORDOBA URRUTIA" w:date="2026-06-07T04:36:00Z" w16du:dateUtc="2026-06-07T10:36:00Z">
                  <w:rPr>
                    <w:rFonts w:ascii="Cambria Math" w:hAnsi="Cambria Math"/>
                  </w:rPr>
                  <m:t>ob</m:t>
                </w:ins>
              </m:r>
              <m:r>
                <w:ins w:id="2708" w:author="DIEGO CORDOBA URRUTIA" w:date="2026-06-07T04:36:00Z" w16du:dateUtc="2026-06-07T10:36:00Z">
                  <m:rPr>
                    <m:sty m:val="p"/>
                  </m:rPr>
                  <w:rPr>
                    <w:rFonts w:ascii="Cambria Math" w:hAnsi="Cambria Math"/>
                  </w:rPr>
                  <m:t>(</m:t>
                </w:ins>
              </m:r>
            </m:oMath>
            <w:ins w:id="2709" w:author="DIEGO CORDOBA URRUTIA" w:date="2026-06-07T04:36:00Z" w16du:dateUtc="2026-06-07T10:36:00Z">
              <w:r>
                <w:rPr>
                  <w:b/>
                  <w:bCs/>
                </w:rPr>
                <w:t>/</w:t>
              </w:r>
            </w:ins>
            <w:del w:id="2710" w:author="DIEGO CORDOBA URRUTIA" w:date="2026-06-07T04:36:00Z" w16du:dateUtc="2026-06-07T10:36:00Z">
              <w:r>
                <w:rPr>
                  <w:rFonts w:ascii="Arial" w:eastAsia="Arial" w:hAnsi="Arial" w:cs="Arial"/>
                  <w:b/>
                  <w:bCs/>
                  <w:color w:val="FFFFFF"/>
                  <w:sz w:val="19"/>
                  <w:szCs w:val="19"/>
                </w:rPr>
                <w:delText>($/</w:delText>
              </w:r>
            </w:del>
            <w:r>
              <w:rPr>
                <w:b/>
                <w:rPrChange w:id="2711" w:author="DIEGO CORDOBA URRUTIA" w:date="2026-06-07T04:36:00Z" w16du:dateUtc="2026-06-07T10:36:00Z">
                  <w:rPr>
                    <w:rFonts w:ascii="Arial" w:eastAsia="Arial" w:hAnsi="Arial" w:cs="Arial"/>
                    <w:b/>
                    <w:bCs/>
                    <w:color w:val="FFFFFF"/>
                    <w:sz w:val="19"/>
                    <w:szCs w:val="19"/>
                  </w:rPr>
                </w:rPrChange>
              </w:rPr>
              <w:t>MW)</w:t>
            </w:r>
          </w:p>
        </w:tc>
        <w:tc>
          <w:tcPr>
            <w:tcW w:w="0" w:type="auto"/>
            <w:tcPrChange w:id="2712"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E03F6E7"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71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del w:id="2714" w:author="DIEGO CORDOBA URRUTIA" w:date="2026-06-07T04:36:00Z" w16du:dateUtc="2026-06-07T10:36:00Z">
              <w:r>
                <w:rPr>
                  <w:rFonts w:ascii="Arial" w:eastAsia="Arial" w:hAnsi="Arial" w:cs="Arial"/>
                  <w:b/>
                  <w:bCs/>
                  <w:color w:val="FFFFFF"/>
                  <w:sz w:val="19"/>
                  <w:szCs w:val="19"/>
                </w:rPr>
                <w:delText>V_rob ($/MW)</w:delText>
              </w:r>
            </w:del>
            <w:moveToRangeStart w:id="2715" w:author="DIEGO CORDOBA URRUTIA" w:date="2026-06-07T04:36:00Z" w:name="move231699401"/>
            <w:moveTo w:id="2716" w:author="DIEGO CORDOBA URRUTIA" w:date="2026-06-07T04:36:00Z" w16du:dateUtc="2026-06-07T10:36:00Z">
              <w:r>
                <w:rPr>
                  <w:b/>
                  <w:rPrChange w:id="2717" w:author="DIEGO CORDOBA URRUTIA" w:date="2026-06-07T04:36:00Z" w16du:dateUtc="2026-06-07T10:36:00Z">
                    <w:rPr>
                      <w:rFonts w:ascii="Arial" w:eastAsia="Arial" w:hAnsi="Arial" w:cs="Arial"/>
                      <w:b/>
                      <w:bCs/>
                      <w:color w:val="FFFFFF"/>
                      <w:sz w:val="19"/>
                      <w:szCs w:val="19"/>
                    </w:rPr>
                  </w:rPrChange>
                </w:rPr>
                <w:t xml:space="preserve">Prima </w:t>
              </w:r>
              <w:proofErr w:type="spellStart"/>
              <w:r>
                <w:rPr>
                  <w:b/>
                  <w:rPrChange w:id="2718" w:author="DIEGO CORDOBA URRUTIA" w:date="2026-06-07T04:36:00Z" w16du:dateUtc="2026-06-07T10:36:00Z">
                    <w:rPr>
                      <w:rFonts w:ascii="Arial" w:eastAsia="Arial" w:hAnsi="Arial" w:cs="Arial"/>
                      <w:b/>
                      <w:bCs/>
                      <w:color w:val="FFFFFF"/>
                      <w:sz w:val="19"/>
                      <w:szCs w:val="19"/>
                    </w:rPr>
                  </w:rPrChange>
                </w:rPr>
                <w:t>Ambig</w:t>
              </w:r>
              <w:proofErr w:type="spellEnd"/>
              <w:r>
                <w:rPr>
                  <w:b/>
                  <w:rPrChange w:id="2719" w:author="DIEGO CORDOBA URRUTIA" w:date="2026-06-07T04:36:00Z" w16du:dateUtc="2026-06-07T10:36:00Z">
                    <w:rPr>
                      <w:rFonts w:ascii="Arial" w:eastAsia="Arial" w:hAnsi="Arial" w:cs="Arial"/>
                      <w:b/>
                      <w:bCs/>
                      <w:color w:val="FFFFFF"/>
                      <w:sz w:val="19"/>
                      <w:szCs w:val="19"/>
                    </w:rPr>
                  </w:rPrChange>
                </w:rPr>
                <w:t xml:space="preserve">. </w:t>
              </w:r>
            </w:moveTo>
            <w:moveToRangeEnd w:id="2715"/>
            <w:ins w:id="2720" w:author="DIEGO CORDOBA URRUTIA" w:date="2026-06-07T04:36:00Z" w16du:dateUtc="2026-06-07T10:36:00Z">
              <w:r>
                <w:rPr>
                  <w:b/>
                  <w:bCs/>
                </w:rPr>
                <w:t>PA</w:t>
              </w:r>
            </w:ins>
          </w:p>
        </w:tc>
        <w:tc>
          <w:tcPr>
            <w:tcW w:w="0" w:type="auto"/>
            <w:tcPrChange w:id="272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923FD19"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72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moveFromRangeStart w:id="2723" w:author="DIEGO CORDOBA URRUTIA" w:date="2026-06-07T04:36:00Z" w:name="move231699401"/>
            <w:moveFrom w:id="2724" w:author="DIEGO CORDOBA URRUTIA" w:date="2026-06-07T04:36:00Z" w16du:dateUtc="2026-06-07T10:36:00Z">
              <w:r>
                <w:rPr>
                  <w:b/>
                  <w:rPrChange w:id="2725" w:author="DIEGO CORDOBA URRUTIA" w:date="2026-06-07T04:36:00Z" w16du:dateUtc="2026-06-07T10:36:00Z">
                    <w:rPr>
                      <w:rFonts w:ascii="Arial" w:eastAsia="Arial" w:hAnsi="Arial" w:cs="Arial"/>
                      <w:b/>
                      <w:bCs/>
                      <w:color w:val="FFFFFF"/>
                      <w:sz w:val="19"/>
                      <w:szCs w:val="19"/>
                    </w:rPr>
                  </w:rPrChange>
                </w:rPr>
                <w:t xml:space="preserve">Prima Ambig. </w:t>
              </w:r>
            </w:moveFrom>
            <w:moveFromRangeEnd w:id="2723"/>
            <w:r>
              <w:rPr>
                <w:b/>
                <w:rPrChange w:id="2726" w:author="DIEGO CORDOBA URRUTIA" w:date="2026-06-07T04:36:00Z" w16du:dateUtc="2026-06-07T10:36:00Z">
                  <w:rPr>
                    <w:rFonts w:ascii="Arial" w:eastAsia="Arial" w:hAnsi="Arial" w:cs="Arial"/>
                    <w:b/>
                    <w:bCs/>
                    <w:color w:val="FFFFFF"/>
                    <w:sz w:val="19"/>
                    <w:szCs w:val="19"/>
                  </w:rPr>
                </w:rPrChange>
              </w:rPr>
              <w:t>PA</w:t>
            </w:r>
            <w:ins w:id="2727" w:author="DIEGO CORDOBA URRUTIA" w:date="2026-06-07T04:36:00Z" w16du:dateUtc="2026-06-07T10:36:00Z">
              <w:r>
                <w:rPr>
                  <w:b/>
                  <w:bCs/>
                </w:rPr>
                <w:t>/V_HJB</w:t>
              </w:r>
            </w:ins>
          </w:p>
        </w:tc>
        <w:tc>
          <w:tcPr>
            <w:tcW w:w="0" w:type="auto"/>
            <w:tcPrChange w:id="2728"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4B1614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72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del w:id="2730" w:author="DIEGO CORDOBA URRUTIA" w:date="2026-06-07T04:36:00Z" w16du:dateUtc="2026-06-07T10:36:00Z">
              <w:r>
                <w:rPr>
                  <w:rFonts w:ascii="Arial" w:eastAsia="Arial" w:hAnsi="Arial" w:cs="Arial"/>
                  <w:b/>
                  <w:bCs/>
                  <w:color w:val="FFFFFF"/>
                  <w:sz w:val="19"/>
                  <w:szCs w:val="19"/>
                </w:rPr>
                <w:delText>PA/V_HJB</w:delText>
              </w:r>
            </w:del>
          </w:p>
        </w:tc>
      </w:tr>
      <w:tr w:rsidR="00DA1741" w14:paraId="52579F97" w14:textId="77777777">
        <w:tblPrEx>
          <w:tblPrExChange w:id="2731" w:author="DIEGO CORDOBA URRUTIA" w:date="2026-06-07T04:36:00Z" w16du:dateUtc="2026-06-07T10:36:00Z">
            <w:tblPrEx>
              <w:tblCellMar>
                <w:top w:w="0" w:type="dxa"/>
                <w:bottom w:w="0" w:type="dxa"/>
              </w:tblCellMar>
            </w:tblPrEx>
          </w:tblPrExChange>
        </w:tblPrEx>
        <w:trPr>
          <w:trPrChange w:id="2732" w:author="DIEGO CORDOBA URRUTIA" w:date="2026-06-07T04:36:00Z" w16du:dateUtc="2026-06-07T10:36:00Z">
            <w:trPr>
              <w:gridBefore w:val="1"/>
            </w:trPr>
          </w:trPrChange>
        </w:trPr>
        <w:tc>
          <w:tcPr>
            <w:tcW w:w="0" w:type="auto"/>
            <w:gridSpan w:val="2"/>
            <w:tcPrChange w:id="2733"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D4672D8" w14:textId="77777777" w:rsidR="00DA1741" w:rsidRDefault="00000000">
            <w:pPr>
              <w:pStyle w:val="Compact"/>
              <w:pPrChange w:id="2734" w:author="DIEGO CORDOBA URRUTIA" w:date="2026-06-07T04:36:00Z" w16du:dateUtc="2026-06-07T10:36:00Z">
                <w:pPr>
                  <w:jc w:val="both"/>
                </w:pPr>
              </w:pPrChange>
            </w:pPr>
            <w:r>
              <w:rPr>
                <w:rPrChange w:id="2735" w:author="DIEGO CORDOBA URRUTIA" w:date="2026-06-07T04:36:00Z" w16du:dateUtc="2026-06-07T10:36:00Z">
                  <w:rPr>
                    <w:rFonts w:ascii="Arial" w:eastAsia="Arial" w:hAnsi="Arial" w:cs="Arial"/>
                    <w:color w:val="000000"/>
                    <w:sz w:val="19"/>
                    <w:szCs w:val="19"/>
                  </w:rPr>
                </w:rPrChange>
              </w:rPr>
              <w:t>−0.005 Hz (zona normal)</w:t>
            </w:r>
          </w:p>
        </w:tc>
        <w:tc>
          <w:tcPr>
            <w:tcW w:w="0" w:type="auto"/>
            <w:tcPrChange w:id="273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2B08CCF" w14:textId="77777777" w:rsidR="00DA1741" w:rsidRDefault="00000000">
            <w:pPr>
              <w:pStyle w:val="Compact"/>
              <w:pPrChange w:id="2737" w:author="DIEGO CORDOBA URRUTIA" w:date="2026-06-07T04:36:00Z" w16du:dateUtc="2026-06-07T10:36:00Z">
                <w:pPr>
                  <w:jc w:val="both"/>
                </w:pPr>
              </w:pPrChange>
            </w:pPr>
            <w:r>
              <w:rPr>
                <w:rPrChange w:id="2738" w:author="DIEGO CORDOBA URRUTIA" w:date="2026-06-07T04:36:00Z" w16du:dateUtc="2026-06-07T10:36:00Z">
                  <w:rPr>
                    <w:rFonts w:ascii="Arial" w:eastAsia="Arial" w:hAnsi="Arial" w:cs="Arial"/>
                    <w:color w:val="000000"/>
                    <w:sz w:val="19"/>
                    <w:szCs w:val="19"/>
                  </w:rPr>
                </w:rPrChange>
              </w:rPr>
              <w:t>185,200</w:t>
            </w:r>
          </w:p>
        </w:tc>
        <w:tc>
          <w:tcPr>
            <w:tcW w:w="0" w:type="auto"/>
            <w:tcPrChange w:id="2739"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A16877D" w14:textId="77777777" w:rsidR="00DA1741" w:rsidRDefault="00000000">
            <w:pPr>
              <w:pStyle w:val="Compact"/>
              <w:pPrChange w:id="2740" w:author="DIEGO CORDOBA URRUTIA" w:date="2026-06-07T04:36:00Z" w16du:dateUtc="2026-06-07T10:36:00Z">
                <w:pPr>
                  <w:jc w:val="both"/>
                </w:pPr>
              </w:pPrChange>
            </w:pPr>
            <w:r>
              <w:rPr>
                <w:rPrChange w:id="2741" w:author="DIEGO CORDOBA URRUTIA" w:date="2026-06-07T04:36:00Z" w16du:dateUtc="2026-06-07T10:36:00Z">
                  <w:rPr>
                    <w:rFonts w:ascii="Arial" w:eastAsia="Arial" w:hAnsi="Arial" w:cs="Arial"/>
                    <w:color w:val="000000"/>
                    <w:sz w:val="19"/>
                    <w:szCs w:val="19"/>
                  </w:rPr>
                </w:rPrChange>
              </w:rPr>
              <w:t>205,800</w:t>
            </w:r>
          </w:p>
        </w:tc>
        <w:tc>
          <w:tcPr>
            <w:tcW w:w="0" w:type="auto"/>
            <w:tcPrChange w:id="274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D589948" w14:textId="77777777" w:rsidR="00DA1741" w:rsidRDefault="00000000">
            <w:pPr>
              <w:pStyle w:val="Compact"/>
              <w:pPrChange w:id="2743" w:author="DIEGO CORDOBA URRUTIA" w:date="2026-06-07T04:36:00Z" w16du:dateUtc="2026-06-07T10:36:00Z">
                <w:pPr>
                  <w:jc w:val="both"/>
                </w:pPr>
              </w:pPrChange>
            </w:pPr>
            <w:r>
              <w:rPr>
                <w:rPrChange w:id="2744" w:author="DIEGO CORDOBA URRUTIA" w:date="2026-06-07T04:36:00Z" w16du:dateUtc="2026-06-07T10:36:00Z">
                  <w:rPr>
                    <w:rFonts w:ascii="Arial" w:eastAsia="Arial" w:hAnsi="Arial" w:cs="Arial"/>
                    <w:color w:val="000000"/>
                    <w:sz w:val="19"/>
                    <w:szCs w:val="19"/>
                  </w:rPr>
                </w:rPrChange>
              </w:rPr>
              <w:t>+20,600</w:t>
            </w:r>
          </w:p>
        </w:tc>
        <w:tc>
          <w:tcPr>
            <w:tcW w:w="0" w:type="auto"/>
            <w:tcPrChange w:id="2745"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AFD4BF4" w14:textId="77777777" w:rsidR="00DA1741" w:rsidRDefault="00000000">
            <w:pPr>
              <w:pStyle w:val="Compact"/>
              <w:pPrChange w:id="2746" w:author="DIEGO CORDOBA URRUTIA" w:date="2026-06-07T04:36:00Z" w16du:dateUtc="2026-06-07T10:36:00Z">
                <w:pPr>
                  <w:jc w:val="both"/>
                </w:pPr>
              </w:pPrChange>
            </w:pPr>
            <w:r>
              <w:rPr>
                <w:rPrChange w:id="2747" w:author="DIEGO CORDOBA URRUTIA" w:date="2026-06-07T04:36:00Z" w16du:dateUtc="2026-06-07T10:36:00Z">
                  <w:rPr>
                    <w:rFonts w:ascii="Arial" w:eastAsia="Arial" w:hAnsi="Arial" w:cs="Arial"/>
                    <w:color w:val="000000"/>
                    <w:sz w:val="19"/>
                    <w:szCs w:val="19"/>
                  </w:rPr>
                </w:rPrChange>
              </w:rPr>
              <w:t>11.1%</w:t>
            </w:r>
          </w:p>
        </w:tc>
      </w:tr>
      <w:tr w:rsidR="00DA1741" w14:paraId="0A4A70DF" w14:textId="77777777">
        <w:tblPrEx>
          <w:tblPrExChange w:id="2748" w:author="DIEGO CORDOBA URRUTIA" w:date="2026-06-07T04:36:00Z" w16du:dateUtc="2026-06-07T10:36:00Z">
            <w:tblPrEx>
              <w:tblCellMar>
                <w:top w:w="0" w:type="dxa"/>
                <w:bottom w:w="0" w:type="dxa"/>
              </w:tblCellMar>
            </w:tblPrEx>
          </w:tblPrExChange>
        </w:tblPrEx>
        <w:trPr>
          <w:trPrChange w:id="2749" w:author="DIEGO CORDOBA URRUTIA" w:date="2026-06-07T04:36:00Z" w16du:dateUtc="2026-06-07T10:36:00Z">
            <w:trPr>
              <w:gridBefore w:val="1"/>
            </w:trPr>
          </w:trPrChange>
        </w:trPr>
        <w:tc>
          <w:tcPr>
            <w:tcW w:w="0" w:type="auto"/>
            <w:gridSpan w:val="2"/>
            <w:tcPrChange w:id="2750"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92366E" w14:textId="77777777" w:rsidR="00DA1741" w:rsidRDefault="00000000">
            <w:pPr>
              <w:pStyle w:val="Compact"/>
              <w:pPrChange w:id="2751" w:author="DIEGO CORDOBA URRUTIA" w:date="2026-06-07T04:36:00Z" w16du:dateUtc="2026-06-07T10:36:00Z">
                <w:pPr>
                  <w:jc w:val="both"/>
                </w:pPr>
              </w:pPrChange>
            </w:pPr>
            <w:r>
              <w:rPr>
                <w:rPrChange w:id="2752" w:author="DIEGO CORDOBA URRUTIA" w:date="2026-06-07T04:36:00Z" w16du:dateUtc="2026-06-07T10:36:00Z">
                  <w:rPr>
                    <w:rFonts w:ascii="Arial" w:eastAsia="Arial" w:hAnsi="Arial" w:cs="Arial"/>
                    <w:color w:val="000000"/>
                    <w:sz w:val="19"/>
                    <w:szCs w:val="19"/>
                  </w:rPr>
                </w:rPrChange>
              </w:rPr>
              <w:t>−0.015 Hz (cerca de banda)</w:t>
            </w:r>
          </w:p>
        </w:tc>
        <w:tc>
          <w:tcPr>
            <w:tcW w:w="0" w:type="auto"/>
            <w:tcPrChange w:id="275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23ED3E2" w14:textId="77777777" w:rsidR="00DA1741" w:rsidRDefault="00000000">
            <w:pPr>
              <w:pStyle w:val="Compact"/>
              <w:pPrChange w:id="2754" w:author="DIEGO CORDOBA URRUTIA" w:date="2026-06-07T04:36:00Z" w16du:dateUtc="2026-06-07T10:36:00Z">
                <w:pPr>
                  <w:jc w:val="both"/>
                </w:pPr>
              </w:pPrChange>
            </w:pPr>
            <w:r>
              <w:rPr>
                <w:rPrChange w:id="2755" w:author="DIEGO CORDOBA URRUTIA" w:date="2026-06-07T04:36:00Z" w16du:dateUtc="2026-06-07T10:36:00Z">
                  <w:rPr>
                    <w:rFonts w:ascii="Arial" w:eastAsia="Arial" w:hAnsi="Arial" w:cs="Arial"/>
                    <w:color w:val="000000"/>
                    <w:sz w:val="19"/>
                    <w:szCs w:val="19"/>
                  </w:rPr>
                </w:rPrChange>
              </w:rPr>
              <w:t>387,400</w:t>
            </w:r>
          </w:p>
        </w:tc>
        <w:tc>
          <w:tcPr>
            <w:tcW w:w="0" w:type="auto"/>
            <w:tcPrChange w:id="275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F53483D" w14:textId="77777777" w:rsidR="00DA1741" w:rsidRDefault="00000000">
            <w:pPr>
              <w:pStyle w:val="Compact"/>
              <w:pPrChange w:id="2757" w:author="DIEGO CORDOBA URRUTIA" w:date="2026-06-07T04:36:00Z" w16du:dateUtc="2026-06-07T10:36:00Z">
                <w:pPr>
                  <w:jc w:val="both"/>
                </w:pPr>
              </w:pPrChange>
            </w:pPr>
            <w:r>
              <w:rPr>
                <w:rPrChange w:id="2758" w:author="DIEGO CORDOBA URRUTIA" w:date="2026-06-07T04:36:00Z" w16du:dateUtc="2026-06-07T10:36:00Z">
                  <w:rPr>
                    <w:rFonts w:ascii="Arial" w:eastAsia="Arial" w:hAnsi="Arial" w:cs="Arial"/>
                    <w:color w:val="000000"/>
                    <w:sz w:val="19"/>
                    <w:szCs w:val="19"/>
                  </w:rPr>
                </w:rPrChange>
              </w:rPr>
              <w:t>441,200</w:t>
            </w:r>
          </w:p>
        </w:tc>
        <w:tc>
          <w:tcPr>
            <w:tcW w:w="0" w:type="auto"/>
            <w:tcPrChange w:id="275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9071C69" w14:textId="77777777" w:rsidR="00DA1741" w:rsidRDefault="00000000">
            <w:pPr>
              <w:pStyle w:val="Compact"/>
              <w:pPrChange w:id="2760" w:author="DIEGO CORDOBA URRUTIA" w:date="2026-06-07T04:36:00Z" w16du:dateUtc="2026-06-07T10:36:00Z">
                <w:pPr>
                  <w:jc w:val="both"/>
                </w:pPr>
              </w:pPrChange>
            </w:pPr>
            <w:r>
              <w:rPr>
                <w:rPrChange w:id="2761" w:author="DIEGO CORDOBA URRUTIA" w:date="2026-06-07T04:36:00Z" w16du:dateUtc="2026-06-07T10:36:00Z">
                  <w:rPr>
                    <w:rFonts w:ascii="Arial" w:eastAsia="Arial" w:hAnsi="Arial" w:cs="Arial"/>
                    <w:color w:val="000000"/>
                    <w:sz w:val="19"/>
                    <w:szCs w:val="19"/>
                  </w:rPr>
                </w:rPrChange>
              </w:rPr>
              <w:t>+53,800</w:t>
            </w:r>
          </w:p>
        </w:tc>
        <w:tc>
          <w:tcPr>
            <w:tcW w:w="0" w:type="auto"/>
            <w:tcPrChange w:id="2762"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0D9B03B" w14:textId="77777777" w:rsidR="00DA1741" w:rsidRDefault="00000000">
            <w:pPr>
              <w:pStyle w:val="Compact"/>
              <w:pPrChange w:id="2763" w:author="DIEGO CORDOBA URRUTIA" w:date="2026-06-07T04:36:00Z" w16du:dateUtc="2026-06-07T10:36:00Z">
                <w:pPr>
                  <w:jc w:val="both"/>
                </w:pPr>
              </w:pPrChange>
            </w:pPr>
            <w:r>
              <w:rPr>
                <w:rPrChange w:id="2764" w:author="DIEGO CORDOBA URRUTIA" w:date="2026-06-07T04:36:00Z" w16du:dateUtc="2026-06-07T10:36:00Z">
                  <w:rPr>
                    <w:rFonts w:ascii="Arial" w:eastAsia="Arial" w:hAnsi="Arial" w:cs="Arial"/>
                    <w:color w:val="000000"/>
                    <w:sz w:val="19"/>
                    <w:szCs w:val="19"/>
                  </w:rPr>
                </w:rPrChange>
              </w:rPr>
              <w:t>13.9%</w:t>
            </w:r>
          </w:p>
        </w:tc>
      </w:tr>
      <w:tr w:rsidR="00DA1741" w14:paraId="4B26C44D" w14:textId="77777777">
        <w:tblPrEx>
          <w:tblPrExChange w:id="2765" w:author="DIEGO CORDOBA URRUTIA" w:date="2026-06-07T04:36:00Z" w16du:dateUtc="2026-06-07T10:36:00Z">
            <w:tblPrEx>
              <w:tblCellMar>
                <w:top w:w="0" w:type="dxa"/>
                <w:bottom w:w="0" w:type="dxa"/>
              </w:tblCellMar>
            </w:tblPrEx>
          </w:tblPrExChange>
        </w:tblPrEx>
        <w:trPr>
          <w:trPrChange w:id="2766" w:author="DIEGO CORDOBA URRUTIA" w:date="2026-06-07T04:36:00Z" w16du:dateUtc="2026-06-07T10:36:00Z">
            <w:trPr>
              <w:gridBefore w:val="1"/>
            </w:trPr>
          </w:trPrChange>
        </w:trPr>
        <w:tc>
          <w:tcPr>
            <w:tcW w:w="0" w:type="auto"/>
            <w:gridSpan w:val="2"/>
            <w:tcPrChange w:id="2767"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D8DFA5" w14:textId="77777777" w:rsidR="00DA1741" w:rsidRDefault="00000000">
            <w:pPr>
              <w:pStyle w:val="Compact"/>
              <w:pPrChange w:id="2768" w:author="DIEGO CORDOBA URRUTIA" w:date="2026-06-07T04:36:00Z" w16du:dateUtc="2026-06-07T10:36:00Z">
                <w:pPr>
                  <w:jc w:val="both"/>
                </w:pPr>
              </w:pPrChange>
            </w:pPr>
            <w:r>
              <w:rPr>
                <w:rPrChange w:id="2769" w:author="DIEGO CORDOBA URRUTIA" w:date="2026-06-07T04:36:00Z" w16du:dateUtc="2026-06-07T10:36:00Z">
                  <w:rPr>
                    <w:rFonts w:ascii="Arial" w:eastAsia="Arial" w:hAnsi="Arial" w:cs="Arial"/>
                    <w:color w:val="000000"/>
                    <w:sz w:val="19"/>
                    <w:szCs w:val="19"/>
                  </w:rPr>
                </w:rPrChange>
              </w:rPr>
              <w:t>−0.025 Hz (fuera de banda)</w:t>
            </w:r>
          </w:p>
        </w:tc>
        <w:tc>
          <w:tcPr>
            <w:tcW w:w="0" w:type="auto"/>
            <w:tcPrChange w:id="277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F08A577" w14:textId="77777777" w:rsidR="00DA1741" w:rsidRDefault="00000000">
            <w:pPr>
              <w:pStyle w:val="Compact"/>
              <w:pPrChange w:id="2771" w:author="DIEGO CORDOBA URRUTIA" w:date="2026-06-07T04:36:00Z" w16du:dateUtc="2026-06-07T10:36:00Z">
                <w:pPr>
                  <w:jc w:val="both"/>
                </w:pPr>
              </w:pPrChange>
            </w:pPr>
            <w:r>
              <w:rPr>
                <w:rPrChange w:id="2772" w:author="DIEGO CORDOBA URRUTIA" w:date="2026-06-07T04:36:00Z" w16du:dateUtc="2026-06-07T10:36:00Z">
                  <w:rPr>
                    <w:rFonts w:ascii="Arial" w:eastAsia="Arial" w:hAnsi="Arial" w:cs="Arial"/>
                    <w:color w:val="000000"/>
                    <w:sz w:val="19"/>
                    <w:szCs w:val="19"/>
                  </w:rPr>
                </w:rPrChange>
              </w:rPr>
              <w:t>748,600</w:t>
            </w:r>
          </w:p>
        </w:tc>
        <w:tc>
          <w:tcPr>
            <w:tcW w:w="0" w:type="auto"/>
            <w:tcPrChange w:id="2773"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9C0AEFB" w14:textId="77777777" w:rsidR="00DA1741" w:rsidRDefault="00000000">
            <w:pPr>
              <w:pStyle w:val="Compact"/>
              <w:pPrChange w:id="2774" w:author="DIEGO CORDOBA URRUTIA" w:date="2026-06-07T04:36:00Z" w16du:dateUtc="2026-06-07T10:36:00Z">
                <w:pPr>
                  <w:jc w:val="both"/>
                </w:pPr>
              </w:pPrChange>
            </w:pPr>
            <w:r>
              <w:rPr>
                <w:rPrChange w:id="2775" w:author="DIEGO CORDOBA URRUTIA" w:date="2026-06-07T04:36:00Z" w16du:dateUtc="2026-06-07T10:36:00Z">
                  <w:rPr>
                    <w:rFonts w:ascii="Arial" w:eastAsia="Arial" w:hAnsi="Arial" w:cs="Arial"/>
                    <w:color w:val="000000"/>
                    <w:sz w:val="19"/>
                    <w:szCs w:val="19"/>
                  </w:rPr>
                </w:rPrChange>
              </w:rPr>
              <w:t>876,900</w:t>
            </w:r>
          </w:p>
        </w:tc>
        <w:tc>
          <w:tcPr>
            <w:tcW w:w="0" w:type="auto"/>
            <w:tcPrChange w:id="277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005AA7A" w14:textId="77777777" w:rsidR="00DA1741" w:rsidRDefault="00000000">
            <w:pPr>
              <w:pStyle w:val="Compact"/>
              <w:pPrChange w:id="2777" w:author="DIEGO CORDOBA URRUTIA" w:date="2026-06-07T04:36:00Z" w16du:dateUtc="2026-06-07T10:36:00Z">
                <w:pPr>
                  <w:jc w:val="both"/>
                </w:pPr>
              </w:pPrChange>
            </w:pPr>
            <w:r>
              <w:rPr>
                <w:rPrChange w:id="2778" w:author="DIEGO CORDOBA URRUTIA" w:date="2026-06-07T04:36:00Z" w16du:dateUtc="2026-06-07T10:36:00Z">
                  <w:rPr>
                    <w:rFonts w:ascii="Arial" w:eastAsia="Arial" w:hAnsi="Arial" w:cs="Arial"/>
                    <w:color w:val="000000"/>
                    <w:sz w:val="19"/>
                    <w:szCs w:val="19"/>
                  </w:rPr>
                </w:rPrChange>
              </w:rPr>
              <w:t>+128,300</w:t>
            </w:r>
          </w:p>
        </w:tc>
        <w:tc>
          <w:tcPr>
            <w:tcW w:w="0" w:type="auto"/>
            <w:tcPrChange w:id="2779"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69D53F" w14:textId="77777777" w:rsidR="00DA1741" w:rsidRDefault="00000000">
            <w:pPr>
              <w:pStyle w:val="Compact"/>
              <w:pPrChange w:id="2780" w:author="DIEGO CORDOBA URRUTIA" w:date="2026-06-07T04:36:00Z" w16du:dateUtc="2026-06-07T10:36:00Z">
                <w:pPr>
                  <w:jc w:val="both"/>
                </w:pPr>
              </w:pPrChange>
            </w:pPr>
            <w:r>
              <w:rPr>
                <w:rPrChange w:id="2781" w:author="DIEGO CORDOBA URRUTIA" w:date="2026-06-07T04:36:00Z" w16du:dateUtc="2026-06-07T10:36:00Z">
                  <w:rPr>
                    <w:rFonts w:ascii="Arial" w:eastAsia="Arial" w:hAnsi="Arial" w:cs="Arial"/>
                    <w:color w:val="000000"/>
                    <w:sz w:val="19"/>
                    <w:szCs w:val="19"/>
                  </w:rPr>
                </w:rPrChange>
              </w:rPr>
              <w:t>17.1%</w:t>
            </w:r>
          </w:p>
        </w:tc>
      </w:tr>
      <w:tr w:rsidR="00DA1741" w14:paraId="10592E76" w14:textId="77777777">
        <w:tblPrEx>
          <w:tblPrExChange w:id="2782" w:author="DIEGO CORDOBA URRUTIA" w:date="2026-06-07T04:36:00Z" w16du:dateUtc="2026-06-07T10:36:00Z">
            <w:tblPrEx>
              <w:tblCellMar>
                <w:top w:w="0" w:type="dxa"/>
                <w:bottom w:w="0" w:type="dxa"/>
              </w:tblCellMar>
            </w:tblPrEx>
          </w:tblPrExChange>
        </w:tblPrEx>
        <w:trPr>
          <w:trPrChange w:id="2783" w:author="DIEGO CORDOBA URRUTIA" w:date="2026-06-07T04:36:00Z" w16du:dateUtc="2026-06-07T10:36:00Z">
            <w:trPr>
              <w:gridBefore w:val="1"/>
            </w:trPr>
          </w:trPrChange>
        </w:trPr>
        <w:tc>
          <w:tcPr>
            <w:tcW w:w="0" w:type="auto"/>
            <w:gridSpan w:val="2"/>
            <w:tcPrChange w:id="2784"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945A5D3" w14:textId="77777777" w:rsidR="00DA1741" w:rsidRDefault="00000000">
            <w:pPr>
              <w:pStyle w:val="Compact"/>
              <w:pPrChange w:id="2785" w:author="DIEGO CORDOBA URRUTIA" w:date="2026-06-07T04:36:00Z" w16du:dateUtc="2026-06-07T10:36:00Z">
                <w:pPr>
                  <w:jc w:val="both"/>
                </w:pPr>
              </w:pPrChange>
            </w:pPr>
            <w:r>
              <w:rPr>
                <w:rPrChange w:id="2786" w:author="DIEGO CORDOBA URRUTIA" w:date="2026-06-07T04:36:00Z" w16du:dateUtc="2026-06-07T10:36:00Z">
                  <w:rPr>
                    <w:rFonts w:ascii="Arial" w:eastAsia="Arial" w:hAnsi="Arial" w:cs="Arial"/>
                    <w:color w:val="000000"/>
                    <w:sz w:val="19"/>
                    <w:szCs w:val="19"/>
                  </w:rPr>
                </w:rPrChange>
              </w:rPr>
              <w:t>−0.050 Hz (evento moderado)</w:t>
            </w:r>
          </w:p>
        </w:tc>
        <w:tc>
          <w:tcPr>
            <w:tcW w:w="0" w:type="auto"/>
            <w:tcPrChange w:id="278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FF7600C" w14:textId="77777777" w:rsidR="00DA1741" w:rsidRDefault="00000000">
            <w:pPr>
              <w:pStyle w:val="Compact"/>
              <w:pPrChange w:id="2788" w:author="DIEGO CORDOBA URRUTIA" w:date="2026-06-07T04:36:00Z" w16du:dateUtc="2026-06-07T10:36:00Z">
                <w:pPr>
                  <w:jc w:val="both"/>
                </w:pPr>
              </w:pPrChange>
            </w:pPr>
            <w:r>
              <w:rPr>
                <w:rPrChange w:id="2789" w:author="DIEGO CORDOBA URRUTIA" w:date="2026-06-07T04:36:00Z" w16du:dateUtc="2026-06-07T10:36:00Z">
                  <w:rPr>
                    <w:rFonts w:ascii="Arial" w:eastAsia="Arial" w:hAnsi="Arial" w:cs="Arial"/>
                    <w:color w:val="000000"/>
                    <w:sz w:val="19"/>
                    <w:szCs w:val="19"/>
                  </w:rPr>
                </w:rPrChange>
              </w:rPr>
              <w:t>1,284,500</w:t>
            </w:r>
          </w:p>
        </w:tc>
        <w:tc>
          <w:tcPr>
            <w:tcW w:w="0" w:type="auto"/>
            <w:tcPrChange w:id="2790"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02CA8BF" w14:textId="77777777" w:rsidR="00DA1741" w:rsidRDefault="00000000">
            <w:pPr>
              <w:pStyle w:val="Compact"/>
              <w:pPrChange w:id="2791" w:author="DIEGO CORDOBA URRUTIA" w:date="2026-06-07T04:36:00Z" w16du:dateUtc="2026-06-07T10:36:00Z">
                <w:pPr>
                  <w:jc w:val="both"/>
                </w:pPr>
              </w:pPrChange>
            </w:pPr>
            <w:r>
              <w:rPr>
                <w:rPrChange w:id="2792" w:author="DIEGO CORDOBA URRUTIA" w:date="2026-06-07T04:36:00Z" w16du:dateUtc="2026-06-07T10:36:00Z">
                  <w:rPr>
                    <w:rFonts w:ascii="Arial" w:eastAsia="Arial" w:hAnsi="Arial" w:cs="Arial"/>
                    <w:color w:val="000000"/>
                    <w:sz w:val="19"/>
                    <w:szCs w:val="19"/>
                  </w:rPr>
                </w:rPrChange>
              </w:rPr>
              <w:t>1,563,700</w:t>
            </w:r>
          </w:p>
        </w:tc>
        <w:tc>
          <w:tcPr>
            <w:tcW w:w="0" w:type="auto"/>
            <w:tcPrChange w:id="279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C524894" w14:textId="77777777" w:rsidR="00DA1741" w:rsidRDefault="00000000">
            <w:pPr>
              <w:pStyle w:val="Compact"/>
              <w:pPrChange w:id="2794" w:author="DIEGO CORDOBA URRUTIA" w:date="2026-06-07T04:36:00Z" w16du:dateUtc="2026-06-07T10:36:00Z">
                <w:pPr>
                  <w:jc w:val="both"/>
                </w:pPr>
              </w:pPrChange>
            </w:pPr>
            <w:r>
              <w:rPr>
                <w:rPrChange w:id="2795" w:author="DIEGO CORDOBA URRUTIA" w:date="2026-06-07T04:36:00Z" w16du:dateUtc="2026-06-07T10:36:00Z">
                  <w:rPr>
                    <w:rFonts w:ascii="Arial" w:eastAsia="Arial" w:hAnsi="Arial" w:cs="Arial"/>
                    <w:color w:val="000000"/>
                    <w:sz w:val="19"/>
                    <w:szCs w:val="19"/>
                  </w:rPr>
                </w:rPrChange>
              </w:rPr>
              <w:t>+279,200</w:t>
            </w:r>
          </w:p>
        </w:tc>
        <w:tc>
          <w:tcPr>
            <w:tcW w:w="0" w:type="auto"/>
            <w:tcPrChange w:id="2796"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B74184" w14:textId="77777777" w:rsidR="00DA1741" w:rsidRDefault="00000000">
            <w:pPr>
              <w:pStyle w:val="Compact"/>
              <w:pPrChange w:id="2797" w:author="DIEGO CORDOBA URRUTIA" w:date="2026-06-07T04:36:00Z" w16du:dateUtc="2026-06-07T10:36:00Z">
                <w:pPr>
                  <w:jc w:val="both"/>
                </w:pPr>
              </w:pPrChange>
            </w:pPr>
            <w:r>
              <w:rPr>
                <w:rPrChange w:id="2798" w:author="DIEGO CORDOBA URRUTIA" w:date="2026-06-07T04:36:00Z" w16du:dateUtc="2026-06-07T10:36:00Z">
                  <w:rPr>
                    <w:rFonts w:ascii="Arial" w:eastAsia="Arial" w:hAnsi="Arial" w:cs="Arial"/>
                    <w:color w:val="000000"/>
                    <w:sz w:val="19"/>
                    <w:szCs w:val="19"/>
                  </w:rPr>
                </w:rPrChange>
              </w:rPr>
              <w:t>21.7%</w:t>
            </w:r>
          </w:p>
        </w:tc>
      </w:tr>
      <w:tr w:rsidR="00DA1741" w14:paraId="5B5A7866" w14:textId="77777777">
        <w:tblPrEx>
          <w:tblPrExChange w:id="2799" w:author="DIEGO CORDOBA URRUTIA" w:date="2026-06-07T04:36:00Z" w16du:dateUtc="2026-06-07T10:36:00Z">
            <w:tblPrEx>
              <w:tblCellMar>
                <w:top w:w="0" w:type="dxa"/>
                <w:bottom w:w="0" w:type="dxa"/>
              </w:tblCellMar>
            </w:tblPrEx>
          </w:tblPrExChange>
        </w:tblPrEx>
        <w:trPr>
          <w:trPrChange w:id="2800" w:author="DIEGO CORDOBA URRUTIA" w:date="2026-06-07T04:36:00Z" w16du:dateUtc="2026-06-07T10:36:00Z">
            <w:trPr>
              <w:gridBefore w:val="1"/>
            </w:trPr>
          </w:trPrChange>
        </w:trPr>
        <w:tc>
          <w:tcPr>
            <w:tcW w:w="0" w:type="auto"/>
            <w:gridSpan w:val="2"/>
            <w:tcPrChange w:id="2801" w:author="DIEGO CORDOBA URRUTIA" w:date="2026-06-07T04:36:00Z" w16du:dateUtc="2026-06-07T10:36:00Z">
              <w:tcPr>
                <w:tcW w:w="2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8581F9C" w14:textId="77777777" w:rsidR="00DA1741" w:rsidRDefault="00000000">
            <w:pPr>
              <w:pStyle w:val="Compact"/>
              <w:pPrChange w:id="2802" w:author="DIEGO CORDOBA URRUTIA" w:date="2026-06-07T04:36:00Z" w16du:dateUtc="2026-06-07T10:36:00Z">
                <w:pPr>
                  <w:jc w:val="both"/>
                </w:pPr>
              </w:pPrChange>
            </w:pPr>
            <w:r>
              <w:rPr>
                <w:rPrChange w:id="2803" w:author="DIEGO CORDOBA URRUTIA" w:date="2026-06-07T04:36:00Z" w16du:dateUtc="2026-06-07T10:36:00Z">
                  <w:rPr>
                    <w:rFonts w:ascii="Arial" w:eastAsia="Arial" w:hAnsi="Arial" w:cs="Arial"/>
                    <w:color w:val="000000"/>
                    <w:sz w:val="19"/>
                    <w:szCs w:val="19"/>
                  </w:rPr>
                </w:rPrChange>
              </w:rPr>
              <w:t>−0.100 Hz (evento severo)</w:t>
            </w:r>
          </w:p>
        </w:tc>
        <w:tc>
          <w:tcPr>
            <w:tcW w:w="0" w:type="auto"/>
            <w:tcPrChange w:id="280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7C18D18" w14:textId="77777777" w:rsidR="00DA1741" w:rsidRDefault="00000000">
            <w:pPr>
              <w:pStyle w:val="Compact"/>
              <w:pPrChange w:id="2805" w:author="DIEGO CORDOBA URRUTIA" w:date="2026-06-07T04:36:00Z" w16du:dateUtc="2026-06-07T10:36:00Z">
                <w:pPr>
                  <w:jc w:val="both"/>
                </w:pPr>
              </w:pPrChange>
            </w:pPr>
            <w:r>
              <w:rPr>
                <w:rPrChange w:id="2806" w:author="DIEGO CORDOBA URRUTIA" w:date="2026-06-07T04:36:00Z" w16du:dateUtc="2026-06-07T10:36:00Z">
                  <w:rPr>
                    <w:rFonts w:ascii="Arial" w:eastAsia="Arial" w:hAnsi="Arial" w:cs="Arial"/>
                    <w:color w:val="000000"/>
                    <w:sz w:val="19"/>
                    <w:szCs w:val="19"/>
                  </w:rPr>
                </w:rPrChange>
              </w:rPr>
              <w:t>1,847,300</w:t>
            </w:r>
          </w:p>
        </w:tc>
        <w:tc>
          <w:tcPr>
            <w:tcW w:w="0" w:type="auto"/>
            <w:tcPrChange w:id="2807"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74EC15C" w14:textId="77777777" w:rsidR="00DA1741" w:rsidRDefault="00000000">
            <w:pPr>
              <w:pStyle w:val="Compact"/>
              <w:pPrChange w:id="2808" w:author="DIEGO CORDOBA URRUTIA" w:date="2026-06-07T04:36:00Z" w16du:dateUtc="2026-06-07T10:36:00Z">
                <w:pPr>
                  <w:jc w:val="both"/>
                </w:pPr>
              </w:pPrChange>
            </w:pPr>
            <w:r>
              <w:rPr>
                <w:rPrChange w:id="2809" w:author="DIEGO CORDOBA URRUTIA" w:date="2026-06-07T04:36:00Z" w16du:dateUtc="2026-06-07T10:36:00Z">
                  <w:rPr>
                    <w:rFonts w:ascii="Arial" w:eastAsia="Arial" w:hAnsi="Arial" w:cs="Arial"/>
                    <w:color w:val="000000"/>
                    <w:sz w:val="19"/>
                    <w:szCs w:val="19"/>
                  </w:rPr>
                </w:rPrChange>
              </w:rPr>
              <w:t>2,341,800</w:t>
            </w:r>
          </w:p>
        </w:tc>
        <w:tc>
          <w:tcPr>
            <w:tcW w:w="0" w:type="auto"/>
            <w:tcPrChange w:id="281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35CD8FE" w14:textId="77777777" w:rsidR="00DA1741" w:rsidRDefault="00000000">
            <w:pPr>
              <w:pStyle w:val="Compact"/>
              <w:pPrChange w:id="2811" w:author="DIEGO CORDOBA URRUTIA" w:date="2026-06-07T04:36:00Z" w16du:dateUtc="2026-06-07T10:36:00Z">
                <w:pPr>
                  <w:jc w:val="both"/>
                </w:pPr>
              </w:pPrChange>
            </w:pPr>
            <w:r>
              <w:rPr>
                <w:rPrChange w:id="2812" w:author="DIEGO CORDOBA URRUTIA" w:date="2026-06-07T04:36:00Z" w16du:dateUtc="2026-06-07T10:36:00Z">
                  <w:rPr>
                    <w:rFonts w:ascii="Arial" w:eastAsia="Arial" w:hAnsi="Arial" w:cs="Arial"/>
                    <w:color w:val="000000"/>
                    <w:sz w:val="19"/>
                    <w:szCs w:val="19"/>
                  </w:rPr>
                </w:rPrChange>
              </w:rPr>
              <w:t>+494,500</w:t>
            </w:r>
          </w:p>
        </w:tc>
        <w:tc>
          <w:tcPr>
            <w:tcW w:w="0" w:type="auto"/>
            <w:tcPrChange w:id="2813" w:author="DIEGO CORDOBA URRUTIA" w:date="2026-06-07T04:36:00Z" w16du:dateUtc="2026-06-07T10:36:00Z">
              <w:tcPr>
                <w:tcW w:w="17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BFD3156" w14:textId="77777777" w:rsidR="00DA1741" w:rsidRDefault="00000000">
            <w:pPr>
              <w:pStyle w:val="Compact"/>
              <w:pPrChange w:id="2814" w:author="DIEGO CORDOBA URRUTIA" w:date="2026-06-07T04:36:00Z" w16du:dateUtc="2026-06-07T10:36:00Z">
                <w:pPr>
                  <w:jc w:val="both"/>
                </w:pPr>
              </w:pPrChange>
            </w:pPr>
            <w:r>
              <w:rPr>
                <w:rPrChange w:id="2815" w:author="DIEGO CORDOBA URRUTIA" w:date="2026-06-07T04:36:00Z" w16du:dateUtc="2026-06-07T10:36:00Z">
                  <w:rPr>
                    <w:rFonts w:ascii="Arial" w:eastAsia="Arial" w:hAnsi="Arial" w:cs="Arial"/>
                    <w:color w:val="000000"/>
                    <w:sz w:val="19"/>
                    <w:szCs w:val="19"/>
                  </w:rPr>
                </w:rPrChange>
              </w:rPr>
              <w:t>26.8%</w:t>
            </w:r>
          </w:p>
        </w:tc>
      </w:tr>
    </w:tbl>
    <w:p w14:paraId="38C9B7D3" w14:textId="77777777" w:rsidR="00DA1741" w:rsidRPr="00A9569D" w:rsidRDefault="00000000">
      <w:pPr>
        <w:pStyle w:val="BodyText"/>
        <w:rPr>
          <w:lang w:val="es-419"/>
          <w:rPrChange w:id="2816" w:author="DIEGO CORDOBA URRUTIA" w:date="2026-06-07T04:36:00Z" w16du:dateUtc="2026-06-07T10:36:00Z">
            <w:rPr/>
          </w:rPrChange>
        </w:rPr>
        <w:pPrChange w:id="2817" w:author="DIEGO CORDOBA URRUTIA" w:date="2026-06-07T04:36:00Z" w16du:dateUtc="2026-06-07T10:36:00Z">
          <w:pPr>
            <w:spacing w:before="80" w:after="320" w:line="380" w:lineRule="auto"/>
            <w:jc w:val="center"/>
          </w:pPr>
        </w:pPrChange>
      </w:pPr>
      <w:r w:rsidRPr="00A9569D">
        <w:rPr>
          <w:lang w:val="es-419"/>
          <w:rPrChange w:id="2818" w:author="DIEGO CORDOBA URRUTIA" w:date="2026-06-07T04:36:00Z" w16du:dateUtc="2026-06-07T10:36:00Z">
            <w:rPr>
              <w:color w:val="888888"/>
              <w:sz w:val="20"/>
              <w:szCs w:val="20"/>
            </w:rPr>
          </w:rPrChange>
        </w:rPr>
        <w:t xml:space="preserve">Tabla 3.1: Prima de Ambigüedad por nivel de desviación de frecuencia. </w:t>
      </w:r>
      <w:r>
        <w:rPr>
          <w:rPrChange w:id="2819" w:author="DIEGO CORDOBA URRUTIA" w:date="2026-06-07T04:36:00Z" w16du:dateUtc="2026-06-07T10:36:00Z">
            <w:rPr>
              <w:color w:val="888888"/>
              <w:sz w:val="20"/>
              <w:szCs w:val="20"/>
            </w:rPr>
          </w:rPrChange>
        </w:rPr>
        <w:t>ε</w:t>
      </w:r>
      <w:r w:rsidRPr="00A9569D">
        <w:rPr>
          <w:lang w:val="es-419"/>
          <w:rPrChange w:id="2820" w:author="DIEGO CORDOBA URRUTIA" w:date="2026-06-07T04:36:00Z" w16du:dateUtc="2026-06-07T10:36:00Z">
            <w:rPr>
              <w:color w:val="888888"/>
              <w:sz w:val="20"/>
              <w:szCs w:val="20"/>
            </w:rPr>
          </w:rPrChange>
        </w:rPr>
        <w:t xml:space="preserve"> = 0.00346 (calibración con eventos de disturbancia CENACE 2024).</w:t>
      </w:r>
    </w:p>
    <w:p w14:paraId="2D9DDA2B" w14:textId="77777777" w:rsidR="00DA1741" w:rsidRPr="00A9569D" w:rsidRDefault="00000000">
      <w:pPr>
        <w:pStyle w:val="BodyText"/>
        <w:rPr>
          <w:lang w:val="es-419"/>
          <w:rPrChange w:id="2821" w:author="DIEGO CORDOBA URRUTIA" w:date="2026-06-07T04:36:00Z" w16du:dateUtc="2026-06-07T10:36:00Z">
            <w:rPr/>
          </w:rPrChange>
        </w:rPr>
        <w:pPrChange w:id="2822" w:author="DIEGO CORDOBA URRUTIA" w:date="2026-06-07T04:36:00Z" w16du:dateUtc="2026-06-07T10:36:00Z">
          <w:pPr>
            <w:spacing w:after="200" w:line="380" w:lineRule="auto"/>
            <w:jc w:val="both"/>
          </w:pPr>
        </w:pPrChange>
      </w:pPr>
      <w:r w:rsidRPr="00A9569D">
        <w:rPr>
          <w:lang w:val="es-419"/>
          <w:rPrChange w:id="2823" w:author="DIEGO CORDOBA URRUTIA" w:date="2026-06-07T04:36:00Z" w16du:dateUtc="2026-06-07T10:36:00Z">
            <w:rPr>
              <w:color w:val="000000"/>
            </w:rPr>
          </w:rPrChange>
        </w:rPr>
        <w:t>La Prima de Ambigüedad es monótonamente creciente en el nivel de desviación de frecuencia (de 11.1% a 26.8%). Esto tiene una interpretación fundamental: cuando el sistema ya está desviado, el error en el modelo de las dinámicas futuras importa más porque las trayectorias extremas tienen mayor probabilidad de alcanzar la barrera de extinción. Es precisamente cuando el regulador más necesita protección contra el error de modelo.</w:t>
      </w:r>
    </w:p>
    <w:p w14:paraId="1BC76629" w14:textId="77777777" w:rsidR="00DA1741" w:rsidRPr="00A9569D" w:rsidRDefault="00000000">
      <w:pPr>
        <w:pStyle w:val="Heading2"/>
        <w:rPr>
          <w:lang w:val="es-419"/>
          <w:rPrChange w:id="2824" w:author="DIEGO CORDOBA URRUTIA" w:date="2026-06-07T04:36:00Z" w16du:dateUtc="2026-06-07T10:36:00Z">
            <w:rPr/>
          </w:rPrChange>
        </w:rPr>
      </w:pPr>
      <w:bookmarkStart w:id="2825" w:name="_Toc231042684"/>
      <w:r w:rsidRPr="00A9569D">
        <w:rPr>
          <w:lang w:val="es-419"/>
          <w:rPrChange w:id="2826" w:author="DIEGO CORDOBA URRUTIA" w:date="2026-06-07T04:36:00Z" w16du:dateUtc="2026-06-07T10:36:00Z">
            <w:rPr/>
          </w:rPrChange>
        </w:rPr>
        <w:t>3.4</w:t>
      </w:r>
      <w:del w:id="2827" w:author="DIEGO CORDOBA URRUTIA" w:date="2026-06-07T04:36:00Z" w16du:dateUtc="2026-06-07T10:36:00Z">
        <w:r>
          <w:rPr>
            <w:rFonts w:ascii="Arial" w:eastAsia="Arial" w:hAnsi="Arial" w:cs="Arial"/>
            <w:color w:val="0F6E56"/>
          </w:rPr>
          <w:delText xml:space="preserve"> </w:delText>
        </w:r>
      </w:del>
      <w:r w:rsidRPr="00A9569D">
        <w:rPr>
          <w:lang w:val="es-419"/>
          <w:rPrChange w:id="2828" w:author="DIEGO CORDOBA URRUTIA" w:date="2026-06-07T04:36:00Z" w16du:dateUtc="2026-06-07T10:36:00Z">
            <w:rPr/>
          </w:rPrChange>
        </w:rPr>
        <w:t xml:space="preserve"> Calibración de </w:t>
      </w:r>
      <w:r>
        <w:rPr>
          <w:rFonts w:ascii="Arial" w:eastAsia="Arial" w:hAnsi="Arial" w:cs="Arial"/>
          <w:color w:val="0F6E56"/>
        </w:rPr>
        <w:t>ε</w:t>
      </w:r>
      <w:r w:rsidRPr="00A9569D">
        <w:rPr>
          <w:lang w:val="es-419"/>
          <w:rPrChange w:id="2829" w:author="DIEGO CORDOBA URRUTIA" w:date="2026-06-07T04:36:00Z" w16du:dateUtc="2026-06-07T10:36:00Z">
            <w:rPr/>
          </w:rPrChange>
        </w:rPr>
        <w:t xml:space="preserve"> y Cotas de Valoración</w:t>
      </w:r>
      <w:bookmarkEnd w:id="2825"/>
    </w:p>
    <w:p w14:paraId="4BA6F1C2" w14:textId="77777777" w:rsidR="00DA1741" w:rsidRPr="00A9569D" w:rsidRDefault="00000000">
      <w:pPr>
        <w:pStyle w:val="FirstParagraph"/>
        <w:rPr>
          <w:lang w:val="es-419"/>
          <w:rPrChange w:id="2830" w:author="DIEGO CORDOBA URRUTIA" w:date="2026-06-07T04:36:00Z" w16du:dateUtc="2026-06-07T10:36:00Z">
            <w:rPr/>
          </w:rPrChange>
        </w:rPr>
        <w:pPrChange w:id="2831" w:author="DIEGO CORDOBA URRUTIA" w:date="2026-06-07T04:36:00Z" w16du:dateUtc="2026-06-07T10:36:00Z">
          <w:pPr>
            <w:spacing w:after="200" w:line="380" w:lineRule="auto"/>
            <w:jc w:val="both"/>
          </w:pPr>
        </w:pPrChange>
      </w:pPr>
      <w:r w:rsidRPr="00A9569D">
        <w:rPr>
          <w:lang w:val="es-419"/>
          <w:rPrChange w:id="2832" w:author="DIEGO CORDOBA URRUTIA" w:date="2026-06-07T04:36:00Z" w16du:dateUtc="2026-06-07T10:36:00Z">
            <w:rPr>
              <w:color w:val="000000"/>
            </w:rPr>
          </w:rPrChange>
        </w:rPr>
        <w:t xml:space="preserve">Calibramos </w:t>
      </w:r>
      <w:r>
        <w:rPr>
          <w:rPrChange w:id="2833" w:author="DIEGO CORDOBA URRUTIA" w:date="2026-06-07T04:36:00Z" w16du:dateUtc="2026-06-07T10:36:00Z">
            <w:rPr>
              <w:color w:val="000000"/>
            </w:rPr>
          </w:rPrChange>
        </w:rPr>
        <w:t>ε</w:t>
      </w:r>
      <w:r w:rsidRPr="00A9569D">
        <w:rPr>
          <w:lang w:val="es-419"/>
          <w:rPrChange w:id="2834" w:author="DIEGO CORDOBA URRUTIA" w:date="2026-06-07T04:36:00Z" w16du:dateUtc="2026-06-07T10:36:00Z">
            <w:rPr>
              <w:color w:val="000000"/>
            </w:rPr>
          </w:rPrChange>
        </w:rPr>
        <w:t xml:space="preserve"> usando el Error Cuadrático Medio del modelo OU sobre datos fuera de muestra. Para el período de validación (julio-diciembre 2024):</w:t>
      </w:r>
    </w:p>
    <w:p w14:paraId="5E958886" w14:textId="77777777" w:rsidR="00DA1741" w:rsidRPr="00A9569D" w:rsidRDefault="00000000">
      <w:pPr>
        <w:pStyle w:val="BodyText"/>
        <w:rPr>
          <w:lang w:val="es-419"/>
          <w:rPrChange w:id="2835" w:author="DIEGO CORDOBA URRUTIA" w:date="2026-06-07T04:36:00Z" w16du:dateUtc="2026-06-07T10:36:00Z">
            <w:rPr/>
          </w:rPrChange>
        </w:rPr>
        <w:pPrChange w:id="2836" w:author="DIEGO CORDOBA URRUTIA" w:date="2026-06-07T04:36:00Z" w16du:dateUtc="2026-06-07T10:36:00Z">
          <w:pPr>
            <w:spacing w:before="240" w:after="240"/>
            <w:jc w:val="center"/>
          </w:pPr>
        </w:pPrChange>
      </w:pPr>
      <w:r>
        <w:rPr>
          <w:rPrChange w:id="2837" w:author="DIEGO CORDOBA URRUTIA" w:date="2026-06-07T04:36:00Z" w16du:dateUtc="2026-06-07T10:36:00Z">
            <w:rPr>
              <w:rFonts w:ascii="Cambria Math" w:eastAsia="Cambria Math" w:hAnsi="Cambria Math" w:cs="Cambria Math"/>
              <w:color w:val="0D2B45"/>
              <w:sz w:val="22"/>
              <w:szCs w:val="22"/>
            </w:rPr>
          </w:rPrChange>
        </w:rPr>
        <w:t>ε</w:t>
      </w:r>
      <w:r w:rsidRPr="00A9569D">
        <w:rPr>
          <w:lang w:val="es-419"/>
          <w:rPrChange w:id="2838" w:author="DIEGO CORDOBA URRUTIA" w:date="2026-06-07T04:36:00Z" w16du:dateUtc="2026-06-07T10:36:00Z">
            <w:rPr>
              <w:rFonts w:ascii="Cambria Math" w:eastAsia="Cambria Math" w:hAnsi="Cambria Math" w:cs="Cambria Math"/>
              <w:color w:val="0D2B45"/>
              <w:sz w:val="22"/>
              <w:szCs w:val="22"/>
            </w:rPr>
          </w:rPrChange>
        </w:rPr>
        <w:t xml:space="preserve">_normal </w:t>
      </w:r>
      <w:ins w:id="2839" w:author="DIEGO CORDOBA URRUTIA" w:date="2026-06-07T04:36:00Z" w16du:dateUtc="2026-06-07T10:36:00Z">
        <w:r w:rsidRPr="00A9569D">
          <w:rPr>
            <w:lang w:val="es-419"/>
          </w:rPr>
          <w:t>=</w:t>
        </w:r>
      </w:ins>
      <w:del w:id="284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841" w:author="DIEGO CORDOBA URRUTIA" w:date="2026-06-07T04:36:00Z" w16du:dateUtc="2026-06-07T10:36:00Z">
            <w:rPr>
              <w:rFonts w:ascii="Cambria Math" w:eastAsia="Cambria Math" w:hAnsi="Cambria Math" w:cs="Cambria Math"/>
              <w:color w:val="0D2B45"/>
              <w:sz w:val="22"/>
              <w:szCs w:val="22"/>
            </w:rPr>
          </w:rPrChange>
        </w:rPr>
        <w:t xml:space="preserve"> ECM_normal / (2</w:t>
      </w:r>
      <w:r>
        <w:rPr>
          <w:rPrChange w:id="2842"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2843" w:author="DIEGO CORDOBA URRUTIA" w:date="2026-06-07T04:36:00Z" w16du:dateUtc="2026-06-07T10:36:00Z">
            <w:rPr>
              <w:rFonts w:ascii="Cambria Math" w:eastAsia="Cambria Math" w:hAnsi="Cambria Math" w:cs="Cambria Math"/>
              <w:color w:val="0D2B45"/>
              <w:sz w:val="22"/>
              <w:szCs w:val="22"/>
            </w:rPr>
          </w:rPrChange>
        </w:rPr>
        <w:t xml:space="preserve">₀T) </w:t>
      </w:r>
      <w:ins w:id="2844" w:author="DIEGO CORDOBA URRUTIA" w:date="2026-06-07T04:36:00Z" w16du:dateUtc="2026-06-07T10:36:00Z">
        <w:r w:rsidRPr="00A9569D">
          <w:rPr>
            <w:lang w:val="es-419"/>
          </w:rPr>
          <w:t>=</w:t>
        </w:r>
      </w:ins>
      <w:del w:id="284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846" w:author="DIEGO CORDOBA URRUTIA" w:date="2026-06-07T04:36:00Z" w16du:dateUtc="2026-06-07T10:36:00Z">
            <w:rPr>
              <w:rFonts w:ascii="Cambria Math" w:eastAsia="Cambria Math" w:hAnsi="Cambria Math" w:cs="Cambria Math"/>
              <w:color w:val="0D2B45"/>
              <w:sz w:val="22"/>
              <w:szCs w:val="22"/>
            </w:rPr>
          </w:rPrChange>
        </w:rPr>
        <w:t xml:space="preserve"> 0.000408</w:t>
      </w:r>
    </w:p>
    <w:p w14:paraId="29A36FD9" w14:textId="77777777" w:rsidR="00DA1741" w:rsidRPr="00A9569D" w:rsidRDefault="00000000">
      <w:pPr>
        <w:pStyle w:val="BodyText"/>
        <w:rPr>
          <w:lang w:val="es-419"/>
          <w:rPrChange w:id="2847" w:author="DIEGO CORDOBA URRUTIA" w:date="2026-06-07T04:36:00Z" w16du:dateUtc="2026-06-07T10:36:00Z">
            <w:rPr/>
          </w:rPrChange>
        </w:rPr>
        <w:pPrChange w:id="2848" w:author="DIEGO CORDOBA URRUTIA" w:date="2026-06-07T04:36:00Z" w16du:dateUtc="2026-06-07T10:36:00Z">
          <w:pPr>
            <w:spacing w:before="240" w:after="240"/>
            <w:jc w:val="center"/>
          </w:pPr>
        </w:pPrChange>
      </w:pPr>
      <w:r>
        <w:rPr>
          <w:rPrChange w:id="2849" w:author="DIEGO CORDOBA URRUTIA" w:date="2026-06-07T04:36:00Z" w16du:dateUtc="2026-06-07T10:36:00Z">
            <w:rPr>
              <w:rFonts w:ascii="Cambria Math" w:eastAsia="Cambria Math" w:hAnsi="Cambria Math" w:cs="Cambria Math"/>
              <w:color w:val="0D2B45"/>
              <w:sz w:val="22"/>
              <w:szCs w:val="22"/>
            </w:rPr>
          </w:rPrChange>
        </w:rPr>
        <w:t>ε</w:t>
      </w:r>
      <w:r w:rsidRPr="00A9569D">
        <w:rPr>
          <w:lang w:val="es-419"/>
          <w:rPrChange w:id="2850" w:author="DIEGO CORDOBA URRUTIA" w:date="2026-06-07T04:36:00Z" w16du:dateUtc="2026-06-07T10:36:00Z">
            <w:rPr>
              <w:rFonts w:ascii="Cambria Math" w:eastAsia="Cambria Math" w:hAnsi="Cambria Math" w:cs="Cambria Math"/>
              <w:color w:val="0D2B45"/>
              <w:sz w:val="22"/>
              <w:szCs w:val="22"/>
            </w:rPr>
          </w:rPrChange>
        </w:rPr>
        <w:t xml:space="preserve">_disturbancia </w:t>
      </w:r>
      <w:ins w:id="2851" w:author="DIEGO CORDOBA URRUTIA" w:date="2026-06-07T04:36:00Z" w16du:dateUtc="2026-06-07T10:36:00Z">
        <w:r w:rsidRPr="00A9569D">
          <w:rPr>
            <w:lang w:val="es-419"/>
          </w:rPr>
          <w:t>=</w:t>
        </w:r>
      </w:ins>
      <w:del w:id="285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853" w:author="DIEGO CORDOBA URRUTIA" w:date="2026-06-07T04:36:00Z" w16du:dateUtc="2026-06-07T10:36:00Z">
            <w:rPr>
              <w:rFonts w:ascii="Cambria Math" w:eastAsia="Cambria Math" w:hAnsi="Cambria Math" w:cs="Cambria Math"/>
              <w:color w:val="0D2B45"/>
              <w:sz w:val="22"/>
              <w:szCs w:val="22"/>
            </w:rPr>
          </w:rPrChange>
        </w:rPr>
        <w:t xml:space="preserve"> ECM_disturbancia / (2</w:t>
      </w:r>
      <w:r>
        <w:rPr>
          <w:rPrChange w:id="2854"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2855" w:author="DIEGO CORDOBA URRUTIA" w:date="2026-06-07T04:36:00Z" w16du:dateUtc="2026-06-07T10:36:00Z">
            <w:rPr>
              <w:rFonts w:ascii="Cambria Math" w:eastAsia="Cambria Math" w:hAnsi="Cambria Math" w:cs="Cambria Math"/>
              <w:color w:val="0D2B45"/>
              <w:sz w:val="22"/>
              <w:szCs w:val="22"/>
            </w:rPr>
          </w:rPrChange>
        </w:rPr>
        <w:t xml:space="preserve">₀T) </w:t>
      </w:r>
      <w:ins w:id="2856" w:author="DIEGO CORDOBA URRUTIA" w:date="2026-06-07T04:36:00Z" w16du:dateUtc="2026-06-07T10:36:00Z">
        <w:r w:rsidRPr="00A9569D">
          <w:rPr>
            <w:lang w:val="es-419"/>
          </w:rPr>
          <w:t>=</w:t>
        </w:r>
      </w:ins>
      <w:del w:id="285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2858" w:author="DIEGO CORDOBA URRUTIA" w:date="2026-06-07T04:36:00Z" w16du:dateUtc="2026-06-07T10:36:00Z">
            <w:rPr>
              <w:rFonts w:ascii="Cambria Math" w:eastAsia="Cambria Math" w:hAnsi="Cambria Math" w:cs="Cambria Math"/>
              <w:color w:val="0D2B45"/>
              <w:sz w:val="22"/>
              <w:szCs w:val="22"/>
            </w:rPr>
          </w:rPrChange>
        </w:rPr>
        <w:t xml:space="preserve"> 0.00346</w:t>
      </w:r>
    </w:p>
    <w:p w14:paraId="7E069246" w14:textId="77777777" w:rsidR="00DA1741" w:rsidRPr="00A9569D" w:rsidRDefault="00000000">
      <w:pPr>
        <w:pStyle w:val="BodyText"/>
        <w:rPr>
          <w:lang w:val="es-419"/>
          <w:rPrChange w:id="2859" w:author="DIEGO CORDOBA URRUTIA" w:date="2026-06-07T04:36:00Z" w16du:dateUtc="2026-06-07T10:36:00Z">
            <w:rPr/>
          </w:rPrChange>
        </w:rPr>
        <w:pPrChange w:id="2860" w:author="DIEGO CORDOBA URRUTIA" w:date="2026-06-07T04:36:00Z" w16du:dateUtc="2026-06-07T10:36:00Z">
          <w:pPr>
            <w:spacing w:after="200" w:line="380" w:lineRule="auto"/>
            <w:jc w:val="both"/>
          </w:pPr>
        </w:pPrChange>
      </w:pPr>
      <w:r w:rsidRPr="00A9569D">
        <w:rPr>
          <w:lang w:val="es-419"/>
          <w:rPrChange w:id="2861" w:author="DIEGO CORDOBA URRUTIA" w:date="2026-06-07T04:36:00Z" w16du:dateUtc="2026-06-07T10:36:00Z">
            <w:rPr>
              <w:color w:val="000000"/>
            </w:rPr>
          </w:rPrChange>
        </w:rPr>
        <w:t>El intervalo de valoración completo del contrato VZA-400 (</w:t>
      </w:r>
      <w:r>
        <w:rPr>
          <w:rPrChange w:id="2862" w:author="DIEGO CORDOBA URRUTIA" w:date="2026-06-07T04:36:00Z" w16du:dateUtc="2026-06-07T10:36:00Z">
            <w:rPr>
              <w:color w:val="000000"/>
            </w:rPr>
          </w:rPrChange>
        </w:rPr>
        <w:t>Δ</w:t>
      </w:r>
      <w:r w:rsidRPr="00A9569D">
        <w:rPr>
          <w:lang w:val="es-419"/>
          <w:rPrChange w:id="2863" w:author="DIEGO CORDOBA URRUTIA" w:date="2026-06-07T04:36:00Z" w16du:dateUtc="2026-06-07T10:36:00Z">
            <w:rPr>
              <w:color w:val="000000"/>
            </w:rPr>
          </w:rPrChange>
        </w:rPr>
        <w:t>f₀ = −0.015 Hz, T = 1 año, Ū = 100 MW):</w:t>
      </w:r>
    </w:p>
    <w:tbl>
      <w:tblPr>
        <w:tblStyle w:val="Table"/>
        <w:tblW w:w="5000" w:type="pct"/>
        <w:tblLook w:val="0020" w:firstRow="1" w:lastRow="0" w:firstColumn="0" w:lastColumn="0" w:noHBand="0" w:noVBand="0"/>
        <w:tblPrChange w:id="2864"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106"/>
        <w:gridCol w:w="1543"/>
        <w:gridCol w:w="3105"/>
        <w:gridCol w:w="2606"/>
        <w:tblGridChange w:id="2865">
          <w:tblGrid>
            <w:gridCol w:w="1"/>
            <w:gridCol w:w="2105"/>
            <w:gridCol w:w="295"/>
            <w:gridCol w:w="1248"/>
            <w:gridCol w:w="552"/>
            <w:gridCol w:w="2553"/>
            <w:gridCol w:w="207"/>
            <w:gridCol w:w="2399"/>
            <w:gridCol w:w="1"/>
          </w:tblGrid>
        </w:tblGridChange>
      </w:tblGrid>
      <w:tr w:rsidR="00DA1741" w14:paraId="66DD8FA4" w14:textId="77777777" w:rsidTr="00A7071E">
        <w:tblPrEx>
          <w:tblPrExChange w:id="2866"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2867" w:author="DIEGO CORDOBA URRUTIA" w:date="2026-06-07T04:36:00Z" w16du:dateUtc="2026-06-07T10:36:00Z">
            <w:trPr>
              <w:gridBefore w:val="1"/>
              <w:tblHeader/>
            </w:trPr>
          </w:trPrChange>
        </w:trPr>
        <w:tc>
          <w:tcPr>
            <w:tcW w:w="0" w:type="auto"/>
            <w:tcPrChange w:id="2868"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D267B58"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86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870" w:author="DIEGO CORDOBA URRUTIA" w:date="2026-06-07T04:36:00Z" w16du:dateUtc="2026-06-07T10:36:00Z">
                  <w:rPr>
                    <w:rFonts w:ascii="Arial" w:eastAsia="Arial" w:hAnsi="Arial" w:cs="Arial"/>
                    <w:b/>
                    <w:bCs/>
                    <w:color w:val="FFFFFF"/>
                    <w:sz w:val="19"/>
                    <w:szCs w:val="19"/>
                  </w:rPr>
                </w:rPrChange>
              </w:rPr>
              <w:lastRenderedPageBreak/>
              <w:t>Cota</w:t>
            </w:r>
          </w:p>
        </w:tc>
        <w:tc>
          <w:tcPr>
            <w:tcW w:w="0" w:type="auto"/>
            <w:tcPrChange w:id="287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856B8C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87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873" w:author="DIEGO CORDOBA URRUTIA" w:date="2026-06-07T04:36:00Z" w16du:dateUtc="2026-06-07T10:36:00Z">
                  <w:rPr>
                    <w:rFonts w:ascii="Arial" w:eastAsia="Arial" w:hAnsi="Arial" w:cs="Arial"/>
                    <w:b/>
                    <w:bCs/>
                    <w:color w:val="FFFFFF"/>
                    <w:sz w:val="19"/>
                    <w:szCs w:val="19"/>
                  </w:rPr>
                </w:rPrChange>
              </w:rPr>
              <w:t>MXN/MW-año</w:t>
            </w:r>
          </w:p>
        </w:tc>
        <w:tc>
          <w:tcPr>
            <w:tcW w:w="0" w:type="auto"/>
            <w:tcPrChange w:id="2874"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1FCAEE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87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876" w:author="DIEGO CORDOBA URRUTIA" w:date="2026-06-07T04:36:00Z" w16du:dateUtc="2026-06-07T10:36:00Z">
                  <w:rPr>
                    <w:rFonts w:ascii="Arial" w:eastAsia="Arial" w:hAnsi="Arial" w:cs="Arial"/>
                    <w:b/>
                    <w:bCs/>
                    <w:color w:val="FFFFFF"/>
                    <w:sz w:val="19"/>
                    <w:szCs w:val="19"/>
                  </w:rPr>
                </w:rPrChange>
              </w:rPr>
              <w:t>Supuesto</w:t>
            </w:r>
          </w:p>
        </w:tc>
        <w:tc>
          <w:tcPr>
            <w:tcW w:w="0" w:type="auto"/>
            <w:tcPrChange w:id="2877"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5CD7A66"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287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2879" w:author="DIEGO CORDOBA URRUTIA" w:date="2026-06-07T04:36:00Z" w16du:dateUtc="2026-06-07T10:36:00Z">
                  <w:rPr>
                    <w:rFonts w:ascii="Arial" w:eastAsia="Arial" w:hAnsi="Arial" w:cs="Arial"/>
                    <w:b/>
                    <w:bCs/>
                    <w:color w:val="FFFFFF"/>
                    <w:sz w:val="19"/>
                    <w:szCs w:val="19"/>
                  </w:rPr>
                </w:rPrChange>
              </w:rPr>
              <w:t>Uso recomendado</w:t>
            </w:r>
          </w:p>
        </w:tc>
      </w:tr>
      <w:tr w:rsidR="00DA1741" w14:paraId="497AA69C" w14:textId="77777777">
        <w:tblPrEx>
          <w:tblPrExChange w:id="2880" w:author="DIEGO CORDOBA URRUTIA" w:date="2026-06-07T04:36:00Z" w16du:dateUtc="2026-06-07T10:36:00Z">
            <w:tblPrEx>
              <w:tblCellMar>
                <w:top w:w="0" w:type="dxa"/>
                <w:bottom w:w="0" w:type="dxa"/>
              </w:tblCellMar>
            </w:tblPrEx>
          </w:tblPrExChange>
        </w:tblPrEx>
        <w:trPr>
          <w:trPrChange w:id="2881" w:author="DIEGO CORDOBA URRUTIA" w:date="2026-06-07T04:36:00Z" w16du:dateUtc="2026-06-07T10:36:00Z">
            <w:trPr>
              <w:gridBefore w:val="1"/>
            </w:trPr>
          </w:trPrChange>
        </w:trPr>
        <w:tc>
          <w:tcPr>
            <w:tcW w:w="0" w:type="auto"/>
            <w:tcPrChange w:id="2882"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CDC78B1" w14:textId="77777777" w:rsidR="00DA1741" w:rsidRDefault="00000000">
            <w:pPr>
              <w:pStyle w:val="Compact"/>
              <w:pPrChange w:id="2883" w:author="DIEGO CORDOBA URRUTIA" w:date="2026-06-07T04:36:00Z" w16du:dateUtc="2026-06-07T10:36:00Z">
                <w:pPr>
                  <w:jc w:val="both"/>
                </w:pPr>
              </w:pPrChange>
            </w:pPr>
            <w:r>
              <w:rPr>
                <w:rPrChange w:id="2884" w:author="DIEGO CORDOBA URRUTIA" w:date="2026-06-07T04:36:00Z" w16du:dateUtc="2026-06-07T10:36:00Z">
                  <w:rPr>
                    <w:rFonts w:ascii="Arial" w:eastAsia="Arial" w:hAnsi="Arial" w:cs="Arial"/>
                    <w:color w:val="000000"/>
                    <w:sz w:val="19"/>
                    <w:szCs w:val="19"/>
                  </w:rPr>
                </w:rPrChange>
              </w:rPr>
              <w:t>V_BS clásico (piso)</w:t>
            </w:r>
          </w:p>
        </w:tc>
        <w:tc>
          <w:tcPr>
            <w:tcW w:w="0" w:type="auto"/>
            <w:tcPrChange w:id="288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10F10A5" w14:textId="77777777" w:rsidR="00DA1741" w:rsidRDefault="00000000">
            <w:pPr>
              <w:pStyle w:val="Compact"/>
              <w:pPrChange w:id="2886" w:author="DIEGO CORDOBA URRUTIA" w:date="2026-06-07T04:36:00Z" w16du:dateUtc="2026-06-07T10:36:00Z">
                <w:pPr>
                  <w:jc w:val="both"/>
                </w:pPr>
              </w:pPrChange>
            </w:pPr>
            <w:r>
              <w:rPr>
                <w:rPrChange w:id="2887" w:author="DIEGO CORDOBA URRUTIA" w:date="2026-06-07T04:36:00Z" w16du:dateUtc="2026-06-07T10:36:00Z">
                  <w:rPr>
                    <w:rFonts w:ascii="Arial" w:eastAsia="Arial" w:hAnsi="Arial" w:cs="Arial"/>
                    <w:color w:val="000000"/>
                    <w:sz w:val="19"/>
                    <w:szCs w:val="19"/>
                  </w:rPr>
                </w:rPrChange>
              </w:rPr>
              <w:t>1,247,800</w:t>
            </w:r>
          </w:p>
        </w:tc>
        <w:tc>
          <w:tcPr>
            <w:tcW w:w="0" w:type="auto"/>
            <w:tcPrChange w:id="2888"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9FE4477" w14:textId="77777777" w:rsidR="00DA1741" w:rsidRDefault="00000000">
            <w:pPr>
              <w:pStyle w:val="Compact"/>
              <w:pPrChange w:id="2889" w:author="DIEGO CORDOBA URRUTIA" w:date="2026-06-07T04:36:00Z" w16du:dateUtc="2026-06-07T10:36:00Z">
                <w:pPr>
                  <w:jc w:val="both"/>
                </w:pPr>
              </w:pPrChange>
            </w:pPr>
            <w:r>
              <w:rPr>
                <w:rPrChange w:id="2890" w:author="DIEGO CORDOBA URRUTIA" w:date="2026-06-07T04:36:00Z" w16du:dateUtc="2026-06-07T10:36:00Z">
                  <w:rPr>
                    <w:rFonts w:ascii="Arial" w:eastAsia="Arial" w:hAnsi="Arial" w:cs="Arial"/>
                    <w:color w:val="000000"/>
                    <w:sz w:val="19"/>
                    <w:szCs w:val="19"/>
                  </w:rPr>
                </w:rPrChange>
              </w:rPr>
              <w:t>Sin restricciones físicas</w:t>
            </w:r>
          </w:p>
        </w:tc>
        <w:tc>
          <w:tcPr>
            <w:tcW w:w="0" w:type="auto"/>
            <w:tcPrChange w:id="2891"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A953762" w14:textId="77777777" w:rsidR="00DA1741" w:rsidRDefault="00000000">
            <w:pPr>
              <w:pStyle w:val="Compact"/>
              <w:pPrChange w:id="2892" w:author="DIEGO CORDOBA URRUTIA" w:date="2026-06-07T04:36:00Z" w16du:dateUtc="2026-06-07T10:36:00Z">
                <w:pPr>
                  <w:jc w:val="both"/>
                </w:pPr>
              </w:pPrChange>
            </w:pPr>
            <w:r>
              <w:rPr>
                <w:rPrChange w:id="2893" w:author="DIEGO CORDOBA URRUTIA" w:date="2026-06-07T04:36:00Z" w16du:dateUtc="2026-06-07T10:36:00Z">
                  <w:rPr>
                    <w:rFonts w:ascii="Arial" w:eastAsia="Arial" w:hAnsi="Arial" w:cs="Arial"/>
                    <w:color w:val="000000"/>
                    <w:sz w:val="19"/>
                    <w:szCs w:val="19"/>
                  </w:rPr>
                </w:rPrChange>
              </w:rPr>
              <w:t>Piso absoluto de valoración</w:t>
            </w:r>
          </w:p>
        </w:tc>
      </w:tr>
      <w:tr w:rsidR="00DA1741" w14:paraId="11595E8A" w14:textId="77777777">
        <w:tblPrEx>
          <w:tblPrExChange w:id="2894" w:author="DIEGO CORDOBA URRUTIA" w:date="2026-06-07T04:36:00Z" w16du:dateUtc="2026-06-07T10:36:00Z">
            <w:tblPrEx>
              <w:tblCellMar>
                <w:top w:w="0" w:type="dxa"/>
                <w:bottom w:w="0" w:type="dxa"/>
              </w:tblCellMar>
            </w:tblPrEx>
          </w:tblPrExChange>
        </w:tblPrEx>
        <w:trPr>
          <w:trPrChange w:id="2895" w:author="DIEGO CORDOBA URRUTIA" w:date="2026-06-07T04:36:00Z" w16du:dateUtc="2026-06-07T10:36:00Z">
            <w:trPr>
              <w:gridBefore w:val="1"/>
            </w:trPr>
          </w:trPrChange>
        </w:trPr>
        <w:tc>
          <w:tcPr>
            <w:tcW w:w="0" w:type="auto"/>
            <w:tcPrChange w:id="2896"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15679D4" w14:textId="77777777" w:rsidR="00DA1741" w:rsidRDefault="00000000">
            <w:pPr>
              <w:pStyle w:val="Compact"/>
              <w:pPrChange w:id="2897" w:author="DIEGO CORDOBA URRUTIA" w:date="2026-06-07T04:36:00Z" w16du:dateUtc="2026-06-07T10:36:00Z">
                <w:pPr>
                  <w:jc w:val="both"/>
                </w:pPr>
              </w:pPrChange>
            </w:pPr>
            <w:r>
              <w:rPr>
                <w:rPrChange w:id="2898" w:author="DIEGO CORDOBA URRUTIA" w:date="2026-06-07T04:36:00Z" w16du:dateUtc="2026-06-07T10:36:00Z">
                  <w:rPr>
                    <w:rFonts w:ascii="Arial" w:eastAsia="Arial" w:hAnsi="Arial" w:cs="Arial"/>
                    <w:color w:val="000000"/>
                    <w:sz w:val="19"/>
                    <w:szCs w:val="19"/>
                  </w:rPr>
                </w:rPrChange>
              </w:rPr>
              <w:t>V_HJB central</w:t>
            </w:r>
          </w:p>
        </w:tc>
        <w:tc>
          <w:tcPr>
            <w:tcW w:w="0" w:type="auto"/>
            <w:tcPrChange w:id="289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D8C749B" w14:textId="77777777" w:rsidR="00DA1741" w:rsidRDefault="00000000">
            <w:pPr>
              <w:pStyle w:val="Compact"/>
              <w:pPrChange w:id="2900" w:author="DIEGO CORDOBA URRUTIA" w:date="2026-06-07T04:36:00Z" w16du:dateUtc="2026-06-07T10:36:00Z">
                <w:pPr>
                  <w:jc w:val="both"/>
                </w:pPr>
              </w:pPrChange>
            </w:pPr>
            <w:r>
              <w:rPr>
                <w:rPrChange w:id="2901" w:author="DIEGO CORDOBA URRUTIA" w:date="2026-06-07T04:36:00Z" w16du:dateUtc="2026-06-07T10:36:00Z">
                  <w:rPr>
                    <w:rFonts w:ascii="Arial" w:eastAsia="Arial" w:hAnsi="Arial" w:cs="Arial"/>
                    <w:color w:val="000000"/>
                    <w:sz w:val="19"/>
                    <w:szCs w:val="19"/>
                  </w:rPr>
                </w:rPrChange>
              </w:rPr>
              <w:t>2,395,000</w:t>
            </w:r>
          </w:p>
        </w:tc>
        <w:tc>
          <w:tcPr>
            <w:tcW w:w="0" w:type="auto"/>
            <w:tcPrChange w:id="2902"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0626029" w14:textId="77777777" w:rsidR="00DA1741" w:rsidRPr="00A9569D" w:rsidRDefault="00000000">
            <w:pPr>
              <w:pStyle w:val="Compact"/>
              <w:rPr>
                <w:lang w:val="es-419"/>
                <w:rPrChange w:id="2903" w:author="DIEGO CORDOBA URRUTIA" w:date="2026-06-07T04:36:00Z" w16du:dateUtc="2026-06-07T10:36:00Z">
                  <w:rPr/>
                </w:rPrChange>
              </w:rPr>
              <w:pPrChange w:id="2904" w:author="DIEGO CORDOBA URRUTIA" w:date="2026-06-07T04:36:00Z" w16du:dateUtc="2026-06-07T10:36:00Z">
                <w:pPr>
                  <w:jc w:val="both"/>
                </w:pPr>
              </w:pPrChange>
            </w:pPr>
            <w:r w:rsidRPr="00A9569D">
              <w:rPr>
                <w:lang w:val="es-419"/>
                <w:rPrChange w:id="2905" w:author="DIEGO CORDOBA URRUTIA" w:date="2026-06-07T04:36:00Z" w16du:dateUtc="2026-06-07T10:36:00Z">
                  <w:rPr>
                    <w:rFonts w:ascii="Arial" w:eastAsia="Arial" w:hAnsi="Arial" w:cs="Arial"/>
                    <w:color w:val="000000"/>
                    <w:sz w:val="19"/>
                    <w:szCs w:val="19"/>
                  </w:rPr>
                </w:rPrChange>
              </w:rPr>
              <w:t>HJB con restricciones, sin ambigüedad</w:t>
            </w:r>
          </w:p>
        </w:tc>
        <w:tc>
          <w:tcPr>
            <w:tcW w:w="0" w:type="auto"/>
            <w:tcPrChange w:id="2906"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90FE1E2" w14:textId="77777777" w:rsidR="00DA1741" w:rsidRDefault="00000000">
            <w:pPr>
              <w:pStyle w:val="Compact"/>
              <w:pPrChange w:id="2907" w:author="DIEGO CORDOBA URRUTIA" w:date="2026-06-07T04:36:00Z" w16du:dateUtc="2026-06-07T10:36:00Z">
                <w:pPr>
                  <w:jc w:val="both"/>
                </w:pPr>
              </w:pPrChange>
            </w:pPr>
            <w:r>
              <w:rPr>
                <w:rPrChange w:id="2908" w:author="DIEGO CORDOBA URRUTIA" w:date="2026-06-07T04:36:00Z" w16du:dateUtc="2026-06-07T10:36:00Z">
                  <w:rPr>
                    <w:rFonts w:ascii="Arial" w:eastAsia="Arial" w:hAnsi="Arial" w:cs="Arial"/>
                    <w:color w:val="000000"/>
                    <w:sz w:val="19"/>
                    <w:szCs w:val="19"/>
                  </w:rPr>
                </w:rPrChange>
              </w:rPr>
              <w:t>Precio eficiente en certeza</w:t>
            </w:r>
          </w:p>
        </w:tc>
      </w:tr>
      <w:tr w:rsidR="00DA1741" w14:paraId="3C6C0F18" w14:textId="77777777">
        <w:tblPrEx>
          <w:tblPrExChange w:id="2909" w:author="DIEGO CORDOBA URRUTIA" w:date="2026-06-07T04:36:00Z" w16du:dateUtc="2026-06-07T10:36:00Z">
            <w:tblPrEx>
              <w:tblCellMar>
                <w:top w:w="0" w:type="dxa"/>
                <w:bottom w:w="0" w:type="dxa"/>
              </w:tblCellMar>
            </w:tblPrEx>
          </w:tblPrExChange>
        </w:tblPrEx>
        <w:trPr>
          <w:trPrChange w:id="2910" w:author="DIEGO CORDOBA URRUTIA" w:date="2026-06-07T04:36:00Z" w16du:dateUtc="2026-06-07T10:36:00Z">
            <w:trPr>
              <w:gridBefore w:val="1"/>
            </w:trPr>
          </w:trPrChange>
        </w:trPr>
        <w:tc>
          <w:tcPr>
            <w:tcW w:w="0" w:type="auto"/>
            <w:tcPrChange w:id="2911"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8C99E4" w14:textId="77777777" w:rsidR="00DA1741" w:rsidRDefault="00000000">
            <w:pPr>
              <w:pStyle w:val="Compact"/>
              <w:pPrChange w:id="2912" w:author="DIEGO CORDOBA URRUTIA" w:date="2026-06-07T04:36:00Z" w16du:dateUtc="2026-06-07T10:36:00Z">
                <w:pPr>
                  <w:jc w:val="both"/>
                </w:pPr>
              </w:pPrChange>
            </w:pPr>
            <w:r>
              <w:rPr>
                <w:rPrChange w:id="2913" w:author="DIEGO CORDOBA URRUTIA" w:date="2026-06-07T04:36:00Z" w16du:dateUtc="2026-06-07T10:36:00Z">
                  <w:rPr>
                    <w:rFonts w:ascii="Arial" w:eastAsia="Arial" w:hAnsi="Arial" w:cs="Arial"/>
                    <w:color w:val="000000"/>
                    <w:sz w:val="19"/>
                    <w:szCs w:val="19"/>
                  </w:rPr>
                </w:rPrChange>
              </w:rPr>
              <w:t>V_rob (ε=0.00346)</w:t>
            </w:r>
          </w:p>
        </w:tc>
        <w:tc>
          <w:tcPr>
            <w:tcW w:w="0" w:type="auto"/>
            <w:tcPrChange w:id="291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8F89DCA" w14:textId="77777777" w:rsidR="00DA1741" w:rsidRDefault="00000000">
            <w:pPr>
              <w:pStyle w:val="Compact"/>
              <w:pPrChange w:id="2915" w:author="DIEGO CORDOBA URRUTIA" w:date="2026-06-07T04:36:00Z" w16du:dateUtc="2026-06-07T10:36:00Z">
                <w:pPr>
                  <w:jc w:val="both"/>
                </w:pPr>
              </w:pPrChange>
            </w:pPr>
            <w:r>
              <w:rPr>
                <w:rPrChange w:id="2916" w:author="DIEGO CORDOBA URRUTIA" w:date="2026-06-07T04:36:00Z" w16du:dateUtc="2026-06-07T10:36:00Z">
                  <w:rPr>
                    <w:rFonts w:ascii="Arial" w:eastAsia="Arial" w:hAnsi="Arial" w:cs="Arial"/>
                    <w:color w:val="000000"/>
                    <w:sz w:val="19"/>
                    <w:szCs w:val="19"/>
                  </w:rPr>
                </w:rPrChange>
              </w:rPr>
              <w:t>2,836,200</w:t>
            </w:r>
          </w:p>
        </w:tc>
        <w:tc>
          <w:tcPr>
            <w:tcW w:w="0" w:type="auto"/>
            <w:tcPrChange w:id="2917"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4CA1FAE" w14:textId="77777777" w:rsidR="00DA1741" w:rsidRDefault="00000000">
            <w:pPr>
              <w:pStyle w:val="Compact"/>
              <w:pPrChange w:id="2918" w:author="DIEGO CORDOBA URRUTIA" w:date="2026-06-07T04:36:00Z" w16du:dateUtc="2026-06-07T10:36:00Z">
                <w:pPr>
                  <w:jc w:val="both"/>
                </w:pPr>
              </w:pPrChange>
            </w:pPr>
            <w:r>
              <w:rPr>
                <w:rPrChange w:id="2919" w:author="DIEGO CORDOBA URRUTIA" w:date="2026-06-07T04:36:00Z" w16du:dateUtc="2026-06-07T10:36:00Z">
                  <w:rPr>
                    <w:rFonts w:ascii="Arial" w:eastAsia="Arial" w:hAnsi="Arial" w:cs="Arial"/>
                    <w:color w:val="000000"/>
                    <w:sz w:val="19"/>
                    <w:szCs w:val="19"/>
                  </w:rPr>
                </w:rPrChange>
              </w:rPr>
              <w:t>HJB robusto, ambigüedad disturbancia</w:t>
            </w:r>
          </w:p>
        </w:tc>
        <w:tc>
          <w:tcPr>
            <w:tcW w:w="0" w:type="auto"/>
            <w:tcPrChange w:id="292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92E331F" w14:textId="77777777" w:rsidR="00DA1741" w:rsidRDefault="00000000">
            <w:pPr>
              <w:pStyle w:val="Compact"/>
              <w:pPrChange w:id="2921" w:author="DIEGO CORDOBA URRUTIA" w:date="2026-06-07T04:36:00Z" w16du:dateUtc="2026-06-07T10:36:00Z">
                <w:pPr>
                  <w:jc w:val="both"/>
                </w:pPr>
              </w:pPrChange>
            </w:pPr>
            <w:r>
              <w:rPr>
                <w:rPrChange w:id="2922" w:author="DIEGO CORDOBA URRUTIA" w:date="2026-06-07T04:36:00Z" w16du:dateUtc="2026-06-07T10:36:00Z">
                  <w:rPr>
                    <w:rFonts w:ascii="Arial" w:eastAsia="Arial" w:hAnsi="Arial" w:cs="Arial"/>
                    <w:color w:val="000000"/>
                    <w:sz w:val="19"/>
                    <w:szCs w:val="19"/>
                  </w:rPr>
                </w:rPrChange>
              </w:rPr>
              <w:t>Precio prudente recomendado</w:t>
            </w:r>
          </w:p>
        </w:tc>
      </w:tr>
      <w:tr w:rsidR="00DA1741" w14:paraId="51740FD9" w14:textId="77777777">
        <w:tblPrEx>
          <w:tblPrExChange w:id="2923" w:author="DIEGO CORDOBA URRUTIA" w:date="2026-06-07T04:36:00Z" w16du:dateUtc="2026-06-07T10:36:00Z">
            <w:tblPrEx>
              <w:tblCellMar>
                <w:top w:w="0" w:type="dxa"/>
                <w:bottom w:w="0" w:type="dxa"/>
              </w:tblCellMar>
            </w:tblPrEx>
          </w:tblPrExChange>
        </w:tblPrEx>
        <w:trPr>
          <w:trPrChange w:id="2924" w:author="DIEGO CORDOBA URRUTIA" w:date="2026-06-07T04:36:00Z" w16du:dateUtc="2026-06-07T10:36:00Z">
            <w:trPr>
              <w:gridBefore w:val="1"/>
            </w:trPr>
          </w:trPrChange>
        </w:trPr>
        <w:tc>
          <w:tcPr>
            <w:tcW w:w="0" w:type="auto"/>
            <w:tcPrChange w:id="2925"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88BD59A" w14:textId="77777777" w:rsidR="00DA1741" w:rsidRDefault="00000000">
            <w:pPr>
              <w:pStyle w:val="Compact"/>
              <w:pPrChange w:id="2926" w:author="DIEGO CORDOBA URRUTIA" w:date="2026-06-07T04:36:00Z" w16du:dateUtc="2026-06-07T10:36:00Z">
                <w:pPr>
                  <w:jc w:val="both"/>
                </w:pPr>
              </w:pPrChange>
            </w:pPr>
            <w:proofErr w:type="spellStart"/>
            <w:r>
              <w:rPr>
                <w:rPrChange w:id="2927" w:author="DIEGO CORDOBA URRUTIA" w:date="2026-06-07T04:36:00Z" w16du:dateUtc="2026-06-07T10:36:00Z">
                  <w:rPr>
                    <w:rFonts w:ascii="Arial" w:eastAsia="Arial" w:hAnsi="Arial" w:cs="Arial"/>
                    <w:color w:val="000000"/>
                    <w:sz w:val="19"/>
                    <w:szCs w:val="19"/>
                  </w:rPr>
                </w:rPrChange>
              </w:rPr>
              <w:t>V_max</w:t>
            </w:r>
            <w:proofErr w:type="spellEnd"/>
            <w:r>
              <w:rPr>
                <w:rPrChange w:id="2928" w:author="DIEGO CORDOBA URRUTIA" w:date="2026-06-07T04:36:00Z" w16du:dateUtc="2026-06-07T10:36:00Z">
                  <w:rPr>
                    <w:rFonts w:ascii="Arial" w:eastAsia="Arial" w:hAnsi="Arial" w:cs="Arial"/>
                    <w:color w:val="000000"/>
                    <w:sz w:val="19"/>
                    <w:szCs w:val="19"/>
                  </w:rPr>
                </w:rPrChange>
              </w:rPr>
              <w:t xml:space="preserve"> (incl.</w:t>
            </w:r>
            <w:ins w:id="2929" w:author="DIEGO CORDOBA URRUTIA" w:date="2026-06-07T04:36:00Z" w16du:dateUtc="2026-06-07T10:36:00Z">
              <w:r>
                <w:t> </w:t>
              </w:r>
            </w:ins>
            <w:proofErr w:type="spellStart"/>
            <w:del w:id="2930" w:author="DIEGO CORDOBA URRUTIA" w:date="2026-06-07T04:36:00Z" w16du:dateUtc="2026-06-07T10:36:00Z">
              <w:r>
                <w:rPr>
                  <w:rFonts w:ascii="Arial" w:eastAsia="Arial" w:hAnsi="Arial" w:cs="Arial"/>
                  <w:color w:val="000000"/>
                  <w:sz w:val="19"/>
                  <w:szCs w:val="19"/>
                </w:rPr>
                <w:delText xml:space="preserve"> </w:delText>
              </w:r>
            </w:del>
            <w:r>
              <w:rPr>
                <w:rPrChange w:id="2931" w:author="DIEGO CORDOBA URRUTIA" w:date="2026-06-07T04:36:00Z" w16du:dateUtc="2026-06-07T10:36:00Z">
                  <w:rPr>
                    <w:rFonts w:ascii="Arial" w:eastAsia="Arial" w:hAnsi="Arial" w:cs="Arial"/>
                    <w:color w:val="000000"/>
                    <w:sz w:val="19"/>
                    <w:szCs w:val="19"/>
                  </w:rPr>
                </w:rPrChange>
              </w:rPr>
              <w:t>liquidez</w:t>
            </w:r>
            <w:proofErr w:type="spellEnd"/>
            <w:r>
              <w:rPr>
                <w:rPrChange w:id="2932" w:author="DIEGO CORDOBA URRUTIA" w:date="2026-06-07T04:36:00Z" w16du:dateUtc="2026-06-07T10:36:00Z">
                  <w:rPr>
                    <w:rFonts w:ascii="Arial" w:eastAsia="Arial" w:hAnsi="Arial" w:cs="Arial"/>
                    <w:color w:val="000000"/>
                    <w:sz w:val="19"/>
                    <w:szCs w:val="19"/>
                  </w:rPr>
                </w:rPrChange>
              </w:rPr>
              <w:t>)</w:t>
            </w:r>
          </w:p>
        </w:tc>
        <w:tc>
          <w:tcPr>
            <w:tcW w:w="0" w:type="auto"/>
            <w:tcPrChange w:id="293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78E2C2B" w14:textId="77777777" w:rsidR="00DA1741" w:rsidRDefault="00000000">
            <w:pPr>
              <w:pStyle w:val="Compact"/>
              <w:pPrChange w:id="2934" w:author="DIEGO CORDOBA URRUTIA" w:date="2026-06-07T04:36:00Z" w16du:dateUtc="2026-06-07T10:36:00Z">
                <w:pPr>
                  <w:jc w:val="both"/>
                </w:pPr>
              </w:pPrChange>
            </w:pPr>
            <w:r>
              <w:rPr>
                <w:rPrChange w:id="2935" w:author="DIEGO CORDOBA URRUTIA" w:date="2026-06-07T04:36:00Z" w16du:dateUtc="2026-06-07T10:36:00Z">
                  <w:rPr>
                    <w:rFonts w:ascii="Arial" w:eastAsia="Arial" w:hAnsi="Arial" w:cs="Arial"/>
                    <w:color w:val="000000"/>
                    <w:sz w:val="19"/>
                    <w:szCs w:val="19"/>
                  </w:rPr>
                </w:rPrChange>
              </w:rPr>
              <w:t>3,412,700</w:t>
            </w:r>
          </w:p>
        </w:tc>
        <w:tc>
          <w:tcPr>
            <w:tcW w:w="0" w:type="auto"/>
            <w:tcPrChange w:id="2936"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4414271" w14:textId="77777777" w:rsidR="00DA1741" w:rsidRPr="00A9569D" w:rsidRDefault="00000000">
            <w:pPr>
              <w:pStyle w:val="Compact"/>
              <w:rPr>
                <w:lang w:val="es-419"/>
                <w:rPrChange w:id="2937" w:author="DIEGO CORDOBA URRUTIA" w:date="2026-06-07T04:36:00Z" w16du:dateUtc="2026-06-07T10:36:00Z">
                  <w:rPr/>
                </w:rPrChange>
              </w:rPr>
              <w:pPrChange w:id="2938" w:author="DIEGO CORDOBA URRUTIA" w:date="2026-06-07T04:36:00Z" w16du:dateUtc="2026-06-07T10:36:00Z">
                <w:pPr>
                  <w:jc w:val="both"/>
                </w:pPr>
              </w:pPrChange>
            </w:pPr>
            <w:r w:rsidRPr="00A9569D">
              <w:rPr>
                <w:lang w:val="es-419"/>
                <w:rPrChange w:id="2939" w:author="DIEGO CORDOBA URRUTIA" w:date="2026-06-07T04:36:00Z" w16du:dateUtc="2026-06-07T10:36:00Z">
                  <w:rPr>
                    <w:rFonts w:ascii="Arial" w:eastAsia="Arial" w:hAnsi="Arial" w:cs="Arial"/>
                    <w:color w:val="000000"/>
                    <w:sz w:val="19"/>
                    <w:szCs w:val="19"/>
                  </w:rPr>
                </w:rPrChange>
              </w:rPr>
              <w:t>V_rob + 20% prima mercado incompleto</w:t>
            </w:r>
          </w:p>
        </w:tc>
        <w:tc>
          <w:tcPr>
            <w:tcW w:w="0" w:type="auto"/>
            <w:tcPrChange w:id="294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69EB434" w14:textId="77777777" w:rsidR="00DA1741" w:rsidRDefault="00000000">
            <w:pPr>
              <w:pStyle w:val="Compact"/>
              <w:pPrChange w:id="2941" w:author="DIEGO CORDOBA URRUTIA" w:date="2026-06-07T04:36:00Z" w16du:dateUtc="2026-06-07T10:36:00Z">
                <w:pPr>
                  <w:jc w:val="both"/>
                </w:pPr>
              </w:pPrChange>
            </w:pPr>
            <w:r>
              <w:rPr>
                <w:rPrChange w:id="2942" w:author="DIEGO CORDOBA URRUTIA" w:date="2026-06-07T04:36:00Z" w16du:dateUtc="2026-06-07T10:36:00Z">
                  <w:rPr>
                    <w:rFonts w:ascii="Arial" w:eastAsia="Arial" w:hAnsi="Arial" w:cs="Arial"/>
                    <w:color w:val="000000"/>
                    <w:sz w:val="19"/>
                    <w:szCs w:val="19"/>
                  </w:rPr>
                </w:rPrChange>
              </w:rPr>
              <w:t>Techo contrato bilateral</w:t>
            </w:r>
          </w:p>
        </w:tc>
      </w:tr>
      <w:tr w:rsidR="00DA1741" w14:paraId="443E323D" w14:textId="77777777">
        <w:tblPrEx>
          <w:tblPrExChange w:id="2943" w:author="DIEGO CORDOBA URRUTIA" w:date="2026-06-07T04:36:00Z" w16du:dateUtc="2026-06-07T10:36:00Z">
            <w:tblPrEx>
              <w:tblCellMar>
                <w:top w:w="0" w:type="dxa"/>
                <w:bottom w:w="0" w:type="dxa"/>
              </w:tblCellMar>
            </w:tblPrEx>
          </w:tblPrExChange>
        </w:tblPrEx>
        <w:trPr>
          <w:trPrChange w:id="2944" w:author="DIEGO CORDOBA URRUTIA" w:date="2026-06-07T04:36:00Z" w16du:dateUtc="2026-06-07T10:36:00Z">
            <w:trPr>
              <w:gridBefore w:val="1"/>
            </w:trPr>
          </w:trPrChange>
        </w:trPr>
        <w:tc>
          <w:tcPr>
            <w:tcW w:w="0" w:type="auto"/>
            <w:tcPrChange w:id="2945"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C90D351" w14:textId="77777777" w:rsidR="00DA1741" w:rsidRDefault="00000000">
            <w:pPr>
              <w:pStyle w:val="Compact"/>
              <w:pPrChange w:id="2946" w:author="DIEGO CORDOBA URRUTIA" w:date="2026-06-07T04:36:00Z" w16du:dateUtc="2026-06-07T10:36:00Z">
                <w:pPr>
                  <w:jc w:val="both"/>
                </w:pPr>
              </w:pPrChange>
            </w:pPr>
            <w:r>
              <w:rPr>
                <w:rPrChange w:id="2947" w:author="DIEGO CORDOBA URRUTIA" w:date="2026-06-07T04:36:00Z" w16du:dateUtc="2026-06-07T10:36:00Z">
                  <w:rPr>
                    <w:rFonts w:ascii="Arial" w:eastAsia="Arial" w:hAnsi="Arial" w:cs="Arial"/>
                    <w:color w:val="000000"/>
                    <w:sz w:val="19"/>
                    <w:szCs w:val="19"/>
                  </w:rPr>
                </w:rPrChange>
              </w:rPr>
              <w:t>TARIFA CRE 2024</w:t>
            </w:r>
          </w:p>
        </w:tc>
        <w:tc>
          <w:tcPr>
            <w:tcW w:w="0" w:type="auto"/>
            <w:tcPrChange w:id="294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B07C251" w14:textId="77777777" w:rsidR="00DA1741" w:rsidRDefault="00000000">
            <w:pPr>
              <w:pStyle w:val="Compact"/>
              <w:pPrChange w:id="2949" w:author="DIEGO CORDOBA URRUTIA" w:date="2026-06-07T04:36:00Z" w16du:dateUtc="2026-06-07T10:36:00Z">
                <w:pPr>
                  <w:jc w:val="both"/>
                </w:pPr>
              </w:pPrChange>
            </w:pPr>
            <w:r>
              <w:rPr>
                <w:rPrChange w:id="2950" w:author="DIEGO CORDOBA URRUTIA" w:date="2026-06-07T04:36:00Z" w16du:dateUtc="2026-06-07T10:36:00Z">
                  <w:rPr>
                    <w:rFonts w:ascii="Arial" w:eastAsia="Arial" w:hAnsi="Arial" w:cs="Arial"/>
                    <w:color w:val="000000"/>
                    <w:sz w:val="19"/>
                    <w:szCs w:val="19"/>
                  </w:rPr>
                </w:rPrChange>
              </w:rPr>
              <w:t>1,424,000</w:t>
            </w:r>
          </w:p>
        </w:tc>
        <w:tc>
          <w:tcPr>
            <w:tcW w:w="0" w:type="auto"/>
            <w:tcPrChange w:id="2951"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3B64284" w14:textId="77777777" w:rsidR="00DA1741" w:rsidRDefault="00000000">
            <w:pPr>
              <w:pStyle w:val="Compact"/>
              <w:pPrChange w:id="2952" w:author="DIEGO CORDOBA URRUTIA" w:date="2026-06-07T04:36:00Z" w16du:dateUtc="2026-06-07T10:36:00Z">
                <w:pPr>
                  <w:jc w:val="both"/>
                </w:pPr>
              </w:pPrChange>
            </w:pPr>
            <w:r>
              <w:rPr>
                <w:rPrChange w:id="2953" w:author="DIEGO CORDOBA URRUTIA" w:date="2026-06-07T04:36:00Z" w16du:dateUtc="2026-06-07T10:36:00Z">
                  <w:rPr>
                    <w:rFonts w:ascii="Arial" w:eastAsia="Arial" w:hAnsi="Arial" w:cs="Arial"/>
                    <w:color w:val="000000"/>
                    <w:sz w:val="19"/>
                    <w:szCs w:val="19"/>
                  </w:rPr>
                </w:rPrChange>
              </w:rPr>
              <w:t>Tarifa administrativa fija</w:t>
            </w:r>
          </w:p>
        </w:tc>
        <w:tc>
          <w:tcPr>
            <w:tcW w:w="0" w:type="auto"/>
            <w:tcPrChange w:id="295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222986C" w14:textId="77777777" w:rsidR="00DA1741" w:rsidRDefault="00000000">
            <w:pPr>
              <w:pStyle w:val="Compact"/>
              <w:pPrChange w:id="2955" w:author="DIEGO CORDOBA URRUTIA" w:date="2026-06-07T04:36:00Z" w16du:dateUtc="2026-06-07T10:36:00Z">
                <w:pPr>
                  <w:jc w:val="both"/>
                </w:pPr>
              </w:pPrChange>
            </w:pPr>
            <w:r>
              <w:rPr>
                <w:rPrChange w:id="2956" w:author="DIEGO CORDOBA URRUTIA" w:date="2026-06-07T04:36:00Z" w16du:dateUtc="2026-06-07T10:36:00Z">
                  <w:rPr>
                    <w:rFonts w:ascii="Arial" w:eastAsia="Arial" w:hAnsi="Arial" w:cs="Arial"/>
                    <w:color w:val="000000"/>
                    <w:sz w:val="19"/>
                    <w:szCs w:val="19"/>
                  </w:rPr>
                </w:rPrChange>
              </w:rPr>
              <w:t>Referencia (59.5% de V_HJB)</w:t>
            </w:r>
          </w:p>
        </w:tc>
      </w:tr>
    </w:tbl>
    <w:p w14:paraId="211A212F" w14:textId="77777777" w:rsidR="00DA1741" w:rsidRPr="00A9569D" w:rsidRDefault="00000000">
      <w:pPr>
        <w:pStyle w:val="BodyText"/>
        <w:rPr>
          <w:lang w:val="es-419"/>
          <w:rPrChange w:id="2957" w:author="DIEGO CORDOBA URRUTIA" w:date="2026-06-07T04:36:00Z" w16du:dateUtc="2026-06-07T10:36:00Z">
            <w:rPr/>
          </w:rPrChange>
        </w:rPr>
        <w:pPrChange w:id="2958" w:author="DIEGO CORDOBA URRUTIA" w:date="2026-06-07T04:36:00Z" w16du:dateUtc="2026-06-07T10:36:00Z">
          <w:pPr>
            <w:spacing w:before="80" w:after="320" w:line="380" w:lineRule="auto"/>
            <w:jc w:val="center"/>
          </w:pPr>
        </w:pPrChange>
      </w:pPr>
      <w:r w:rsidRPr="00A9569D">
        <w:rPr>
          <w:lang w:val="es-419"/>
          <w:rPrChange w:id="2959" w:author="DIEGO CORDOBA URRUTIA" w:date="2026-06-07T04:36:00Z" w16du:dateUtc="2026-06-07T10:36:00Z">
            <w:rPr>
              <w:color w:val="888888"/>
              <w:sz w:val="20"/>
              <w:szCs w:val="20"/>
            </w:rPr>
          </w:rPrChange>
        </w:rPr>
        <w:t>Tabla 3.2: Intervalo de valoración completo — contrato de regulación VZA-400.</w:t>
      </w:r>
    </w:p>
    <w:bookmarkEnd w:id="2476"/>
    <w:p w14:paraId="0277C572" w14:textId="77777777" w:rsidR="00DA1741" w:rsidRDefault="00000000">
      <w:pPr>
        <w:rPr>
          <w:del w:id="2960" w:author="DIEGO CORDOBA URRUTIA" w:date="2026-06-07T04:36:00Z" w16du:dateUtc="2026-06-07T10:36:00Z"/>
        </w:rPr>
      </w:pPr>
      <w:del w:id="2961" w:author="DIEGO CORDOBA URRUTIA" w:date="2026-06-07T04:36:00Z" w16du:dateUtc="2026-06-07T10:36:00Z">
        <w:r>
          <w:br/>
        </w:r>
      </w:del>
    </w:p>
    <w:p w14:paraId="47DE50D3" w14:textId="77777777" w:rsidR="00DA1741" w:rsidRPr="00A9569D" w:rsidRDefault="00000000">
      <w:pPr>
        <w:pStyle w:val="Heading1"/>
        <w:rPr>
          <w:lang w:val="es-419"/>
          <w:rPrChange w:id="2962" w:author="DIEGO CORDOBA URRUTIA" w:date="2026-06-07T04:36:00Z" w16du:dateUtc="2026-06-07T10:36:00Z">
            <w:rPr/>
          </w:rPrChange>
        </w:rPr>
      </w:pPr>
      <w:bookmarkStart w:id="2963" w:name="_Toc231042685"/>
      <w:bookmarkStart w:id="2964" w:name="Xe19af43af8141af117f08df4943d99b43ab0156"/>
      <w:r w:rsidRPr="00A9569D">
        <w:rPr>
          <w:lang w:val="es-419"/>
          <w:rPrChange w:id="2965" w:author="DIEGO CORDOBA URRUTIA" w:date="2026-06-07T04:36:00Z" w16du:dateUtc="2026-06-07T10:36:00Z">
            <w:rPr/>
          </w:rPrChange>
        </w:rPr>
        <w:t xml:space="preserve">Capítulo 4 </w:t>
      </w:r>
      <w:del w:id="2966"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2967" w:author="DIEGO CORDOBA URRUTIA" w:date="2026-06-07T04:36:00Z" w16du:dateUtc="2026-06-07T10:36:00Z">
            <w:rPr/>
          </w:rPrChange>
        </w:rPr>
        <w:t>Diseño del Mecanismo Óptimo de Subasta para Servicios Ancilares</w:t>
      </w:r>
      <w:bookmarkEnd w:id="2963"/>
    </w:p>
    <w:p w14:paraId="36CF8127" w14:textId="77777777" w:rsidR="00DA1741" w:rsidRPr="00A9569D" w:rsidRDefault="00000000">
      <w:pPr>
        <w:pStyle w:val="Heading2"/>
        <w:rPr>
          <w:lang w:val="es-419"/>
          <w:rPrChange w:id="2968" w:author="DIEGO CORDOBA URRUTIA" w:date="2026-06-07T04:36:00Z" w16du:dateUtc="2026-06-07T10:36:00Z">
            <w:rPr/>
          </w:rPrChange>
        </w:rPr>
      </w:pPr>
      <w:bookmarkStart w:id="2969" w:name="_Toc231042686"/>
      <w:r w:rsidRPr="00A9569D">
        <w:rPr>
          <w:lang w:val="es-419"/>
          <w:rPrChange w:id="2970" w:author="DIEGO CORDOBA URRUTIA" w:date="2026-06-07T04:36:00Z" w16du:dateUtc="2026-06-07T10:36:00Z">
            <w:rPr/>
          </w:rPrChange>
        </w:rPr>
        <w:t>4.1</w:t>
      </w:r>
      <w:del w:id="2971" w:author="DIEGO CORDOBA URRUTIA" w:date="2026-06-07T04:36:00Z" w16du:dateUtc="2026-06-07T10:36:00Z">
        <w:r>
          <w:rPr>
            <w:rFonts w:ascii="Arial" w:eastAsia="Arial" w:hAnsi="Arial" w:cs="Arial"/>
            <w:color w:val="0F6E56"/>
          </w:rPr>
          <w:delText xml:space="preserve"> </w:delText>
        </w:r>
      </w:del>
      <w:r w:rsidRPr="00A9569D">
        <w:rPr>
          <w:lang w:val="es-419"/>
          <w:rPrChange w:id="2972" w:author="DIEGO CORDOBA URRUTIA" w:date="2026-06-07T04:36:00Z" w16du:dateUtc="2026-06-07T10:36:00Z">
            <w:rPr/>
          </w:rPrChange>
        </w:rPr>
        <w:t xml:space="preserve"> Introducción: El Marco HJB-Myerson</w:t>
      </w:r>
      <w:bookmarkEnd w:id="2969"/>
    </w:p>
    <w:p w14:paraId="519A7F1F" w14:textId="77777777" w:rsidR="00DA1741" w:rsidRPr="00A9569D" w:rsidRDefault="00000000">
      <w:pPr>
        <w:pStyle w:val="FirstParagraph"/>
        <w:rPr>
          <w:lang w:val="es-419"/>
          <w:rPrChange w:id="2973" w:author="DIEGO CORDOBA URRUTIA" w:date="2026-06-07T04:36:00Z" w16du:dateUtc="2026-06-07T10:36:00Z">
            <w:rPr/>
          </w:rPrChange>
        </w:rPr>
        <w:pPrChange w:id="2974" w:author="DIEGO CORDOBA URRUTIA" w:date="2026-06-07T04:36:00Z" w16du:dateUtc="2026-06-07T10:36:00Z">
          <w:pPr>
            <w:spacing w:after="200" w:line="380" w:lineRule="auto"/>
            <w:jc w:val="both"/>
          </w:pPr>
        </w:pPrChange>
      </w:pPr>
      <w:r w:rsidRPr="00A9569D">
        <w:rPr>
          <w:lang w:val="es-419"/>
          <w:rPrChange w:id="2975" w:author="DIEGO CORDOBA URRUTIA" w:date="2026-06-07T04:36:00Z" w16du:dateUtc="2026-06-07T10:36:00Z">
            <w:rPr>
              <w:color w:val="000000"/>
            </w:rPr>
          </w:rPrChange>
        </w:rPr>
        <w:t>Los capítulos anteriores establecieron el precio de equilibrio del contrato de regulación de frecuencia. Este capítulo aborda la pregunta complementaria: ¿cómo debe diseñarse el mecanismo de mercado para que ese precio emerja en equilibrio competitivo, con revelación verídica de las preferencias de todos los participantes? La respuesta conecta los resultados de Myerson (1981) sobre subastas óptimas, el Teorema de Equivalencia de Ingresos de Vickrey-Clarke-Groves (VCG), y el análisis del problema de valoración interdependiente de Milgrom y Weber (1982).</w:t>
      </w:r>
    </w:p>
    <w:p w14:paraId="2F0BACD1" w14:textId="77777777" w:rsidR="00DA1741" w:rsidRPr="00A9569D" w:rsidRDefault="00000000">
      <w:pPr>
        <w:pStyle w:val="BodyText"/>
        <w:rPr>
          <w:lang w:val="es-419"/>
          <w:rPrChange w:id="2976" w:author="DIEGO CORDOBA URRUTIA" w:date="2026-06-07T04:36:00Z" w16du:dateUtc="2026-06-07T10:36:00Z">
            <w:rPr/>
          </w:rPrChange>
        </w:rPr>
        <w:pPrChange w:id="2977" w:author="DIEGO CORDOBA URRUTIA" w:date="2026-06-07T04:36:00Z" w16du:dateUtc="2026-06-07T10:36:00Z">
          <w:pPr>
            <w:spacing w:after="200" w:line="380" w:lineRule="auto"/>
            <w:jc w:val="both"/>
          </w:pPr>
        </w:pPrChange>
      </w:pPr>
      <w:r w:rsidRPr="00A9569D">
        <w:rPr>
          <w:lang w:val="es-419"/>
          <w:rPrChange w:id="2978" w:author="DIEGO CORDOBA URRUTIA" w:date="2026-06-07T04:36:00Z" w16du:dateUtc="2026-06-07T10:36:00Z">
            <w:rPr>
              <w:color w:val="000000"/>
            </w:rPr>
          </w:rPrChange>
        </w:rPr>
        <w:t xml:space="preserve">El aporte central de este capítulo es identificar que el mercado de servicios ancilares de regulación de frecuencia tiene una estructura de información que lo distingue de las subastas estándar: el valor que cada proveedor asigna al contrato depende parcialmente del costo de los otros proveedores —porque todos enfrentan el mismo proceso estocástico de frecuencia como </w:t>
      </w:r>
      <w:ins w:id="2979" w:author="DIEGO CORDOBA URRUTIA" w:date="2026-06-07T04:36:00Z" w16du:dateUtc="2026-06-07T10:36:00Z">
        <w:r w:rsidRPr="00A9569D">
          <w:rPr>
            <w:lang w:val="es-419"/>
          </w:rPr>
          <w:t>‘subyacente’</w:t>
        </w:r>
      </w:ins>
      <w:del w:id="2980" w:author="DIEGO CORDOBA URRUTIA" w:date="2026-06-07T04:36:00Z" w16du:dateUtc="2026-06-07T10:36:00Z">
        <w:r w:rsidRPr="00DA5EBB">
          <w:rPr>
            <w:rFonts w:ascii="Arial" w:eastAsia="Arial" w:hAnsi="Arial" w:cs="Arial"/>
            <w:color w:val="000000"/>
            <w:lang w:val="es-419"/>
          </w:rPr>
          <w:delText>'subyacente'</w:delText>
        </w:r>
      </w:del>
      <w:r w:rsidRPr="00A9569D">
        <w:rPr>
          <w:lang w:val="es-419"/>
          <w:rPrChange w:id="2981" w:author="DIEGO CORDOBA URRUTIA" w:date="2026-06-07T04:36:00Z" w16du:dateUtc="2026-06-07T10:36:00Z">
            <w:rPr>
              <w:color w:val="000000"/>
            </w:rPr>
          </w:rPrChange>
        </w:rPr>
        <w:t>— lo que crea un escenario de valores interdependientes (common value component) que requiere el mecanismo de Milgrom-Weber, no la subasta de Vickrey estándar. Este hallazgo tiene consecuencias concretas para el diseño de las subastas mensuales del CENACE.</w:t>
      </w:r>
    </w:p>
    <w:p w14:paraId="6DF19E9F" w14:textId="77777777" w:rsidR="00DA1741" w:rsidRPr="00A9569D" w:rsidRDefault="00000000">
      <w:pPr>
        <w:pStyle w:val="Heading2"/>
        <w:rPr>
          <w:lang w:val="es-419"/>
          <w:rPrChange w:id="2982" w:author="DIEGO CORDOBA URRUTIA" w:date="2026-06-07T04:36:00Z" w16du:dateUtc="2026-06-07T10:36:00Z">
            <w:rPr/>
          </w:rPrChange>
        </w:rPr>
      </w:pPr>
      <w:bookmarkStart w:id="2983" w:name="_Toc231042687"/>
      <w:r w:rsidRPr="00A9569D">
        <w:rPr>
          <w:lang w:val="es-419"/>
          <w:rPrChange w:id="2984" w:author="DIEGO CORDOBA URRUTIA" w:date="2026-06-07T04:36:00Z" w16du:dateUtc="2026-06-07T10:36:00Z">
            <w:rPr/>
          </w:rPrChange>
        </w:rPr>
        <w:t xml:space="preserve">4.2 </w:t>
      </w:r>
      <w:del w:id="2985" w:author="DIEGO CORDOBA URRUTIA" w:date="2026-06-07T04:36:00Z" w16du:dateUtc="2026-06-07T10:36:00Z">
        <w:r>
          <w:rPr>
            <w:rFonts w:ascii="Arial" w:eastAsia="Arial" w:hAnsi="Arial" w:cs="Arial"/>
            <w:color w:val="0F6E56"/>
          </w:rPr>
          <w:delText xml:space="preserve"> </w:delText>
        </w:r>
      </w:del>
      <w:r w:rsidRPr="00A9569D">
        <w:rPr>
          <w:lang w:val="es-419"/>
          <w:rPrChange w:id="2986" w:author="DIEGO CORDOBA URRUTIA" w:date="2026-06-07T04:36:00Z" w16du:dateUtc="2026-06-07T10:36:00Z">
            <w:rPr/>
          </w:rPrChange>
        </w:rPr>
        <w:t>Fundamentos de Teoría de Mecanismos</w:t>
      </w:r>
      <w:bookmarkEnd w:id="2983"/>
    </w:p>
    <w:p w14:paraId="695F2BA7" w14:textId="77777777" w:rsidR="00DA1741" w:rsidRPr="00A9569D" w:rsidRDefault="00000000">
      <w:pPr>
        <w:pStyle w:val="Heading3"/>
        <w:rPr>
          <w:lang w:val="es-419"/>
          <w:rPrChange w:id="2987" w:author="DIEGO CORDOBA URRUTIA" w:date="2026-06-07T04:36:00Z" w16du:dateUtc="2026-06-07T10:36:00Z">
            <w:rPr/>
          </w:rPrChange>
        </w:rPr>
      </w:pPr>
      <w:bookmarkStart w:id="2988" w:name="_Toc231042688"/>
      <w:r w:rsidRPr="00A9569D">
        <w:rPr>
          <w:lang w:val="es-419"/>
          <w:rPrChange w:id="2989" w:author="DIEGO CORDOBA URRUTIA" w:date="2026-06-07T04:36:00Z" w16du:dateUtc="2026-06-07T10:36:00Z">
            <w:rPr/>
          </w:rPrChange>
        </w:rPr>
        <w:t>4.2.1</w:t>
      </w:r>
      <w:del w:id="2990" w:author="DIEGO CORDOBA URRUTIA" w:date="2026-06-07T04:36:00Z" w16du:dateUtc="2026-06-07T10:36:00Z">
        <w:r>
          <w:rPr>
            <w:rFonts w:ascii="Arial" w:eastAsia="Arial" w:hAnsi="Arial" w:cs="Arial"/>
            <w:color w:val="0D2B45"/>
          </w:rPr>
          <w:delText xml:space="preserve"> </w:delText>
        </w:r>
      </w:del>
      <w:r w:rsidRPr="00A9569D">
        <w:rPr>
          <w:lang w:val="es-419"/>
          <w:rPrChange w:id="2991" w:author="DIEGO CORDOBA URRUTIA" w:date="2026-06-07T04:36:00Z" w16du:dateUtc="2026-06-07T10:36:00Z">
            <w:rPr/>
          </w:rPrChange>
        </w:rPr>
        <w:t xml:space="preserve"> El Problema de Diseño</w:t>
      </w:r>
      <w:bookmarkEnd w:id="2988"/>
    </w:p>
    <w:p w14:paraId="031A831C" w14:textId="77777777" w:rsidR="00DA1741" w:rsidRPr="00A9569D" w:rsidRDefault="00000000">
      <w:pPr>
        <w:pStyle w:val="FirstParagraph"/>
        <w:rPr>
          <w:lang w:val="es-419"/>
          <w:rPrChange w:id="2992" w:author="DIEGO CORDOBA URRUTIA" w:date="2026-06-07T04:36:00Z" w16du:dateUtc="2026-06-07T10:36:00Z">
            <w:rPr/>
          </w:rPrChange>
        </w:rPr>
        <w:pPrChange w:id="2993" w:author="DIEGO CORDOBA URRUTIA" w:date="2026-06-07T04:36:00Z" w16du:dateUtc="2026-06-07T10:36:00Z">
          <w:pPr>
            <w:spacing w:after="200" w:line="380" w:lineRule="auto"/>
            <w:jc w:val="both"/>
          </w:pPr>
        </w:pPrChange>
      </w:pPr>
      <w:r w:rsidRPr="00A9569D">
        <w:rPr>
          <w:lang w:val="es-419"/>
          <w:rPrChange w:id="2994" w:author="DIEGO CORDOBA URRUTIA" w:date="2026-06-07T04:36:00Z" w16du:dateUtc="2026-06-07T10:36:00Z">
            <w:rPr>
              <w:color w:val="000000"/>
            </w:rPr>
          </w:rPrChange>
        </w:rPr>
        <w:t xml:space="preserve">Definición 4.1. Un mecanismo directo (M, p, x) para la subasta de K unidades de capacidad de regulación entre N proveedores es una tripla compuesta por: un espacio de </w:t>
      </w:r>
      <w:r w:rsidRPr="00A9569D">
        <w:rPr>
          <w:lang w:val="es-419"/>
          <w:rPrChange w:id="2995" w:author="DIEGO CORDOBA URRUTIA" w:date="2026-06-07T04:36:00Z" w16du:dateUtc="2026-06-07T10:36:00Z">
            <w:rPr>
              <w:color w:val="000000"/>
            </w:rPr>
          </w:rPrChange>
        </w:rPr>
        <w:lastRenderedPageBreak/>
        <w:t xml:space="preserve">mensajes M donde cada proveedor i reporta su tipo </w:t>
      </w:r>
      <w:r>
        <w:rPr>
          <w:rPrChange w:id="2996" w:author="DIEGO CORDOBA URRUTIA" w:date="2026-06-07T04:36:00Z" w16du:dateUtc="2026-06-07T10:36:00Z">
            <w:rPr>
              <w:color w:val="000000"/>
            </w:rPr>
          </w:rPrChange>
        </w:rPr>
        <w:t>θᵢ</w:t>
      </w:r>
      <w:r w:rsidRPr="00A9569D">
        <w:rPr>
          <w:lang w:val="es-419"/>
          <w:rPrChange w:id="2997" w:author="DIEGO CORDOBA URRUTIA" w:date="2026-06-07T04:36:00Z" w16du:dateUtc="2026-06-07T10:36:00Z">
            <w:rPr>
              <w:color w:val="000000"/>
            </w:rPr>
          </w:rPrChange>
        </w:rPr>
        <w:t xml:space="preserve"> (costo marginal de provisión), una regla de asignación x: M^N → [0,K]^N que determina la capacidad asignada a cada proveedor, y una regla de pagos p: M^N → ℝ^N que determina el pago a cada proveedor asignado.</w:t>
      </w:r>
    </w:p>
    <w:p w14:paraId="2B2469B1" w14:textId="77777777" w:rsidR="00DA1741" w:rsidRPr="00A9569D" w:rsidRDefault="00000000">
      <w:pPr>
        <w:pStyle w:val="BodyText"/>
        <w:rPr>
          <w:lang w:val="es-419"/>
          <w:rPrChange w:id="2998" w:author="DIEGO CORDOBA URRUTIA" w:date="2026-06-07T04:36:00Z" w16du:dateUtc="2026-06-07T10:36:00Z">
            <w:rPr/>
          </w:rPrChange>
        </w:rPr>
        <w:pPrChange w:id="2999" w:author="DIEGO CORDOBA URRUTIA" w:date="2026-06-07T04:36:00Z" w16du:dateUtc="2026-06-07T10:36:00Z">
          <w:pPr>
            <w:spacing w:after="200" w:line="380" w:lineRule="auto"/>
            <w:jc w:val="both"/>
          </w:pPr>
        </w:pPrChange>
      </w:pPr>
      <w:r w:rsidRPr="00A9569D">
        <w:rPr>
          <w:lang w:val="es-419"/>
          <w:rPrChange w:id="3000" w:author="DIEGO CORDOBA URRUTIA" w:date="2026-06-07T04:36:00Z" w16du:dateUtc="2026-06-07T10:36:00Z">
            <w:rPr>
              <w:color w:val="000000"/>
            </w:rPr>
          </w:rPrChange>
        </w:rPr>
        <w:t xml:space="preserve">El tipo </w:t>
      </w:r>
      <w:r>
        <w:rPr>
          <w:rPrChange w:id="3001" w:author="DIEGO CORDOBA URRUTIA" w:date="2026-06-07T04:36:00Z" w16du:dateUtc="2026-06-07T10:36:00Z">
            <w:rPr>
              <w:color w:val="000000"/>
            </w:rPr>
          </w:rPrChange>
        </w:rPr>
        <w:t>θᵢ</w:t>
      </w:r>
      <w:r w:rsidRPr="00A9569D">
        <w:rPr>
          <w:lang w:val="es-419"/>
          <w:rPrChange w:id="3002" w:author="DIEGO CORDOBA URRUTIA" w:date="2026-06-07T04:36:00Z" w16du:dateUtc="2026-06-07T10:36:00Z">
            <w:rPr>
              <w:color w:val="000000"/>
            </w:rPr>
          </w:rPrChange>
        </w:rPr>
        <w:t xml:space="preserve"> ∈ [</w:t>
      </w:r>
      <w:r>
        <w:rPr>
          <w:rPrChange w:id="3003" w:author="DIEGO CORDOBA URRUTIA" w:date="2026-06-07T04:36:00Z" w16du:dateUtc="2026-06-07T10:36:00Z">
            <w:rPr>
              <w:color w:val="000000"/>
            </w:rPr>
          </w:rPrChange>
        </w:rPr>
        <w:t>θ</w:t>
      </w:r>
      <w:r w:rsidRPr="00A9569D">
        <w:rPr>
          <w:lang w:val="es-419"/>
          <w:rPrChange w:id="3004" w:author="DIEGO CORDOBA URRUTIA" w:date="2026-06-07T04:36:00Z" w16du:dateUtc="2026-06-07T10:36:00Z">
            <w:rPr>
              <w:color w:val="000000"/>
            </w:rPr>
          </w:rPrChange>
        </w:rPr>
        <w:t xml:space="preserve">_l, </w:t>
      </w:r>
      <w:r>
        <w:rPr>
          <w:rPrChange w:id="3005" w:author="DIEGO CORDOBA URRUTIA" w:date="2026-06-07T04:36:00Z" w16du:dateUtc="2026-06-07T10:36:00Z">
            <w:rPr>
              <w:color w:val="000000"/>
            </w:rPr>
          </w:rPrChange>
        </w:rPr>
        <w:t>θ</w:t>
      </w:r>
      <w:r w:rsidRPr="00A9569D">
        <w:rPr>
          <w:lang w:val="es-419"/>
          <w:rPrChange w:id="3006" w:author="DIEGO CORDOBA URRUTIA" w:date="2026-06-07T04:36:00Z" w16du:dateUtc="2026-06-07T10:36:00Z">
            <w:rPr>
              <w:color w:val="000000"/>
            </w:rPr>
          </w:rPrChange>
        </w:rPr>
        <w:t xml:space="preserve">_h] de cada proveedor i es información privada: es el costo marginal verdadero de provisión de 1 MW de regulación durante 1 año, que incluye costos de oportunidad, desgaste de equipos, costo de energía de balance, y el costo de capital del activo comprometido. Siguiendo a Myerson (1981), asumimos que </w:t>
      </w:r>
      <w:r>
        <w:rPr>
          <w:rPrChange w:id="3007" w:author="DIEGO CORDOBA URRUTIA" w:date="2026-06-07T04:36:00Z" w16du:dateUtc="2026-06-07T10:36:00Z">
            <w:rPr>
              <w:color w:val="000000"/>
            </w:rPr>
          </w:rPrChange>
        </w:rPr>
        <w:t>θᵢ</w:t>
      </w:r>
      <w:r w:rsidRPr="00A9569D">
        <w:rPr>
          <w:lang w:val="es-419"/>
          <w:rPrChange w:id="3008" w:author="DIEGO CORDOBA URRUTIA" w:date="2026-06-07T04:36:00Z" w16du:dateUtc="2026-06-07T10:36:00Z">
            <w:rPr>
              <w:color w:val="000000"/>
            </w:rPr>
          </w:rPrChange>
        </w:rPr>
        <w:t xml:space="preserve"> es una realización de una variable aleatoria con función de distribución F_i y densidad f_i, con soporte [</w:t>
      </w:r>
      <w:r>
        <w:rPr>
          <w:rPrChange w:id="3009" w:author="DIEGO CORDOBA URRUTIA" w:date="2026-06-07T04:36:00Z" w16du:dateUtc="2026-06-07T10:36:00Z">
            <w:rPr>
              <w:color w:val="000000"/>
            </w:rPr>
          </w:rPrChange>
        </w:rPr>
        <w:t>θ</w:t>
      </w:r>
      <w:r w:rsidRPr="00A9569D">
        <w:rPr>
          <w:lang w:val="es-419"/>
          <w:rPrChange w:id="3010" w:author="DIEGO CORDOBA URRUTIA" w:date="2026-06-07T04:36:00Z" w16du:dateUtc="2026-06-07T10:36:00Z">
            <w:rPr>
              <w:color w:val="000000"/>
            </w:rPr>
          </w:rPrChange>
        </w:rPr>
        <w:t xml:space="preserve">_l, </w:t>
      </w:r>
      <w:r>
        <w:rPr>
          <w:rPrChange w:id="3011" w:author="DIEGO CORDOBA URRUTIA" w:date="2026-06-07T04:36:00Z" w16du:dateUtc="2026-06-07T10:36:00Z">
            <w:rPr>
              <w:color w:val="000000"/>
            </w:rPr>
          </w:rPrChange>
        </w:rPr>
        <w:t>θ</w:t>
      </w:r>
      <w:r w:rsidRPr="00A9569D">
        <w:rPr>
          <w:lang w:val="es-419"/>
          <w:rPrChange w:id="3012" w:author="DIEGO CORDOBA URRUTIA" w:date="2026-06-07T04:36:00Z" w16du:dateUtc="2026-06-07T10:36:00Z">
            <w:rPr>
              <w:color w:val="000000"/>
            </w:rPr>
          </w:rPrChange>
        </w:rPr>
        <w:t>_h] = [800,000; 3,000,000] MXN/MW-año.</w:t>
      </w:r>
    </w:p>
    <w:p w14:paraId="2EF77EB3" w14:textId="77777777" w:rsidR="00DA1741" w:rsidRPr="00A9569D" w:rsidRDefault="00000000">
      <w:pPr>
        <w:pStyle w:val="Heading3"/>
        <w:rPr>
          <w:lang w:val="es-419"/>
          <w:rPrChange w:id="3013" w:author="DIEGO CORDOBA URRUTIA" w:date="2026-06-07T04:36:00Z" w16du:dateUtc="2026-06-07T10:36:00Z">
            <w:rPr/>
          </w:rPrChange>
        </w:rPr>
      </w:pPr>
      <w:bookmarkStart w:id="3014" w:name="_Toc231042689"/>
      <w:r w:rsidRPr="00A9569D">
        <w:rPr>
          <w:lang w:val="es-419"/>
          <w:rPrChange w:id="3015" w:author="DIEGO CORDOBA URRUTIA" w:date="2026-06-07T04:36:00Z" w16du:dateUtc="2026-06-07T10:36:00Z">
            <w:rPr/>
          </w:rPrChange>
        </w:rPr>
        <w:t>4.2.2</w:t>
      </w:r>
      <w:del w:id="3016" w:author="DIEGO CORDOBA URRUTIA" w:date="2026-06-07T04:36:00Z" w16du:dateUtc="2026-06-07T10:36:00Z">
        <w:r>
          <w:rPr>
            <w:rFonts w:ascii="Arial" w:eastAsia="Arial" w:hAnsi="Arial" w:cs="Arial"/>
            <w:color w:val="0D2B45"/>
          </w:rPr>
          <w:delText xml:space="preserve"> </w:delText>
        </w:r>
      </w:del>
      <w:r w:rsidRPr="00A9569D">
        <w:rPr>
          <w:lang w:val="es-419"/>
          <w:rPrChange w:id="3017" w:author="DIEGO CORDOBA URRUTIA" w:date="2026-06-07T04:36:00Z" w16du:dateUtc="2026-06-07T10:36:00Z">
            <w:rPr/>
          </w:rPrChange>
        </w:rPr>
        <w:t xml:space="preserve"> El Principio de Revelación</w:t>
      </w:r>
      <w:bookmarkEnd w:id="3014"/>
    </w:p>
    <w:p w14:paraId="67C469DF" w14:textId="77777777" w:rsidR="00DA1741" w:rsidRPr="00A9569D" w:rsidRDefault="00000000">
      <w:pPr>
        <w:pStyle w:val="FirstParagraph"/>
        <w:rPr>
          <w:lang w:val="es-419"/>
          <w:rPrChange w:id="3018" w:author="DIEGO CORDOBA URRUTIA" w:date="2026-06-07T04:36:00Z" w16du:dateUtc="2026-06-07T10:36:00Z">
            <w:rPr/>
          </w:rPrChange>
        </w:rPr>
        <w:pPrChange w:id="3019" w:author="DIEGO CORDOBA URRUTIA" w:date="2026-06-07T04:36:00Z" w16du:dateUtc="2026-06-07T10:36:00Z">
          <w:pPr>
            <w:spacing w:after="200" w:line="380" w:lineRule="auto"/>
            <w:jc w:val="both"/>
          </w:pPr>
        </w:pPrChange>
      </w:pPr>
      <w:r w:rsidRPr="00A9569D">
        <w:rPr>
          <w:lang w:val="es-419"/>
          <w:rPrChange w:id="3020" w:author="DIEGO CORDOBA URRUTIA" w:date="2026-06-07T04:36:00Z" w16du:dateUtc="2026-06-07T10:36:00Z">
            <w:rPr>
              <w:color w:val="000000"/>
            </w:rPr>
          </w:rPrChange>
        </w:rPr>
        <w:t>Teorema 4.1 (Principio de Revelación, Myerson 1981). Para cualquier mecanismo (M, p, x) que implementa una asignación eficiente en equilibrio de Bayes-Nash, existe un mecanismo directo (</w:t>
      </w:r>
      <w:r>
        <w:rPr>
          <w:rPrChange w:id="3021" w:author="DIEGO CORDOBA URRUTIA" w:date="2026-06-07T04:36:00Z" w16du:dateUtc="2026-06-07T10:36:00Z">
            <w:rPr>
              <w:color w:val="000000"/>
            </w:rPr>
          </w:rPrChange>
        </w:rPr>
        <w:t>θ</w:t>
      </w:r>
      <w:r w:rsidRPr="00A9569D">
        <w:rPr>
          <w:lang w:val="es-419"/>
          <w:rPrChange w:id="3022" w:author="DIEGO CORDOBA URRUTIA" w:date="2026-06-07T04:36:00Z" w16du:dateUtc="2026-06-07T10:36:00Z">
            <w:rPr>
              <w:color w:val="000000"/>
            </w:rPr>
          </w:rPrChange>
        </w:rPr>
        <w:t xml:space="preserve">, </w:t>
      </w:r>
      <w:ins w:id="3023" w:author="DIEGO CORDOBA URRUTIA" w:date="2026-06-07T04:36:00Z" w16du:dateUtc="2026-06-07T10:36:00Z">
        <w:r w:rsidRPr="00A9569D">
          <w:rPr>
            <w:lang w:val="es-419"/>
          </w:rPr>
          <w:t>p’, x’</w:t>
        </w:r>
      </w:ins>
      <w:del w:id="3024" w:author="DIEGO CORDOBA URRUTIA" w:date="2026-06-07T04:36:00Z" w16du:dateUtc="2026-06-07T10:36:00Z">
        <w:r w:rsidRPr="00DA5EBB">
          <w:rPr>
            <w:rFonts w:ascii="Arial" w:eastAsia="Arial" w:hAnsi="Arial" w:cs="Arial"/>
            <w:color w:val="000000"/>
            <w:lang w:val="es-419"/>
          </w:rPr>
          <w:delText>p', x'</w:delText>
        </w:r>
      </w:del>
      <w:r w:rsidRPr="00A9569D">
        <w:rPr>
          <w:lang w:val="es-419"/>
          <w:rPrChange w:id="3025" w:author="DIEGO CORDOBA URRUTIA" w:date="2026-06-07T04:36:00Z" w16du:dateUtc="2026-06-07T10:36:00Z">
            <w:rPr>
              <w:color w:val="000000"/>
            </w:rPr>
          </w:rPrChange>
        </w:rPr>
        <w:t>) —donde los proveedores reportan su tipo verdadero— que implementa la misma asignación y genera los mismos pagos esperados. Es suficiente buscar el mecanismo óptimo dentro de la clase de mecanismos directos verdad-reveladores (incentive compatible, IC) que satisfacen participación voluntaria (individual rationality, IR).</w:t>
      </w:r>
    </w:p>
    <w:p w14:paraId="751E8FD6" w14:textId="77777777" w:rsidR="00DA1741" w:rsidRPr="00A9569D" w:rsidRDefault="00000000">
      <w:pPr>
        <w:pStyle w:val="BodyText"/>
        <w:rPr>
          <w:lang w:val="es-419"/>
          <w:rPrChange w:id="3026" w:author="DIEGO CORDOBA URRUTIA" w:date="2026-06-07T04:36:00Z" w16du:dateUtc="2026-06-07T10:36:00Z">
            <w:rPr/>
          </w:rPrChange>
        </w:rPr>
        <w:pPrChange w:id="3027" w:author="DIEGO CORDOBA URRUTIA" w:date="2026-06-07T04:36:00Z" w16du:dateUtc="2026-06-07T10:36:00Z">
          <w:pPr>
            <w:spacing w:after="200" w:line="380" w:lineRule="auto"/>
            <w:jc w:val="both"/>
          </w:pPr>
        </w:pPrChange>
      </w:pPr>
      <w:r w:rsidRPr="00A9569D">
        <w:rPr>
          <w:lang w:val="es-419"/>
          <w:rPrChange w:id="3028" w:author="DIEGO CORDOBA URRUTIA" w:date="2026-06-07T04:36:00Z" w16du:dateUtc="2026-06-07T10:36:00Z">
            <w:rPr>
              <w:color w:val="000000"/>
            </w:rPr>
          </w:rPrChange>
        </w:rPr>
        <w:t>Las condiciones IC e IR para el proveedor i son:</w:t>
      </w:r>
    </w:p>
    <w:p w14:paraId="3081004D" w14:textId="77777777" w:rsidR="00DA1741" w:rsidRPr="00A9569D" w:rsidRDefault="00000000">
      <w:pPr>
        <w:pStyle w:val="BodyText"/>
        <w:rPr>
          <w:lang w:val="es-419"/>
          <w:rPrChange w:id="3029" w:author="DIEGO CORDOBA URRUTIA" w:date="2026-06-07T04:36:00Z" w16du:dateUtc="2026-06-07T10:36:00Z">
            <w:rPr/>
          </w:rPrChange>
        </w:rPr>
        <w:pPrChange w:id="3030" w:author="DIEGO CORDOBA URRUTIA" w:date="2026-06-07T04:36:00Z" w16du:dateUtc="2026-06-07T10:36:00Z">
          <w:pPr>
            <w:spacing w:before="240" w:after="240"/>
            <w:jc w:val="center"/>
          </w:pPr>
        </w:pPrChange>
      </w:pPr>
      <w:r w:rsidRPr="00A9569D">
        <w:rPr>
          <w:lang w:val="es-419"/>
          <w:rPrChange w:id="3031" w:author="DIEGO CORDOBA URRUTIA" w:date="2026-06-07T04:36:00Z" w16du:dateUtc="2026-06-07T10:36:00Z">
            <w:rPr>
              <w:rFonts w:ascii="Cambria Math" w:eastAsia="Cambria Math" w:hAnsi="Cambria Math" w:cs="Cambria Math"/>
              <w:color w:val="0D2B45"/>
              <w:sz w:val="22"/>
              <w:szCs w:val="22"/>
            </w:rPr>
          </w:rPrChange>
        </w:rPr>
        <w:t xml:space="preserve">IC: </w:t>
      </w:r>
      <w:del w:id="303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3033" w:author="DIEGO CORDOBA URRUTIA" w:date="2026-06-07T04:36:00Z" w16du:dateUtc="2026-06-07T10:36:00Z">
            <w:rPr>
              <w:rFonts w:ascii="Cambria Math" w:eastAsia="Cambria Math" w:hAnsi="Cambria Math" w:cs="Cambria Math"/>
              <w:color w:val="0D2B45"/>
              <w:sz w:val="22"/>
              <w:szCs w:val="22"/>
            </w:rPr>
          </w:rPrChange>
        </w:rPr>
        <w:t>U_i(</w:t>
      </w:r>
      <w:r>
        <w:rPr>
          <w:rPrChange w:id="3034"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35"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36"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37" w:author="DIEGO CORDOBA URRUTIA" w:date="2026-06-07T04:36:00Z" w16du:dateUtc="2026-06-07T10:36:00Z">
            <w:rPr>
              <w:rFonts w:ascii="Cambria Math" w:eastAsia="Cambria Math" w:hAnsi="Cambria Math" w:cs="Cambria Math"/>
              <w:color w:val="0D2B45"/>
              <w:sz w:val="22"/>
              <w:szCs w:val="22"/>
            </w:rPr>
          </w:rPrChange>
        </w:rPr>
        <w:t xml:space="preserve">) </w:t>
      </w:r>
      <w:ins w:id="3038" w:author="DIEGO CORDOBA URRUTIA" w:date="2026-06-07T04:36:00Z" w16du:dateUtc="2026-06-07T10:36:00Z">
        <w:r w:rsidRPr="00A9569D">
          <w:rPr>
            <w:lang w:val="es-419"/>
          </w:rPr>
          <w:t>≥</w:t>
        </w:r>
      </w:ins>
      <w:del w:id="303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3040" w:author="DIEGO CORDOBA URRUTIA" w:date="2026-06-07T04:36:00Z" w16du:dateUtc="2026-06-07T10:36:00Z">
            <w:rPr>
              <w:rFonts w:ascii="Cambria Math" w:eastAsia="Cambria Math" w:hAnsi="Cambria Math" w:cs="Cambria Math"/>
              <w:color w:val="0D2B45"/>
              <w:sz w:val="22"/>
              <w:szCs w:val="22"/>
            </w:rPr>
          </w:rPrChange>
        </w:rPr>
        <w:t xml:space="preserve"> U_i(</w:t>
      </w:r>
      <w:r>
        <w:rPr>
          <w:rPrChange w:id="3041"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42" w:author="DIEGO CORDOBA URRUTIA" w:date="2026-06-07T04:36:00Z" w16du:dateUtc="2026-06-07T10:36:00Z">
            <w:rPr>
              <w:rFonts w:ascii="Cambria Math" w:eastAsia="Cambria Math" w:hAnsi="Cambria Math" w:cs="Cambria Math"/>
              <w:color w:val="0D2B45"/>
              <w:sz w:val="22"/>
              <w:szCs w:val="22"/>
            </w:rPr>
          </w:rPrChange>
        </w:rPr>
        <w:t>̂</w:t>
      </w:r>
      <w:r>
        <w:rPr>
          <w:rPrChange w:id="3043"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304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45"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46" w:author="DIEGO CORDOBA URRUTIA" w:date="2026-06-07T04:36:00Z" w16du:dateUtc="2026-06-07T10:36:00Z">
            <w:rPr>
              <w:rFonts w:ascii="Cambria Math" w:eastAsia="Cambria Math" w:hAnsi="Cambria Math" w:cs="Cambria Math"/>
              <w:color w:val="0D2B45"/>
              <w:sz w:val="22"/>
              <w:szCs w:val="22"/>
            </w:rPr>
          </w:rPrChange>
        </w:rPr>
        <w:t xml:space="preserve">) </w:t>
      </w:r>
      <w:del w:id="304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3048"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49"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50"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51"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52" w:author="DIEGO CORDOBA URRUTIA" w:date="2026-06-07T04:36:00Z" w16du:dateUtc="2026-06-07T10:36:00Z">
            <w:rPr>
              <w:rFonts w:ascii="Cambria Math" w:eastAsia="Cambria Math" w:hAnsi="Cambria Math" w:cs="Cambria Math"/>
              <w:color w:val="0D2B45"/>
              <w:sz w:val="22"/>
              <w:szCs w:val="22"/>
            </w:rPr>
          </w:rPrChange>
        </w:rPr>
        <w:t>̂</w:t>
      </w:r>
      <w:r>
        <w:rPr>
          <w:rPrChange w:id="3053" w:author="DIEGO CORDOBA URRUTIA" w:date="2026-06-07T04:36:00Z" w16du:dateUtc="2026-06-07T10:36:00Z">
            <w:rPr>
              <w:rFonts w:ascii="Cambria Math" w:eastAsia="Cambria Math" w:hAnsi="Cambria Math" w:cs="Cambria Math"/>
              <w:color w:val="0D2B45"/>
              <w:sz w:val="22"/>
              <w:szCs w:val="22"/>
            </w:rPr>
          </w:rPrChange>
        </w:rPr>
        <w:t>ᵢ</w:t>
      </w:r>
      <w:r w:rsidRPr="00A9569D">
        <w:rPr>
          <w:lang w:val="es-419"/>
          <w:rPrChange w:id="3054" w:author="DIEGO CORDOBA URRUTIA" w:date="2026-06-07T04:36:00Z" w16du:dateUtc="2026-06-07T10:36:00Z">
            <w:rPr>
              <w:rFonts w:ascii="Cambria Math" w:eastAsia="Cambria Math" w:hAnsi="Cambria Math" w:cs="Cambria Math"/>
              <w:color w:val="0D2B45"/>
              <w:sz w:val="22"/>
              <w:szCs w:val="22"/>
            </w:rPr>
          </w:rPrChange>
        </w:rPr>
        <w:t xml:space="preserve"> ∈ [</w:t>
      </w:r>
      <w:r>
        <w:rPr>
          <w:rPrChange w:id="305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56" w:author="DIEGO CORDOBA URRUTIA" w:date="2026-06-07T04:36:00Z" w16du:dateUtc="2026-06-07T10:36:00Z">
            <w:rPr>
              <w:rFonts w:ascii="Cambria Math" w:eastAsia="Cambria Math" w:hAnsi="Cambria Math" w:cs="Cambria Math"/>
              <w:color w:val="0D2B45"/>
              <w:sz w:val="22"/>
              <w:szCs w:val="22"/>
            </w:rPr>
          </w:rPrChange>
        </w:rPr>
        <w:t xml:space="preserve">_l, </w:t>
      </w:r>
      <w:r>
        <w:rPr>
          <w:rPrChange w:id="3057"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58" w:author="DIEGO CORDOBA URRUTIA" w:date="2026-06-07T04:36:00Z" w16du:dateUtc="2026-06-07T10:36:00Z">
            <w:rPr>
              <w:rFonts w:ascii="Cambria Math" w:eastAsia="Cambria Math" w:hAnsi="Cambria Math" w:cs="Cambria Math"/>
              <w:color w:val="0D2B45"/>
              <w:sz w:val="22"/>
              <w:szCs w:val="22"/>
            </w:rPr>
          </w:rPrChange>
        </w:rPr>
        <w:t>_h]</w:t>
      </w:r>
    </w:p>
    <w:p w14:paraId="5FF551AD" w14:textId="77777777" w:rsidR="00DA1741" w:rsidRPr="00A9569D" w:rsidRDefault="00000000">
      <w:pPr>
        <w:pStyle w:val="BodyText"/>
        <w:rPr>
          <w:lang w:val="es-419"/>
          <w:rPrChange w:id="3059" w:author="DIEGO CORDOBA URRUTIA" w:date="2026-06-07T04:36:00Z" w16du:dateUtc="2026-06-07T10:36:00Z">
            <w:rPr/>
          </w:rPrChange>
        </w:rPr>
        <w:pPrChange w:id="3060" w:author="DIEGO CORDOBA URRUTIA" w:date="2026-06-07T04:36:00Z" w16du:dateUtc="2026-06-07T10:36:00Z">
          <w:pPr>
            <w:spacing w:before="240" w:after="240"/>
            <w:jc w:val="center"/>
          </w:pPr>
        </w:pPrChange>
      </w:pPr>
      <w:r w:rsidRPr="00A9569D">
        <w:rPr>
          <w:lang w:val="es-419"/>
          <w:rPrChange w:id="3061" w:author="DIEGO CORDOBA URRUTIA" w:date="2026-06-07T04:36:00Z" w16du:dateUtc="2026-06-07T10:36:00Z">
            <w:rPr>
              <w:rFonts w:ascii="Cambria Math" w:eastAsia="Cambria Math" w:hAnsi="Cambria Math" w:cs="Cambria Math"/>
              <w:color w:val="0D2B45"/>
              <w:sz w:val="22"/>
              <w:szCs w:val="22"/>
            </w:rPr>
          </w:rPrChange>
        </w:rPr>
        <w:t xml:space="preserve">IR: </w:t>
      </w:r>
      <w:del w:id="306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3063" w:author="DIEGO CORDOBA URRUTIA" w:date="2026-06-07T04:36:00Z" w16du:dateUtc="2026-06-07T10:36:00Z">
            <w:rPr>
              <w:rFonts w:ascii="Cambria Math" w:eastAsia="Cambria Math" w:hAnsi="Cambria Math" w:cs="Cambria Math"/>
              <w:color w:val="0D2B45"/>
              <w:sz w:val="22"/>
              <w:szCs w:val="22"/>
            </w:rPr>
          </w:rPrChange>
        </w:rPr>
        <w:t>U_i(</w:t>
      </w:r>
      <w:r>
        <w:rPr>
          <w:rPrChange w:id="3064"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65"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66"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67" w:author="DIEGO CORDOBA URRUTIA" w:date="2026-06-07T04:36:00Z" w16du:dateUtc="2026-06-07T10:36:00Z">
            <w:rPr>
              <w:rFonts w:ascii="Cambria Math" w:eastAsia="Cambria Math" w:hAnsi="Cambria Math" w:cs="Cambria Math"/>
              <w:color w:val="0D2B45"/>
              <w:sz w:val="22"/>
              <w:szCs w:val="22"/>
            </w:rPr>
          </w:rPrChange>
        </w:rPr>
        <w:t xml:space="preserve">) </w:t>
      </w:r>
      <w:ins w:id="3068" w:author="DIEGO CORDOBA URRUTIA" w:date="2026-06-07T04:36:00Z" w16du:dateUtc="2026-06-07T10:36:00Z">
        <w:r w:rsidRPr="00A9569D">
          <w:rPr>
            <w:lang w:val="es-419"/>
          </w:rPr>
          <w:t>≥</w:t>
        </w:r>
      </w:ins>
      <w:del w:id="306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3070" w:author="DIEGO CORDOBA URRUTIA" w:date="2026-06-07T04:36:00Z" w16du:dateUtc="2026-06-07T10:36:00Z">
            <w:rPr>
              <w:rFonts w:ascii="Cambria Math" w:eastAsia="Cambria Math" w:hAnsi="Cambria Math" w:cs="Cambria Math"/>
              <w:color w:val="0D2B45"/>
              <w:sz w:val="22"/>
              <w:szCs w:val="22"/>
            </w:rPr>
          </w:rPrChange>
        </w:rPr>
        <w:t xml:space="preserve"> 0 </w:t>
      </w:r>
      <w:del w:id="307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w:delText>
        </w:r>
      </w:del>
      <w:r w:rsidRPr="00A9569D">
        <w:rPr>
          <w:lang w:val="es-419"/>
          <w:rPrChange w:id="3072"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073"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074" w:author="DIEGO CORDOBA URRUTIA" w:date="2026-06-07T04:36:00Z" w16du:dateUtc="2026-06-07T10:36:00Z">
            <w:rPr>
              <w:rFonts w:ascii="Cambria Math" w:eastAsia="Cambria Math" w:hAnsi="Cambria Math" w:cs="Cambria Math"/>
              <w:color w:val="0D2B45"/>
              <w:sz w:val="22"/>
              <w:szCs w:val="22"/>
            </w:rPr>
          </w:rPrChange>
        </w:rPr>
        <w:t xml:space="preserve"> ∈ [</w:t>
      </w:r>
      <w:r>
        <w:rPr>
          <w:rPrChange w:id="307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76" w:author="DIEGO CORDOBA URRUTIA" w:date="2026-06-07T04:36:00Z" w16du:dateUtc="2026-06-07T10:36:00Z">
            <w:rPr>
              <w:rFonts w:ascii="Cambria Math" w:eastAsia="Cambria Math" w:hAnsi="Cambria Math" w:cs="Cambria Math"/>
              <w:color w:val="0D2B45"/>
              <w:sz w:val="22"/>
              <w:szCs w:val="22"/>
            </w:rPr>
          </w:rPrChange>
        </w:rPr>
        <w:t xml:space="preserve">_l, </w:t>
      </w:r>
      <w:r>
        <w:rPr>
          <w:rPrChange w:id="3077"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078" w:author="DIEGO CORDOBA URRUTIA" w:date="2026-06-07T04:36:00Z" w16du:dateUtc="2026-06-07T10:36:00Z">
            <w:rPr>
              <w:rFonts w:ascii="Cambria Math" w:eastAsia="Cambria Math" w:hAnsi="Cambria Math" w:cs="Cambria Math"/>
              <w:color w:val="0D2B45"/>
              <w:sz w:val="22"/>
              <w:szCs w:val="22"/>
            </w:rPr>
          </w:rPrChange>
        </w:rPr>
        <w:t>_h]</w:t>
      </w:r>
    </w:p>
    <w:p w14:paraId="614B5388" w14:textId="77777777" w:rsidR="00DA1741" w:rsidRPr="00A9569D" w:rsidRDefault="00000000">
      <w:pPr>
        <w:pStyle w:val="BodyText"/>
        <w:rPr>
          <w:lang w:val="es-419"/>
          <w:rPrChange w:id="3079" w:author="DIEGO CORDOBA URRUTIA" w:date="2026-06-07T04:36:00Z" w16du:dateUtc="2026-06-07T10:36:00Z">
            <w:rPr/>
          </w:rPrChange>
        </w:rPr>
        <w:pPrChange w:id="3080" w:author="DIEGO CORDOBA URRUTIA" w:date="2026-06-07T04:36:00Z" w16du:dateUtc="2026-06-07T10:36:00Z">
          <w:pPr>
            <w:spacing w:after="200" w:line="380" w:lineRule="auto"/>
            <w:jc w:val="both"/>
          </w:pPr>
        </w:pPrChange>
      </w:pPr>
      <w:r w:rsidRPr="00A9569D">
        <w:rPr>
          <w:lang w:val="es-419"/>
          <w:rPrChange w:id="3081" w:author="DIEGO CORDOBA URRUTIA" w:date="2026-06-07T04:36:00Z" w16du:dateUtc="2026-06-07T10:36:00Z">
            <w:rPr>
              <w:color w:val="000000"/>
            </w:rPr>
          </w:rPrChange>
        </w:rPr>
        <w:t>donde U_i(</w:t>
      </w:r>
      <w:r>
        <w:rPr>
          <w:rPrChange w:id="3082" w:author="DIEGO CORDOBA URRUTIA" w:date="2026-06-07T04:36:00Z" w16du:dateUtc="2026-06-07T10:36:00Z">
            <w:rPr>
              <w:color w:val="000000"/>
            </w:rPr>
          </w:rPrChange>
        </w:rPr>
        <w:t>θ</w:t>
      </w:r>
      <w:r w:rsidRPr="00A9569D">
        <w:rPr>
          <w:lang w:val="es-419"/>
          <w:rPrChange w:id="3083" w:author="DIEGO CORDOBA URRUTIA" w:date="2026-06-07T04:36:00Z" w16du:dateUtc="2026-06-07T10:36:00Z">
            <w:rPr>
              <w:color w:val="000000"/>
            </w:rPr>
          </w:rPrChange>
        </w:rPr>
        <w:t>̂</w:t>
      </w:r>
      <w:r>
        <w:rPr>
          <w:rPrChange w:id="3084" w:author="DIEGO CORDOBA URRUTIA" w:date="2026-06-07T04:36:00Z" w16du:dateUtc="2026-06-07T10:36:00Z">
            <w:rPr>
              <w:color w:val="000000"/>
            </w:rPr>
          </w:rPrChange>
        </w:rPr>
        <w:t>ᵢ</w:t>
      </w:r>
      <w:r w:rsidRPr="00A9569D">
        <w:rPr>
          <w:lang w:val="es-419"/>
          <w:rPrChange w:id="3085" w:author="DIEGO CORDOBA URRUTIA" w:date="2026-06-07T04:36:00Z" w16du:dateUtc="2026-06-07T10:36:00Z">
            <w:rPr>
              <w:color w:val="000000"/>
            </w:rPr>
          </w:rPrChange>
        </w:rPr>
        <w:t xml:space="preserve">, </w:t>
      </w:r>
      <w:r>
        <w:rPr>
          <w:rPrChange w:id="3086" w:author="DIEGO CORDOBA URRUTIA" w:date="2026-06-07T04:36:00Z" w16du:dateUtc="2026-06-07T10:36:00Z">
            <w:rPr>
              <w:color w:val="000000"/>
            </w:rPr>
          </w:rPrChange>
        </w:rPr>
        <w:t>θᵢ</w:t>
      </w:r>
      <w:r w:rsidRPr="00A9569D">
        <w:rPr>
          <w:lang w:val="es-419"/>
          <w:rPrChange w:id="3087" w:author="DIEGO CORDOBA URRUTIA" w:date="2026-06-07T04:36:00Z" w16du:dateUtc="2026-06-07T10:36:00Z">
            <w:rPr>
              <w:color w:val="000000"/>
            </w:rPr>
          </w:rPrChange>
        </w:rPr>
        <w:t>) = p_i(</w:t>
      </w:r>
      <w:r>
        <w:rPr>
          <w:rPrChange w:id="3088" w:author="DIEGO CORDOBA URRUTIA" w:date="2026-06-07T04:36:00Z" w16du:dateUtc="2026-06-07T10:36:00Z">
            <w:rPr>
              <w:color w:val="000000"/>
            </w:rPr>
          </w:rPrChange>
        </w:rPr>
        <w:t>θ</w:t>
      </w:r>
      <w:r w:rsidRPr="00A9569D">
        <w:rPr>
          <w:lang w:val="es-419"/>
          <w:rPrChange w:id="3089" w:author="DIEGO CORDOBA URRUTIA" w:date="2026-06-07T04:36:00Z" w16du:dateUtc="2026-06-07T10:36:00Z">
            <w:rPr>
              <w:color w:val="000000"/>
            </w:rPr>
          </w:rPrChange>
        </w:rPr>
        <w:t>̂</w:t>
      </w:r>
      <w:r>
        <w:rPr>
          <w:rPrChange w:id="3090" w:author="DIEGO CORDOBA URRUTIA" w:date="2026-06-07T04:36:00Z" w16du:dateUtc="2026-06-07T10:36:00Z">
            <w:rPr>
              <w:color w:val="000000"/>
            </w:rPr>
          </w:rPrChange>
        </w:rPr>
        <w:t>ᵢ</w:t>
      </w:r>
      <w:r w:rsidRPr="00A9569D">
        <w:rPr>
          <w:lang w:val="es-419"/>
          <w:rPrChange w:id="3091" w:author="DIEGO CORDOBA URRUTIA" w:date="2026-06-07T04:36:00Z" w16du:dateUtc="2026-06-07T10:36:00Z">
            <w:rPr>
              <w:color w:val="000000"/>
            </w:rPr>
          </w:rPrChange>
        </w:rPr>
        <w:t xml:space="preserve">, </w:t>
      </w:r>
      <w:r>
        <w:rPr>
          <w:rPrChange w:id="3092" w:author="DIEGO CORDOBA URRUTIA" w:date="2026-06-07T04:36:00Z" w16du:dateUtc="2026-06-07T10:36:00Z">
            <w:rPr>
              <w:color w:val="000000"/>
            </w:rPr>
          </w:rPrChange>
        </w:rPr>
        <w:t>θ</w:t>
      </w:r>
      <w:r w:rsidRPr="00A9569D">
        <w:rPr>
          <w:lang w:val="es-419"/>
          <w:rPrChange w:id="3093" w:author="DIEGO CORDOBA URRUTIA" w:date="2026-06-07T04:36:00Z" w16du:dateUtc="2026-06-07T10:36:00Z">
            <w:rPr>
              <w:color w:val="000000"/>
            </w:rPr>
          </w:rPrChange>
        </w:rPr>
        <w:t xml:space="preserve">_{-i}) − </w:t>
      </w:r>
      <w:r>
        <w:rPr>
          <w:rPrChange w:id="3094" w:author="DIEGO CORDOBA URRUTIA" w:date="2026-06-07T04:36:00Z" w16du:dateUtc="2026-06-07T10:36:00Z">
            <w:rPr>
              <w:color w:val="000000"/>
            </w:rPr>
          </w:rPrChange>
        </w:rPr>
        <w:t>θᵢ</w:t>
      </w:r>
      <w:r w:rsidRPr="00A9569D">
        <w:rPr>
          <w:lang w:val="es-419"/>
          <w:rPrChange w:id="3095" w:author="DIEGO CORDOBA URRUTIA" w:date="2026-06-07T04:36:00Z" w16du:dateUtc="2026-06-07T10:36:00Z">
            <w:rPr>
              <w:color w:val="000000"/>
            </w:rPr>
          </w:rPrChange>
        </w:rPr>
        <w:t xml:space="preserve"> · x_i(</w:t>
      </w:r>
      <w:r>
        <w:rPr>
          <w:rPrChange w:id="3096" w:author="DIEGO CORDOBA URRUTIA" w:date="2026-06-07T04:36:00Z" w16du:dateUtc="2026-06-07T10:36:00Z">
            <w:rPr>
              <w:color w:val="000000"/>
            </w:rPr>
          </w:rPrChange>
        </w:rPr>
        <w:t>θ</w:t>
      </w:r>
      <w:r w:rsidRPr="00A9569D">
        <w:rPr>
          <w:lang w:val="es-419"/>
          <w:rPrChange w:id="3097" w:author="DIEGO CORDOBA URRUTIA" w:date="2026-06-07T04:36:00Z" w16du:dateUtc="2026-06-07T10:36:00Z">
            <w:rPr>
              <w:color w:val="000000"/>
            </w:rPr>
          </w:rPrChange>
        </w:rPr>
        <w:t>̂</w:t>
      </w:r>
      <w:r>
        <w:rPr>
          <w:rPrChange w:id="3098" w:author="DIEGO CORDOBA URRUTIA" w:date="2026-06-07T04:36:00Z" w16du:dateUtc="2026-06-07T10:36:00Z">
            <w:rPr>
              <w:color w:val="000000"/>
            </w:rPr>
          </w:rPrChange>
        </w:rPr>
        <w:t>ᵢ</w:t>
      </w:r>
      <w:r w:rsidRPr="00A9569D">
        <w:rPr>
          <w:lang w:val="es-419"/>
          <w:rPrChange w:id="3099" w:author="DIEGO CORDOBA URRUTIA" w:date="2026-06-07T04:36:00Z" w16du:dateUtc="2026-06-07T10:36:00Z">
            <w:rPr>
              <w:color w:val="000000"/>
            </w:rPr>
          </w:rPrChange>
        </w:rPr>
        <w:t xml:space="preserve">, </w:t>
      </w:r>
      <w:r>
        <w:rPr>
          <w:rPrChange w:id="3100" w:author="DIEGO CORDOBA URRUTIA" w:date="2026-06-07T04:36:00Z" w16du:dateUtc="2026-06-07T10:36:00Z">
            <w:rPr>
              <w:color w:val="000000"/>
            </w:rPr>
          </w:rPrChange>
        </w:rPr>
        <w:t>θ</w:t>
      </w:r>
      <w:r w:rsidRPr="00A9569D">
        <w:rPr>
          <w:lang w:val="es-419"/>
          <w:rPrChange w:id="3101" w:author="DIEGO CORDOBA URRUTIA" w:date="2026-06-07T04:36:00Z" w16du:dateUtc="2026-06-07T10:36:00Z">
            <w:rPr>
              <w:color w:val="000000"/>
            </w:rPr>
          </w:rPrChange>
        </w:rPr>
        <w:t xml:space="preserve">_{-i}) es la utilidad del proveedor i de tipo verdadero </w:t>
      </w:r>
      <w:r>
        <w:rPr>
          <w:rPrChange w:id="3102" w:author="DIEGO CORDOBA URRUTIA" w:date="2026-06-07T04:36:00Z" w16du:dateUtc="2026-06-07T10:36:00Z">
            <w:rPr>
              <w:color w:val="000000"/>
            </w:rPr>
          </w:rPrChange>
        </w:rPr>
        <w:t>θᵢ</w:t>
      </w:r>
      <w:r w:rsidRPr="00A9569D">
        <w:rPr>
          <w:lang w:val="es-419"/>
          <w:rPrChange w:id="3103" w:author="DIEGO CORDOBA URRUTIA" w:date="2026-06-07T04:36:00Z" w16du:dateUtc="2026-06-07T10:36:00Z">
            <w:rPr>
              <w:color w:val="000000"/>
            </w:rPr>
          </w:rPrChange>
        </w:rPr>
        <w:t xml:space="preserve"> que reporta </w:t>
      </w:r>
      <w:r>
        <w:rPr>
          <w:rPrChange w:id="3104" w:author="DIEGO CORDOBA URRUTIA" w:date="2026-06-07T04:36:00Z" w16du:dateUtc="2026-06-07T10:36:00Z">
            <w:rPr>
              <w:color w:val="000000"/>
            </w:rPr>
          </w:rPrChange>
        </w:rPr>
        <w:t>θ</w:t>
      </w:r>
      <w:r w:rsidRPr="00A9569D">
        <w:rPr>
          <w:lang w:val="es-419"/>
          <w:rPrChange w:id="3105" w:author="DIEGO CORDOBA URRUTIA" w:date="2026-06-07T04:36:00Z" w16du:dateUtc="2026-06-07T10:36:00Z">
            <w:rPr>
              <w:color w:val="000000"/>
            </w:rPr>
          </w:rPrChange>
        </w:rPr>
        <w:t>̂</w:t>
      </w:r>
      <w:r>
        <w:rPr>
          <w:rPrChange w:id="3106" w:author="DIEGO CORDOBA URRUTIA" w:date="2026-06-07T04:36:00Z" w16du:dateUtc="2026-06-07T10:36:00Z">
            <w:rPr>
              <w:color w:val="000000"/>
            </w:rPr>
          </w:rPrChange>
        </w:rPr>
        <w:t>ᵢ</w:t>
      </w:r>
      <w:r w:rsidRPr="00A9569D">
        <w:rPr>
          <w:lang w:val="es-419"/>
          <w:rPrChange w:id="3107" w:author="DIEGO CORDOBA URRUTIA" w:date="2026-06-07T04:36:00Z" w16du:dateUtc="2026-06-07T10:36:00Z">
            <w:rPr>
              <w:color w:val="000000"/>
            </w:rPr>
          </w:rPrChange>
        </w:rPr>
        <w:t>.</w:t>
      </w:r>
    </w:p>
    <w:p w14:paraId="21D061A6" w14:textId="77777777" w:rsidR="00DA1741" w:rsidRPr="00A9569D" w:rsidRDefault="00000000">
      <w:pPr>
        <w:pStyle w:val="Heading2"/>
        <w:rPr>
          <w:lang w:val="es-419"/>
          <w:rPrChange w:id="3108" w:author="DIEGO CORDOBA URRUTIA" w:date="2026-06-07T04:36:00Z" w16du:dateUtc="2026-06-07T10:36:00Z">
            <w:rPr/>
          </w:rPrChange>
        </w:rPr>
      </w:pPr>
      <w:bookmarkStart w:id="3109" w:name="_Toc231042690"/>
      <w:bookmarkStart w:id="3110" w:name="X0af17a691c344296948cbbad2925054781e413b"/>
      <w:r w:rsidRPr="00A9569D">
        <w:rPr>
          <w:lang w:val="es-419"/>
          <w:rPrChange w:id="3111" w:author="DIEGO CORDOBA URRUTIA" w:date="2026-06-07T04:36:00Z" w16du:dateUtc="2026-06-07T10:36:00Z">
            <w:rPr/>
          </w:rPrChange>
        </w:rPr>
        <w:t>4.3</w:t>
      </w:r>
      <w:del w:id="3112" w:author="DIEGO CORDOBA URRUTIA" w:date="2026-06-07T04:36:00Z" w16du:dateUtc="2026-06-07T10:36:00Z">
        <w:r>
          <w:rPr>
            <w:rFonts w:ascii="Arial" w:eastAsia="Arial" w:hAnsi="Arial" w:cs="Arial"/>
            <w:color w:val="0F6E56"/>
          </w:rPr>
          <w:delText xml:space="preserve"> </w:delText>
        </w:r>
      </w:del>
      <w:r w:rsidRPr="00A9569D">
        <w:rPr>
          <w:lang w:val="es-419"/>
          <w:rPrChange w:id="3113" w:author="DIEGO CORDOBA URRUTIA" w:date="2026-06-07T04:36:00Z" w16du:dateUtc="2026-06-07T10:36:00Z">
            <w:rPr/>
          </w:rPrChange>
        </w:rPr>
        <w:t xml:space="preserve"> El Problema de Valoración Interdependiente</w:t>
      </w:r>
      <w:bookmarkEnd w:id="3109"/>
    </w:p>
    <w:p w14:paraId="523EDD98" w14:textId="77777777" w:rsidR="00DA1741" w:rsidRPr="00A9569D" w:rsidRDefault="00000000">
      <w:pPr>
        <w:pStyle w:val="Heading3"/>
        <w:rPr>
          <w:lang w:val="es-419"/>
          <w:rPrChange w:id="3114" w:author="DIEGO CORDOBA URRUTIA" w:date="2026-06-07T04:36:00Z" w16du:dateUtc="2026-06-07T10:36:00Z">
            <w:rPr/>
          </w:rPrChange>
        </w:rPr>
      </w:pPr>
      <w:bookmarkStart w:id="3115" w:name="_Toc231042691"/>
      <w:r w:rsidRPr="00A9569D">
        <w:rPr>
          <w:lang w:val="es-419"/>
          <w:rPrChange w:id="3116" w:author="DIEGO CORDOBA URRUTIA" w:date="2026-06-07T04:36:00Z" w16du:dateUtc="2026-06-07T10:36:00Z">
            <w:rPr/>
          </w:rPrChange>
        </w:rPr>
        <w:t>4.3.1</w:t>
      </w:r>
      <w:del w:id="3117" w:author="DIEGO CORDOBA URRUTIA" w:date="2026-06-07T04:36:00Z" w16du:dateUtc="2026-06-07T10:36:00Z">
        <w:r>
          <w:rPr>
            <w:rFonts w:ascii="Arial" w:eastAsia="Arial" w:hAnsi="Arial" w:cs="Arial"/>
            <w:color w:val="0D2B45"/>
          </w:rPr>
          <w:delText xml:space="preserve"> </w:delText>
        </w:r>
      </w:del>
      <w:r w:rsidRPr="00A9569D">
        <w:rPr>
          <w:lang w:val="es-419"/>
          <w:rPrChange w:id="3118" w:author="DIEGO CORDOBA URRUTIA" w:date="2026-06-07T04:36:00Z" w16du:dateUtc="2026-06-07T10:36:00Z">
            <w:rPr/>
          </w:rPrChange>
        </w:rPr>
        <w:t xml:space="preserve"> La Estructura del Mercado de Regulación</w:t>
      </w:r>
      <w:bookmarkEnd w:id="3115"/>
    </w:p>
    <w:p w14:paraId="50C7E436" w14:textId="77777777" w:rsidR="00DA1741" w:rsidRPr="00A9569D" w:rsidRDefault="00000000">
      <w:pPr>
        <w:pStyle w:val="FirstParagraph"/>
        <w:rPr>
          <w:lang w:val="es-419"/>
          <w:rPrChange w:id="3119" w:author="DIEGO CORDOBA URRUTIA" w:date="2026-06-07T04:36:00Z" w16du:dateUtc="2026-06-07T10:36:00Z">
            <w:rPr/>
          </w:rPrChange>
        </w:rPr>
        <w:pPrChange w:id="3120" w:author="DIEGO CORDOBA URRUTIA" w:date="2026-06-07T04:36:00Z" w16du:dateUtc="2026-06-07T10:36:00Z">
          <w:pPr>
            <w:spacing w:after="200" w:line="380" w:lineRule="auto"/>
            <w:jc w:val="both"/>
          </w:pPr>
        </w:pPrChange>
      </w:pPr>
      <w:r w:rsidRPr="00A9569D">
        <w:rPr>
          <w:lang w:val="es-419"/>
          <w:rPrChange w:id="3121" w:author="DIEGO CORDOBA URRUTIA" w:date="2026-06-07T04:36:00Z" w16du:dateUtc="2026-06-07T10:36:00Z">
            <w:rPr>
              <w:color w:val="000000"/>
            </w:rPr>
          </w:rPrChange>
        </w:rPr>
        <w:t xml:space="preserve">En el mercado de regulación de frecuencia, el valor de ganar el contrato tiene dos componentes. El componente privado (valor privado) es el costo idiosincrático del proveedor: costo del activo comprometido, eficiencia de la tecnología, acceso a energía de balance barata. El componente común (common value) es la valoración del servicio de regulación que todos los proveedores hacen del mismo subyacente: el proceso de frecuencia </w:t>
      </w:r>
      <w:r>
        <w:rPr>
          <w:rPrChange w:id="3122" w:author="DIEGO CORDOBA URRUTIA" w:date="2026-06-07T04:36:00Z" w16du:dateUtc="2026-06-07T10:36:00Z">
            <w:rPr>
              <w:color w:val="000000"/>
            </w:rPr>
          </w:rPrChange>
        </w:rPr>
        <w:t>Δ</w:t>
      </w:r>
      <w:r w:rsidRPr="00A9569D">
        <w:rPr>
          <w:lang w:val="es-419"/>
          <w:rPrChange w:id="3123" w:author="DIEGO CORDOBA URRUTIA" w:date="2026-06-07T04:36:00Z" w16du:dateUtc="2026-06-07T10:36:00Z">
            <w:rPr>
              <w:color w:val="000000"/>
            </w:rPr>
          </w:rPrChange>
        </w:rPr>
        <w:t>f(t) ~ OU(</w:t>
      </w:r>
      <w:r>
        <w:rPr>
          <w:rPrChange w:id="3124" w:author="DIEGO CORDOBA URRUTIA" w:date="2026-06-07T04:36:00Z" w16du:dateUtc="2026-06-07T10:36:00Z">
            <w:rPr>
              <w:color w:val="000000"/>
            </w:rPr>
          </w:rPrChange>
        </w:rPr>
        <w:t>κ</w:t>
      </w:r>
      <w:r w:rsidRPr="00A9569D">
        <w:rPr>
          <w:lang w:val="es-419"/>
          <w:rPrChange w:id="3125" w:author="DIEGO CORDOBA URRUTIA" w:date="2026-06-07T04:36:00Z" w16du:dateUtc="2026-06-07T10:36:00Z">
            <w:rPr>
              <w:color w:val="000000"/>
            </w:rPr>
          </w:rPrChange>
        </w:rPr>
        <w:t>,</w:t>
      </w:r>
      <w:r>
        <w:rPr>
          <w:rPrChange w:id="3126" w:author="DIEGO CORDOBA URRUTIA" w:date="2026-06-07T04:36:00Z" w16du:dateUtc="2026-06-07T10:36:00Z">
            <w:rPr>
              <w:color w:val="000000"/>
            </w:rPr>
          </w:rPrChange>
        </w:rPr>
        <w:t>μ</w:t>
      </w:r>
      <w:r w:rsidRPr="00A9569D">
        <w:rPr>
          <w:lang w:val="es-419"/>
          <w:rPrChange w:id="3127" w:author="DIEGO CORDOBA URRUTIA" w:date="2026-06-07T04:36:00Z" w16du:dateUtc="2026-06-07T10:36:00Z">
            <w:rPr>
              <w:color w:val="000000"/>
            </w:rPr>
          </w:rPrChange>
        </w:rPr>
        <w:t>,</w:t>
      </w:r>
      <w:r>
        <w:rPr>
          <w:rPrChange w:id="3128" w:author="DIEGO CORDOBA URRUTIA" w:date="2026-06-07T04:36:00Z" w16du:dateUtc="2026-06-07T10:36:00Z">
            <w:rPr>
              <w:color w:val="000000"/>
            </w:rPr>
          </w:rPrChange>
        </w:rPr>
        <w:t>σ</w:t>
      </w:r>
      <w:r w:rsidRPr="00A9569D">
        <w:rPr>
          <w:lang w:val="es-419"/>
          <w:rPrChange w:id="3129" w:author="DIEGO CORDOBA URRUTIA" w:date="2026-06-07T04:36:00Z" w16du:dateUtc="2026-06-07T10:36:00Z">
            <w:rPr>
              <w:color w:val="000000"/>
            </w:rPr>
          </w:rPrChange>
        </w:rPr>
        <w:t>_OU). Dado que todos observan (o pueden estimar) los mismos parámetros OU del sistema que están cubriendo, hay información common knowledge que afecta el valor del contrato para todos.</w:t>
      </w:r>
    </w:p>
    <w:p w14:paraId="1F8ADD36" w14:textId="77777777" w:rsidR="00DA1741" w:rsidRDefault="00000000">
      <w:pPr>
        <w:pStyle w:val="BodyText"/>
        <w:pPrChange w:id="3130" w:author="DIEGO CORDOBA URRUTIA" w:date="2026-06-07T04:36:00Z" w16du:dateUtc="2026-06-07T10:36:00Z">
          <w:pPr>
            <w:spacing w:after="200" w:line="380" w:lineRule="auto"/>
            <w:jc w:val="both"/>
          </w:pPr>
        </w:pPrChange>
      </w:pPr>
      <w:r w:rsidRPr="00A9569D">
        <w:rPr>
          <w:lang w:val="es-419"/>
          <w:rPrChange w:id="3131" w:author="DIEGO CORDOBA URRUTIA" w:date="2026-06-07T04:36:00Z" w16du:dateUtc="2026-06-07T10:36:00Z">
            <w:rPr>
              <w:color w:val="000000"/>
            </w:rPr>
          </w:rPrChange>
        </w:rPr>
        <w:t xml:space="preserve">Formalmente, el tipo del proveedor i es </w:t>
      </w:r>
      <w:r>
        <w:rPr>
          <w:rPrChange w:id="3132" w:author="DIEGO CORDOBA URRUTIA" w:date="2026-06-07T04:36:00Z" w16du:dateUtc="2026-06-07T10:36:00Z">
            <w:rPr>
              <w:color w:val="000000"/>
            </w:rPr>
          </w:rPrChange>
        </w:rPr>
        <w:t>θᵢ</w:t>
      </w:r>
      <w:r w:rsidRPr="00A9569D">
        <w:rPr>
          <w:lang w:val="es-419"/>
          <w:rPrChange w:id="3133" w:author="DIEGO CORDOBA URRUTIA" w:date="2026-06-07T04:36:00Z" w16du:dateUtc="2026-06-07T10:36:00Z">
            <w:rPr>
              <w:color w:val="000000"/>
            </w:rPr>
          </w:rPrChange>
        </w:rPr>
        <w:t xml:space="preserve"> = (c_i, s_i) donde c_i es su costo privado (información privada) y s_i es su señal sobre el verdadero valor común V_0 = V_HJB(</w:t>
      </w:r>
      <w:r>
        <w:rPr>
          <w:rPrChange w:id="3134" w:author="DIEGO CORDOBA URRUTIA" w:date="2026-06-07T04:36:00Z" w16du:dateUtc="2026-06-07T10:36:00Z">
            <w:rPr>
              <w:color w:val="000000"/>
            </w:rPr>
          </w:rPrChange>
        </w:rPr>
        <w:t>Δ</w:t>
      </w:r>
      <w:r w:rsidRPr="00A9569D">
        <w:rPr>
          <w:lang w:val="es-419"/>
          <w:rPrChange w:id="3135" w:author="DIEGO CORDOBA URRUTIA" w:date="2026-06-07T04:36:00Z" w16du:dateUtc="2026-06-07T10:36:00Z">
            <w:rPr>
              <w:color w:val="000000"/>
            </w:rPr>
          </w:rPrChange>
        </w:rPr>
        <w:t xml:space="preserve">f₀, 0; Ū, T) (el precio HJB del Capítulo 2). </w:t>
      </w:r>
      <w:r>
        <w:rPr>
          <w:rPrChange w:id="3136" w:author="DIEGO CORDOBA URRUTIA" w:date="2026-06-07T04:36:00Z" w16du:dateUtc="2026-06-07T10:36:00Z">
            <w:rPr>
              <w:color w:val="000000"/>
            </w:rPr>
          </w:rPrChange>
        </w:rPr>
        <w:t>Siguiendo a Milgrom y Weber (1982):</w:t>
      </w:r>
    </w:p>
    <w:p w14:paraId="2D55222E" w14:textId="77777777" w:rsidR="00DA1741" w:rsidRDefault="00000000">
      <w:pPr>
        <w:pStyle w:val="BodyText"/>
        <w:pPrChange w:id="3137" w:author="DIEGO CORDOBA URRUTIA" w:date="2026-06-07T04:36:00Z" w16du:dateUtc="2026-06-07T10:36:00Z">
          <w:pPr>
            <w:spacing w:before="240" w:after="240"/>
            <w:jc w:val="center"/>
          </w:pPr>
        </w:pPrChange>
      </w:pPr>
      <w:r>
        <w:rPr>
          <w:rPrChange w:id="3138" w:author="DIEGO CORDOBA URRUTIA" w:date="2026-06-07T04:36:00Z" w16du:dateUtc="2026-06-07T10:36:00Z">
            <w:rPr>
              <w:rFonts w:ascii="Cambria Math" w:eastAsia="Cambria Math" w:hAnsi="Cambria Math" w:cs="Cambria Math"/>
              <w:color w:val="0D2B45"/>
              <w:sz w:val="22"/>
              <w:szCs w:val="22"/>
            </w:rPr>
          </w:rPrChange>
        </w:rPr>
        <w:lastRenderedPageBreak/>
        <w:t>θ</w:t>
      </w:r>
      <w:proofErr w:type="gramStart"/>
      <w:r>
        <w:rPr>
          <w:rPrChange w:id="3139" w:author="DIEGO CORDOBA URRUTIA" w:date="2026-06-07T04:36:00Z" w16du:dateUtc="2026-06-07T10:36:00Z">
            <w:rPr>
              <w:rFonts w:ascii="Cambria Math" w:eastAsia="Cambria Math" w:hAnsi="Cambria Math" w:cs="Cambria Math"/>
              <w:color w:val="0D2B45"/>
              <w:sz w:val="22"/>
              <w:szCs w:val="22"/>
            </w:rPr>
          </w:rPrChange>
        </w:rPr>
        <w:t>ᵢ(</w:t>
      </w:r>
      <w:proofErr w:type="spellStart"/>
      <w:proofErr w:type="gramEnd"/>
      <w:r>
        <w:rPr>
          <w:rPrChange w:id="3140" w:author="DIEGO CORDOBA URRUTIA" w:date="2026-06-07T04:36:00Z" w16du:dateUtc="2026-06-07T10:36:00Z">
            <w:rPr>
              <w:rFonts w:ascii="Cambria Math" w:eastAsia="Cambria Math" w:hAnsi="Cambria Math" w:cs="Cambria Math"/>
              <w:color w:val="0D2B45"/>
              <w:sz w:val="22"/>
              <w:szCs w:val="22"/>
            </w:rPr>
          </w:rPrChange>
        </w:rPr>
        <w:t>c_i</w:t>
      </w:r>
      <w:proofErr w:type="spellEnd"/>
      <w:r>
        <w:rPr>
          <w:rPrChange w:id="3141"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3142" w:author="DIEGO CORDOBA URRUTIA" w:date="2026-06-07T04:36:00Z" w16du:dateUtc="2026-06-07T10:36:00Z">
            <w:rPr>
              <w:rFonts w:ascii="Cambria Math" w:eastAsia="Cambria Math" w:hAnsi="Cambria Math" w:cs="Cambria Math"/>
              <w:color w:val="0D2B45"/>
              <w:sz w:val="22"/>
              <w:szCs w:val="22"/>
            </w:rPr>
          </w:rPrChange>
        </w:rPr>
        <w:t>s_i</w:t>
      </w:r>
      <w:proofErr w:type="spellEnd"/>
      <w:r>
        <w:rPr>
          <w:rPrChange w:id="3143" w:author="DIEGO CORDOBA URRUTIA" w:date="2026-06-07T04:36:00Z" w16du:dateUtc="2026-06-07T10:36:00Z">
            <w:rPr>
              <w:rFonts w:ascii="Cambria Math" w:eastAsia="Cambria Math" w:hAnsi="Cambria Math" w:cs="Cambria Math"/>
              <w:color w:val="0D2B45"/>
              <w:sz w:val="22"/>
              <w:szCs w:val="22"/>
            </w:rPr>
          </w:rPrChange>
        </w:rPr>
        <w:t xml:space="preserve">) </w:t>
      </w:r>
      <w:ins w:id="3144" w:author="DIEGO CORDOBA URRUTIA" w:date="2026-06-07T04:36:00Z" w16du:dateUtc="2026-06-07T10:36:00Z">
        <w:r>
          <w:t>=</w:t>
        </w:r>
      </w:ins>
      <w:del w:id="3145"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3146" w:author="DIEGO CORDOBA URRUTIA" w:date="2026-06-07T04:36:00Z" w16du:dateUtc="2026-06-07T10:36:00Z">
            <w:rPr>
              <w:rFonts w:ascii="Cambria Math" w:eastAsia="Cambria Math" w:hAnsi="Cambria Math" w:cs="Cambria Math"/>
              <w:color w:val="0D2B45"/>
              <w:sz w:val="22"/>
              <w:szCs w:val="22"/>
            </w:rPr>
          </w:rPrChange>
        </w:rPr>
        <w:t xml:space="preserve"> </w:t>
      </w:r>
      <w:proofErr w:type="spellStart"/>
      <w:r>
        <w:rPr>
          <w:rPrChange w:id="3147" w:author="DIEGO CORDOBA URRUTIA" w:date="2026-06-07T04:36:00Z" w16du:dateUtc="2026-06-07T10:36:00Z">
            <w:rPr>
              <w:rFonts w:ascii="Cambria Math" w:eastAsia="Cambria Math" w:hAnsi="Cambria Math" w:cs="Cambria Math"/>
              <w:color w:val="0D2B45"/>
              <w:sz w:val="22"/>
              <w:szCs w:val="22"/>
            </w:rPr>
          </w:rPrChange>
        </w:rPr>
        <w:t>c_i</w:t>
      </w:r>
      <w:proofErr w:type="spellEnd"/>
      <w:r>
        <w:rPr>
          <w:rPrChange w:id="3148" w:author="DIEGO CORDOBA URRUTIA" w:date="2026-06-07T04:36:00Z" w16du:dateUtc="2026-06-07T10:36:00Z">
            <w:rPr>
              <w:rFonts w:ascii="Cambria Math" w:eastAsia="Cambria Math" w:hAnsi="Cambria Math" w:cs="Cambria Math"/>
              <w:color w:val="0D2B45"/>
              <w:sz w:val="22"/>
              <w:szCs w:val="22"/>
            </w:rPr>
          </w:rPrChange>
        </w:rPr>
        <w:t xml:space="preserve"> </w:t>
      </w:r>
      <w:ins w:id="3149" w:author="DIEGO CORDOBA URRUTIA" w:date="2026-06-07T04:36:00Z" w16du:dateUtc="2026-06-07T10:36:00Z">
        <w:r>
          <w:t>+</w:t>
        </w:r>
      </w:ins>
      <w:del w:id="3150"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3151" w:author="DIEGO CORDOBA URRUTIA" w:date="2026-06-07T04:36:00Z" w16du:dateUtc="2026-06-07T10:36:00Z">
            <w:rPr>
              <w:rFonts w:ascii="Cambria Math" w:eastAsia="Cambria Math" w:hAnsi="Cambria Math" w:cs="Cambria Math"/>
              <w:color w:val="0D2B45"/>
              <w:sz w:val="22"/>
              <w:szCs w:val="22"/>
            </w:rPr>
          </w:rPrChange>
        </w:rPr>
        <w:t xml:space="preserve"> α · (V_0 − </w:t>
      </w:r>
      <w:proofErr w:type="gramStart"/>
      <w:r>
        <w:rPr>
          <w:rPrChange w:id="3152" w:author="DIEGO CORDOBA URRUTIA" w:date="2026-06-07T04:36:00Z" w16du:dateUtc="2026-06-07T10:36:00Z">
            <w:rPr>
              <w:rFonts w:ascii="Cambria Math" w:eastAsia="Cambria Math" w:hAnsi="Cambria Math" w:cs="Cambria Math"/>
              <w:color w:val="0D2B45"/>
              <w:sz w:val="22"/>
              <w:szCs w:val="22"/>
            </w:rPr>
          </w:rPrChange>
        </w:rPr>
        <w:t>E[</w:t>
      </w:r>
      <w:proofErr w:type="gramEnd"/>
      <w:r>
        <w:rPr>
          <w:rPrChange w:id="3153" w:author="DIEGO CORDOBA URRUTIA" w:date="2026-06-07T04:36:00Z" w16du:dateUtc="2026-06-07T10:36:00Z">
            <w:rPr>
              <w:rFonts w:ascii="Cambria Math" w:eastAsia="Cambria Math" w:hAnsi="Cambria Math" w:cs="Cambria Math"/>
              <w:color w:val="0D2B45"/>
              <w:sz w:val="22"/>
              <w:szCs w:val="22"/>
            </w:rPr>
          </w:rPrChange>
        </w:rPr>
        <w:t>V_0 | s_i])</w:t>
      </w:r>
    </w:p>
    <w:p w14:paraId="360D1614" w14:textId="77777777" w:rsidR="00DA1741" w:rsidRPr="00A9569D" w:rsidRDefault="00000000">
      <w:pPr>
        <w:pStyle w:val="BodyText"/>
        <w:rPr>
          <w:lang w:val="es-419"/>
          <w:rPrChange w:id="3154" w:author="DIEGO CORDOBA URRUTIA" w:date="2026-06-07T04:36:00Z" w16du:dateUtc="2026-06-07T10:36:00Z">
            <w:rPr/>
          </w:rPrChange>
        </w:rPr>
        <w:pPrChange w:id="3155" w:author="DIEGO CORDOBA URRUTIA" w:date="2026-06-07T04:36:00Z" w16du:dateUtc="2026-06-07T10:36:00Z">
          <w:pPr>
            <w:spacing w:after="200" w:line="380" w:lineRule="auto"/>
            <w:jc w:val="both"/>
          </w:pPr>
        </w:pPrChange>
      </w:pPr>
      <w:r w:rsidRPr="00A9569D">
        <w:rPr>
          <w:lang w:val="es-419"/>
          <w:rPrChange w:id="3156" w:author="DIEGO CORDOBA URRUTIA" w:date="2026-06-07T04:36:00Z" w16du:dateUtc="2026-06-07T10:36:00Z">
            <w:rPr>
              <w:color w:val="000000"/>
            </w:rPr>
          </w:rPrChange>
        </w:rPr>
        <w:t xml:space="preserve">donde </w:t>
      </w:r>
      <w:r>
        <w:rPr>
          <w:rPrChange w:id="3157" w:author="DIEGO CORDOBA URRUTIA" w:date="2026-06-07T04:36:00Z" w16du:dateUtc="2026-06-07T10:36:00Z">
            <w:rPr>
              <w:color w:val="000000"/>
            </w:rPr>
          </w:rPrChange>
        </w:rPr>
        <w:t>α</w:t>
      </w:r>
      <w:r w:rsidRPr="00A9569D">
        <w:rPr>
          <w:lang w:val="es-419"/>
          <w:rPrChange w:id="3158" w:author="DIEGO CORDOBA URRUTIA" w:date="2026-06-07T04:36:00Z" w16du:dateUtc="2026-06-07T10:36:00Z">
            <w:rPr>
              <w:color w:val="000000"/>
            </w:rPr>
          </w:rPrChange>
        </w:rPr>
        <w:t xml:space="preserve"> ∈ [0,1] mide el peso del componente de valor común. Para el mercado CENACE, estimamos </w:t>
      </w:r>
      <w:r>
        <w:rPr>
          <w:rPrChange w:id="3159" w:author="DIEGO CORDOBA URRUTIA" w:date="2026-06-07T04:36:00Z" w16du:dateUtc="2026-06-07T10:36:00Z">
            <w:rPr>
              <w:color w:val="000000"/>
            </w:rPr>
          </w:rPrChange>
        </w:rPr>
        <w:t>α</w:t>
      </w:r>
      <w:r w:rsidRPr="00A9569D">
        <w:rPr>
          <w:lang w:val="es-419"/>
          <w:rPrChange w:id="3160" w:author="DIEGO CORDOBA URRUTIA" w:date="2026-06-07T04:36:00Z" w16du:dateUtc="2026-06-07T10:36:00Z">
            <w:rPr>
              <w:color w:val="000000"/>
            </w:rPr>
          </w:rPrChange>
        </w:rPr>
        <w:t xml:space="preserve"> ≈ 0.35 usando los 47 contratos bilaterales de AGC de la muestra (Capítulo 5): aproximadamente el 35% de la variación en precios de contratos es explicada por variaciones en los parámetros OU estimados por las partes (componente común), y el 65% restante por diferencias en costos propios de los proveedores (componente privado).</w:t>
      </w:r>
    </w:p>
    <w:p w14:paraId="2F14CF2A" w14:textId="77777777" w:rsidR="00DA1741" w:rsidRPr="00A9569D" w:rsidRDefault="00000000">
      <w:pPr>
        <w:pStyle w:val="Heading3"/>
        <w:rPr>
          <w:lang w:val="es-419"/>
          <w:rPrChange w:id="3161" w:author="DIEGO CORDOBA URRUTIA" w:date="2026-06-07T04:36:00Z" w16du:dateUtc="2026-06-07T10:36:00Z">
            <w:rPr/>
          </w:rPrChange>
        </w:rPr>
      </w:pPr>
      <w:bookmarkStart w:id="3162" w:name="_Toc231042692"/>
      <w:bookmarkStart w:id="3163" w:name="X685ac863cd2ef860218541a988fcc65a7aeeb61"/>
      <w:r w:rsidRPr="00A9569D">
        <w:rPr>
          <w:lang w:val="es-419"/>
          <w:rPrChange w:id="3164" w:author="DIEGO CORDOBA URRUTIA" w:date="2026-06-07T04:36:00Z" w16du:dateUtc="2026-06-07T10:36:00Z">
            <w:rPr/>
          </w:rPrChange>
        </w:rPr>
        <w:t>4.3.2</w:t>
      </w:r>
      <w:del w:id="3165" w:author="DIEGO CORDOBA URRUTIA" w:date="2026-06-07T04:36:00Z" w16du:dateUtc="2026-06-07T10:36:00Z">
        <w:r>
          <w:rPr>
            <w:rFonts w:ascii="Arial" w:eastAsia="Arial" w:hAnsi="Arial" w:cs="Arial"/>
            <w:color w:val="0D2B45"/>
          </w:rPr>
          <w:delText xml:space="preserve"> </w:delText>
        </w:r>
      </w:del>
      <w:r w:rsidRPr="00A9569D">
        <w:rPr>
          <w:lang w:val="es-419"/>
          <w:rPrChange w:id="3166" w:author="DIEGO CORDOBA URRUTIA" w:date="2026-06-07T04:36:00Z" w16du:dateUtc="2026-06-07T10:36:00Z">
            <w:rPr/>
          </w:rPrChange>
        </w:rPr>
        <w:t xml:space="preserve"> La Maldición del Ganador en el Mercado de Regulación</w:t>
      </w:r>
      <w:bookmarkEnd w:id="3162"/>
    </w:p>
    <w:p w14:paraId="4C5C4630" w14:textId="77777777" w:rsidR="00DA1741" w:rsidRPr="00A9569D" w:rsidRDefault="00000000">
      <w:pPr>
        <w:pStyle w:val="FirstParagraph"/>
        <w:rPr>
          <w:lang w:val="es-419"/>
          <w:rPrChange w:id="3167" w:author="DIEGO CORDOBA URRUTIA" w:date="2026-06-07T04:36:00Z" w16du:dateUtc="2026-06-07T10:36:00Z">
            <w:rPr/>
          </w:rPrChange>
        </w:rPr>
        <w:pPrChange w:id="3168" w:author="DIEGO CORDOBA URRUTIA" w:date="2026-06-07T04:36:00Z" w16du:dateUtc="2026-06-07T10:36:00Z">
          <w:pPr>
            <w:spacing w:after="200" w:line="380" w:lineRule="auto"/>
            <w:jc w:val="both"/>
          </w:pPr>
        </w:pPrChange>
      </w:pPr>
      <w:r w:rsidRPr="00A9569D">
        <w:rPr>
          <w:lang w:val="es-419"/>
          <w:rPrChange w:id="3169" w:author="DIEGO CORDOBA URRUTIA" w:date="2026-06-07T04:36:00Z" w16du:dateUtc="2026-06-07T10:36:00Z">
            <w:rPr>
              <w:color w:val="000000"/>
            </w:rPr>
          </w:rPrChange>
        </w:rPr>
        <w:t>Teorema 4.2 (Milgrom-Weber, 1982). En subastas con valoraciones interdependientes (</w:t>
      </w:r>
      <w:r>
        <w:rPr>
          <w:rPrChange w:id="3170" w:author="DIEGO CORDOBA URRUTIA" w:date="2026-06-07T04:36:00Z" w16du:dateUtc="2026-06-07T10:36:00Z">
            <w:rPr>
              <w:color w:val="000000"/>
            </w:rPr>
          </w:rPrChange>
        </w:rPr>
        <w:t>α</w:t>
      </w:r>
      <w:r w:rsidRPr="00A9569D">
        <w:rPr>
          <w:lang w:val="es-419"/>
          <w:rPrChange w:id="3171" w:author="DIEGO CORDOBA URRUTIA" w:date="2026-06-07T04:36:00Z" w16du:dateUtc="2026-06-07T10:36:00Z">
            <w:rPr>
              <w:color w:val="000000"/>
            </w:rPr>
          </w:rPrChange>
        </w:rPr>
        <w:t xml:space="preserve"> &gt; 0), el ganador de una subasta de precio sellado de primer precio —quien reporta el mayor precio de oferta— sistemáticamente sobreestima el valor verdadero del contrato en equilibrio. Este fenómeno, la </w:t>
      </w:r>
      <w:ins w:id="3172" w:author="DIEGO CORDOBA URRUTIA" w:date="2026-06-07T04:36:00Z" w16du:dateUtc="2026-06-07T10:36:00Z">
        <w:r w:rsidRPr="00A9569D">
          <w:rPr>
            <w:lang w:val="es-419"/>
          </w:rPr>
          <w:t>‘maldición</w:t>
        </w:r>
      </w:ins>
      <w:del w:id="3173" w:author="DIEGO CORDOBA URRUTIA" w:date="2026-06-07T04:36:00Z" w16du:dateUtc="2026-06-07T10:36:00Z">
        <w:r w:rsidRPr="00DA5EBB">
          <w:rPr>
            <w:rFonts w:ascii="Arial" w:eastAsia="Arial" w:hAnsi="Arial" w:cs="Arial"/>
            <w:color w:val="000000"/>
            <w:lang w:val="es-419"/>
          </w:rPr>
          <w:delText>'maldición</w:delText>
        </w:r>
      </w:del>
      <w:r w:rsidRPr="00A9569D">
        <w:rPr>
          <w:lang w:val="es-419"/>
          <w:rPrChange w:id="3174" w:author="DIEGO CORDOBA URRUTIA" w:date="2026-06-07T04:36:00Z" w16du:dateUtc="2026-06-07T10:36:00Z">
            <w:rPr>
              <w:color w:val="000000"/>
            </w:rPr>
          </w:rPrChange>
        </w:rPr>
        <w:t xml:space="preserve"> del </w:t>
      </w:r>
      <w:ins w:id="3175" w:author="DIEGO CORDOBA URRUTIA" w:date="2026-06-07T04:36:00Z" w16du:dateUtc="2026-06-07T10:36:00Z">
        <w:r w:rsidRPr="00A9569D">
          <w:rPr>
            <w:lang w:val="es-419"/>
          </w:rPr>
          <w:t>ganador’ (winner’s</w:t>
        </w:r>
      </w:ins>
      <w:del w:id="3176" w:author="DIEGO CORDOBA URRUTIA" w:date="2026-06-07T04:36:00Z" w16du:dateUtc="2026-06-07T10:36:00Z">
        <w:r w:rsidRPr="00DA5EBB">
          <w:rPr>
            <w:rFonts w:ascii="Arial" w:eastAsia="Arial" w:hAnsi="Arial" w:cs="Arial"/>
            <w:color w:val="000000"/>
            <w:lang w:val="es-419"/>
          </w:rPr>
          <w:delText>ganador' (winner's</w:delText>
        </w:r>
      </w:del>
      <w:r w:rsidRPr="00A9569D">
        <w:rPr>
          <w:lang w:val="es-419"/>
          <w:rPrChange w:id="3177" w:author="DIEGO CORDOBA URRUTIA" w:date="2026-06-07T04:36:00Z" w16du:dateUtc="2026-06-07T10:36:00Z">
            <w:rPr>
              <w:color w:val="000000"/>
            </w:rPr>
          </w:rPrChange>
        </w:rPr>
        <w:t xml:space="preserve"> curse), lleva a los oferentes racionales a acotar su oferta hacia abajo (bid shading), reduciendo los ingresos del subastador por debajo del óptimo.</w:t>
      </w:r>
    </w:p>
    <w:p w14:paraId="0AFD87AB" w14:textId="77777777" w:rsidR="00DA1741" w:rsidRPr="00A9569D" w:rsidRDefault="00000000">
      <w:pPr>
        <w:pStyle w:val="BodyText"/>
        <w:rPr>
          <w:lang w:val="es-419"/>
          <w:rPrChange w:id="3178" w:author="DIEGO CORDOBA URRUTIA" w:date="2026-06-07T04:36:00Z" w16du:dateUtc="2026-06-07T10:36:00Z">
            <w:rPr/>
          </w:rPrChange>
        </w:rPr>
        <w:pPrChange w:id="3179" w:author="DIEGO CORDOBA URRUTIA" w:date="2026-06-07T04:36:00Z" w16du:dateUtc="2026-06-07T10:36:00Z">
          <w:pPr>
            <w:spacing w:after="200" w:line="380" w:lineRule="auto"/>
            <w:jc w:val="both"/>
          </w:pPr>
        </w:pPrChange>
      </w:pPr>
      <w:r w:rsidRPr="00A9569D">
        <w:rPr>
          <w:lang w:val="es-419"/>
          <w:rPrChange w:id="3180" w:author="DIEGO CORDOBA URRUTIA" w:date="2026-06-07T04:36:00Z" w16du:dateUtc="2026-06-07T10:36:00Z">
            <w:rPr>
              <w:color w:val="000000"/>
            </w:rPr>
          </w:rPrChange>
        </w:rPr>
        <w:t xml:space="preserve">En el mercado de regulación de frecuencia mexicano, la maldición del ganador se manifiesta de manera específica: los proveedores que tienen una señal alta de volatilidad futura (s_i indica que </w:t>
      </w:r>
      <w:r>
        <w:rPr>
          <w:rPrChange w:id="3181" w:author="DIEGO CORDOBA URRUTIA" w:date="2026-06-07T04:36:00Z" w16du:dateUtc="2026-06-07T10:36:00Z">
            <w:rPr>
              <w:color w:val="000000"/>
            </w:rPr>
          </w:rPrChange>
        </w:rPr>
        <w:t>σ</w:t>
      </w:r>
      <w:r w:rsidRPr="00A9569D">
        <w:rPr>
          <w:lang w:val="es-419"/>
          <w:rPrChange w:id="3182" w:author="DIEGO CORDOBA URRUTIA" w:date="2026-06-07T04:36:00Z" w16du:dateUtc="2026-06-07T10:36:00Z">
            <w:rPr>
              <w:color w:val="000000"/>
            </w:rPr>
          </w:rPrChange>
        </w:rPr>
        <w:t>_OU va a subir) ganarán la subasta más frecuentemente, pero al mismo tiempo estarán cargando contratos que les resultan más costosos de cumplir (porque la volatilidad alta implica más eventos de activación). Si no corrigen por este efecto en su estrategia de oferta, realizarán pérdidas ex-post.</w:t>
      </w:r>
    </w:p>
    <w:p w14:paraId="3B4A51A3" w14:textId="77777777" w:rsidR="00DA1741" w:rsidRPr="00A9569D" w:rsidRDefault="00000000">
      <w:pPr>
        <w:pStyle w:val="BodyText"/>
        <w:rPr>
          <w:lang w:val="es-419"/>
          <w:rPrChange w:id="3183" w:author="DIEGO CORDOBA URRUTIA" w:date="2026-06-07T04:36:00Z" w16du:dateUtc="2026-06-07T10:36:00Z">
            <w:rPr/>
          </w:rPrChange>
        </w:rPr>
        <w:pPrChange w:id="3184" w:author="DIEGO CORDOBA URRUTIA" w:date="2026-06-07T04:36:00Z" w16du:dateUtc="2026-06-07T10:36:00Z">
          <w:pPr>
            <w:spacing w:after="200" w:line="380" w:lineRule="auto"/>
            <w:jc w:val="both"/>
          </w:pPr>
        </w:pPrChange>
      </w:pPr>
      <w:r w:rsidRPr="00A9569D">
        <w:rPr>
          <w:lang w:val="es-419"/>
          <w:rPrChange w:id="3185" w:author="DIEGO CORDOBA URRUTIA" w:date="2026-06-07T04:36:00Z" w16du:dateUtc="2026-06-07T10:36:00Z">
            <w:rPr>
              <w:color w:val="000000"/>
            </w:rPr>
          </w:rPrChange>
        </w:rPr>
        <w:t>Esto explica parcialmente la reticencia de nuevos proveedores a entrar al mercado CENACE: la estructura informacional desfavorable del mecanismo actual (subasta de precio uniforme con información privada en contexto de common value) genera una prima de información asimétrica que inhibe la participación. Myerson y Milgrom-Weber establecen que la solución es el mecanismo de subasta de precio asociado (affiliated values auction) con revelación de información común.</w:t>
      </w:r>
    </w:p>
    <w:p w14:paraId="2D2A9BA1" w14:textId="77777777" w:rsidR="00DA1741" w:rsidRPr="00A9569D" w:rsidRDefault="00000000">
      <w:pPr>
        <w:pStyle w:val="Heading2"/>
        <w:rPr>
          <w:lang w:val="es-419"/>
          <w:rPrChange w:id="3186" w:author="DIEGO CORDOBA URRUTIA" w:date="2026-06-07T04:36:00Z" w16du:dateUtc="2026-06-07T10:36:00Z">
            <w:rPr/>
          </w:rPrChange>
        </w:rPr>
      </w:pPr>
      <w:bookmarkStart w:id="3187" w:name="_Toc231042693"/>
      <w:bookmarkEnd w:id="3110"/>
      <w:bookmarkEnd w:id="3163"/>
      <w:r w:rsidRPr="00A9569D">
        <w:rPr>
          <w:lang w:val="es-419"/>
          <w:rPrChange w:id="3188" w:author="DIEGO CORDOBA URRUTIA" w:date="2026-06-07T04:36:00Z" w16du:dateUtc="2026-06-07T10:36:00Z">
            <w:rPr/>
          </w:rPrChange>
        </w:rPr>
        <w:t xml:space="preserve">4.4 </w:t>
      </w:r>
      <w:del w:id="3189" w:author="DIEGO CORDOBA URRUTIA" w:date="2026-06-07T04:36:00Z" w16du:dateUtc="2026-06-07T10:36:00Z">
        <w:r>
          <w:rPr>
            <w:rFonts w:ascii="Arial" w:eastAsia="Arial" w:hAnsi="Arial" w:cs="Arial"/>
            <w:color w:val="0F6E56"/>
          </w:rPr>
          <w:delText xml:space="preserve"> </w:delText>
        </w:r>
      </w:del>
      <w:r w:rsidRPr="00A9569D">
        <w:rPr>
          <w:lang w:val="es-419"/>
          <w:rPrChange w:id="3190" w:author="DIEGO CORDOBA URRUTIA" w:date="2026-06-07T04:36:00Z" w16du:dateUtc="2026-06-07T10:36:00Z">
            <w:rPr/>
          </w:rPrChange>
        </w:rPr>
        <w:t>El Mecanismo Óptimo de Myerson</w:t>
      </w:r>
      <w:bookmarkEnd w:id="3187"/>
    </w:p>
    <w:p w14:paraId="56A138EB" w14:textId="77777777" w:rsidR="00DA1741" w:rsidRPr="00A9569D" w:rsidRDefault="00000000">
      <w:pPr>
        <w:pStyle w:val="Heading3"/>
        <w:rPr>
          <w:lang w:val="es-419"/>
          <w:rPrChange w:id="3191" w:author="DIEGO CORDOBA URRUTIA" w:date="2026-06-07T04:36:00Z" w16du:dateUtc="2026-06-07T10:36:00Z">
            <w:rPr/>
          </w:rPrChange>
        </w:rPr>
      </w:pPr>
      <w:bookmarkStart w:id="3192" w:name="_Toc231042694"/>
      <w:r w:rsidRPr="00A9569D">
        <w:rPr>
          <w:lang w:val="es-419"/>
          <w:rPrChange w:id="3193" w:author="DIEGO CORDOBA URRUTIA" w:date="2026-06-07T04:36:00Z" w16du:dateUtc="2026-06-07T10:36:00Z">
            <w:rPr/>
          </w:rPrChange>
        </w:rPr>
        <w:t>4.4.1</w:t>
      </w:r>
      <w:del w:id="3194" w:author="DIEGO CORDOBA URRUTIA" w:date="2026-06-07T04:36:00Z" w16du:dateUtc="2026-06-07T10:36:00Z">
        <w:r>
          <w:rPr>
            <w:rFonts w:ascii="Arial" w:eastAsia="Arial" w:hAnsi="Arial" w:cs="Arial"/>
            <w:color w:val="0D2B45"/>
          </w:rPr>
          <w:delText xml:space="preserve"> </w:delText>
        </w:r>
      </w:del>
      <w:r w:rsidRPr="00A9569D">
        <w:rPr>
          <w:lang w:val="es-419"/>
          <w:rPrChange w:id="3195" w:author="DIEGO CORDOBA URRUTIA" w:date="2026-06-07T04:36:00Z" w16du:dateUtc="2026-06-07T10:36:00Z">
            <w:rPr/>
          </w:rPrChange>
        </w:rPr>
        <w:t xml:space="preserve"> El Problema del Subastador (CENACE)</w:t>
      </w:r>
      <w:bookmarkEnd w:id="3192"/>
    </w:p>
    <w:p w14:paraId="02116984" w14:textId="77777777" w:rsidR="00DA1741" w:rsidRPr="00A9569D" w:rsidRDefault="00000000">
      <w:pPr>
        <w:pStyle w:val="FirstParagraph"/>
        <w:rPr>
          <w:lang w:val="es-419"/>
          <w:rPrChange w:id="3196" w:author="DIEGO CORDOBA URRUTIA" w:date="2026-06-07T04:36:00Z" w16du:dateUtc="2026-06-07T10:36:00Z">
            <w:rPr/>
          </w:rPrChange>
        </w:rPr>
        <w:pPrChange w:id="3197" w:author="DIEGO CORDOBA URRUTIA" w:date="2026-06-07T04:36:00Z" w16du:dateUtc="2026-06-07T10:36:00Z">
          <w:pPr>
            <w:spacing w:after="200" w:line="380" w:lineRule="auto"/>
            <w:jc w:val="both"/>
          </w:pPr>
        </w:pPrChange>
      </w:pPr>
      <w:r w:rsidRPr="00A9569D">
        <w:rPr>
          <w:lang w:val="es-419"/>
          <w:rPrChange w:id="3198" w:author="DIEGO CORDOBA URRUTIA" w:date="2026-06-07T04:36:00Z" w16du:dateUtc="2026-06-07T10:36:00Z">
            <w:rPr>
              <w:color w:val="000000"/>
            </w:rPr>
          </w:rPrChange>
        </w:rPr>
        <w:t>CENACE como subastador busca minimizar el costo total de compra de capacidad de regulación sujeto a las restricciones IC, IR, y de cobertura mínima K = 2,400 MW. Bajo la hipótesis de distribuciones simétricas F_i = F y tipos independientes (que relajamos más adelante), el mecanismo óptimo de Myerson asigna el contrato al proveedor con el menor costo virtual:</w:t>
      </w:r>
    </w:p>
    <w:p w14:paraId="71098DC5" w14:textId="77777777" w:rsidR="00DA1741" w:rsidRPr="00A9569D" w:rsidRDefault="00000000">
      <w:pPr>
        <w:pStyle w:val="BodyText"/>
        <w:rPr>
          <w:lang w:val="es-419"/>
          <w:rPrChange w:id="3199" w:author="DIEGO CORDOBA URRUTIA" w:date="2026-06-07T04:36:00Z" w16du:dateUtc="2026-06-07T10:36:00Z">
            <w:rPr/>
          </w:rPrChange>
        </w:rPr>
        <w:pPrChange w:id="3200" w:author="DIEGO CORDOBA URRUTIA" w:date="2026-06-07T04:36:00Z" w16du:dateUtc="2026-06-07T10:36:00Z">
          <w:pPr>
            <w:spacing w:before="240" w:after="240"/>
            <w:jc w:val="center"/>
          </w:pPr>
        </w:pPrChange>
      </w:pPr>
      <w:r>
        <w:rPr>
          <w:rPrChange w:id="3201" w:author="DIEGO CORDOBA URRUTIA" w:date="2026-06-07T04:36:00Z" w16du:dateUtc="2026-06-07T10:36:00Z">
            <w:rPr>
              <w:rFonts w:ascii="Cambria Math" w:eastAsia="Cambria Math" w:hAnsi="Cambria Math" w:cs="Cambria Math"/>
              <w:color w:val="0D2B45"/>
              <w:sz w:val="22"/>
              <w:szCs w:val="22"/>
            </w:rPr>
          </w:rPrChange>
        </w:rPr>
        <w:t>ψ</w:t>
      </w:r>
      <w:r w:rsidRPr="00A9569D">
        <w:rPr>
          <w:lang w:val="es-419"/>
          <w:rPrChange w:id="3202" w:author="DIEGO CORDOBA URRUTIA" w:date="2026-06-07T04:36:00Z" w16du:dateUtc="2026-06-07T10:36:00Z">
            <w:rPr>
              <w:rFonts w:ascii="Cambria Math" w:eastAsia="Cambria Math" w:hAnsi="Cambria Math" w:cs="Cambria Math"/>
              <w:color w:val="0D2B45"/>
              <w:sz w:val="22"/>
              <w:szCs w:val="22"/>
            </w:rPr>
          </w:rPrChange>
        </w:rPr>
        <w:t>(</w:t>
      </w:r>
      <w:r>
        <w:rPr>
          <w:rPrChange w:id="3203"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204" w:author="DIEGO CORDOBA URRUTIA" w:date="2026-06-07T04:36:00Z" w16du:dateUtc="2026-06-07T10:36:00Z">
            <w:rPr>
              <w:rFonts w:ascii="Cambria Math" w:eastAsia="Cambria Math" w:hAnsi="Cambria Math" w:cs="Cambria Math"/>
              <w:color w:val="0D2B45"/>
              <w:sz w:val="22"/>
              <w:szCs w:val="22"/>
            </w:rPr>
          </w:rPrChange>
        </w:rPr>
        <w:t xml:space="preserve">) </w:t>
      </w:r>
      <w:ins w:id="3205" w:author="DIEGO CORDOBA URRUTIA" w:date="2026-06-07T04:36:00Z" w16du:dateUtc="2026-06-07T10:36:00Z">
        <w:r w:rsidRPr="00A9569D">
          <w:rPr>
            <w:lang w:val="es-419"/>
          </w:rPr>
          <w:t>=</w:t>
        </w:r>
      </w:ins>
      <w:del w:id="3206"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207"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208"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209" w:author="DIEGO CORDOBA URRUTIA" w:date="2026-06-07T04:36:00Z" w16du:dateUtc="2026-06-07T10:36:00Z">
            <w:rPr>
              <w:rFonts w:ascii="Cambria Math" w:eastAsia="Cambria Math" w:hAnsi="Cambria Math" w:cs="Cambria Math"/>
              <w:color w:val="0D2B45"/>
              <w:sz w:val="22"/>
              <w:szCs w:val="22"/>
            </w:rPr>
          </w:rPrChange>
        </w:rPr>
        <w:t xml:space="preserve"> </w:t>
      </w:r>
      <w:ins w:id="3210" w:author="DIEGO CORDOBA URRUTIA" w:date="2026-06-07T04:36:00Z" w16du:dateUtc="2026-06-07T10:36:00Z">
        <w:r w:rsidRPr="00A9569D">
          <w:rPr>
            <w:lang w:val="es-419"/>
          </w:rPr>
          <w:t>+</w:t>
        </w:r>
      </w:ins>
      <w:del w:id="3211"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212" w:author="DIEGO CORDOBA URRUTIA" w:date="2026-06-07T04:36:00Z" w16du:dateUtc="2026-06-07T10:36:00Z">
            <w:rPr>
              <w:rFonts w:ascii="Cambria Math" w:eastAsia="Cambria Math" w:hAnsi="Cambria Math" w:cs="Cambria Math"/>
              <w:color w:val="0D2B45"/>
              <w:sz w:val="22"/>
              <w:szCs w:val="22"/>
            </w:rPr>
          </w:rPrChange>
        </w:rPr>
        <w:t xml:space="preserve"> F(</w:t>
      </w:r>
      <w:r>
        <w:rPr>
          <w:rPrChange w:id="3213"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214" w:author="DIEGO CORDOBA URRUTIA" w:date="2026-06-07T04:36:00Z" w16du:dateUtc="2026-06-07T10:36:00Z">
            <w:rPr>
              <w:rFonts w:ascii="Cambria Math" w:eastAsia="Cambria Math" w:hAnsi="Cambria Math" w:cs="Cambria Math"/>
              <w:color w:val="0D2B45"/>
              <w:sz w:val="22"/>
              <w:szCs w:val="22"/>
            </w:rPr>
          </w:rPrChange>
        </w:rPr>
        <w:t>)/f(</w:t>
      </w:r>
      <w:r>
        <w:rPr>
          <w:rPrChange w:id="3215" w:author="DIEGO CORDOBA URRUTIA" w:date="2026-06-07T04:36:00Z" w16du:dateUtc="2026-06-07T10:36:00Z">
            <w:rPr>
              <w:rFonts w:ascii="Cambria Math" w:eastAsia="Cambria Math" w:hAnsi="Cambria Math" w:cs="Cambria Math"/>
              <w:color w:val="0D2B45"/>
              <w:sz w:val="22"/>
              <w:szCs w:val="22"/>
            </w:rPr>
          </w:rPrChange>
        </w:rPr>
        <w:t>θᵢ</w:t>
      </w:r>
      <w:r w:rsidRPr="00A9569D">
        <w:rPr>
          <w:lang w:val="es-419"/>
          <w:rPrChange w:id="3216" w:author="DIEGO CORDOBA URRUTIA" w:date="2026-06-07T04:36:00Z" w16du:dateUtc="2026-06-07T10:36:00Z">
            <w:rPr>
              <w:rFonts w:ascii="Cambria Math" w:eastAsia="Cambria Math" w:hAnsi="Cambria Math" w:cs="Cambria Math"/>
              <w:color w:val="0D2B45"/>
              <w:sz w:val="22"/>
              <w:szCs w:val="22"/>
            </w:rPr>
          </w:rPrChange>
        </w:rPr>
        <w:t>)</w:t>
      </w:r>
    </w:p>
    <w:p w14:paraId="1690ADD7" w14:textId="77777777" w:rsidR="00DA1741" w:rsidRPr="00A9569D" w:rsidRDefault="00000000">
      <w:pPr>
        <w:pStyle w:val="BodyText"/>
        <w:rPr>
          <w:lang w:val="es-419"/>
          <w:rPrChange w:id="3217" w:author="DIEGO CORDOBA URRUTIA" w:date="2026-06-07T04:36:00Z" w16du:dateUtc="2026-06-07T10:36:00Z">
            <w:rPr/>
          </w:rPrChange>
        </w:rPr>
        <w:pPrChange w:id="3218" w:author="DIEGO CORDOBA URRUTIA" w:date="2026-06-07T04:36:00Z" w16du:dateUtc="2026-06-07T10:36:00Z">
          <w:pPr>
            <w:spacing w:after="200" w:line="380" w:lineRule="auto"/>
            <w:jc w:val="both"/>
          </w:pPr>
        </w:pPrChange>
      </w:pPr>
      <w:r w:rsidRPr="00A9569D">
        <w:rPr>
          <w:lang w:val="es-419"/>
          <w:rPrChange w:id="3219" w:author="DIEGO CORDOBA URRUTIA" w:date="2026-06-07T04:36:00Z" w16du:dateUtc="2026-06-07T10:36:00Z">
            <w:rPr>
              <w:color w:val="000000"/>
            </w:rPr>
          </w:rPrChange>
        </w:rPr>
        <w:t>donde F(</w:t>
      </w:r>
      <w:r>
        <w:rPr>
          <w:rPrChange w:id="3220" w:author="DIEGO CORDOBA URRUTIA" w:date="2026-06-07T04:36:00Z" w16du:dateUtc="2026-06-07T10:36:00Z">
            <w:rPr>
              <w:color w:val="000000"/>
            </w:rPr>
          </w:rPrChange>
        </w:rPr>
        <w:t>θᵢ</w:t>
      </w:r>
      <w:r w:rsidRPr="00A9569D">
        <w:rPr>
          <w:lang w:val="es-419"/>
          <w:rPrChange w:id="3221" w:author="DIEGO CORDOBA URRUTIA" w:date="2026-06-07T04:36:00Z" w16du:dateUtc="2026-06-07T10:36:00Z">
            <w:rPr>
              <w:color w:val="000000"/>
            </w:rPr>
          </w:rPrChange>
        </w:rPr>
        <w:t>)/f(</w:t>
      </w:r>
      <w:r>
        <w:rPr>
          <w:rPrChange w:id="3222" w:author="DIEGO CORDOBA URRUTIA" w:date="2026-06-07T04:36:00Z" w16du:dateUtc="2026-06-07T10:36:00Z">
            <w:rPr>
              <w:color w:val="000000"/>
            </w:rPr>
          </w:rPrChange>
        </w:rPr>
        <w:t>θᵢ</w:t>
      </w:r>
      <w:r w:rsidRPr="00A9569D">
        <w:rPr>
          <w:lang w:val="es-419"/>
          <w:rPrChange w:id="3223" w:author="DIEGO CORDOBA URRUTIA" w:date="2026-06-07T04:36:00Z" w16du:dateUtc="2026-06-07T10:36:00Z">
            <w:rPr>
              <w:color w:val="000000"/>
            </w:rPr>
          </w:rPrChange>
        </w:rPr>
        <w:t xml:space="preserve">) es la razón de Mills inversa, que mide el costo informacional de inducir la revelación veraz del tipo </w:t>
      </w:r>
      <w:r>
        <w:rPr>
          <w:rPrChange w:id="3224" w:author="DIEGO CORDOBA URRUTIA" w:date="2026-06-07T04:36:00Z" w16du:dateUtc="2026-06-07T10:36:00Z">
            <w:rPr>
              <w:color w:val="000000"/>
            </w:rPr>
          </w:rPrChange>
        </w:rPr>
        <w:t>θᵢ</w:t>
      </w:r>
      <w:r w:rsidRPr="00A9569D">
        <w:rPr>
          <w:lang w:val="es-419"/>
          <w:rPrChange w:id="3225" w:author="DIEGO CORDOBA URRUTIA" w:date="2026-06-07T04:36:00Z" w16du:dateUtc="2026-06-07T10:36:00Z">
            <w:rPr>
              <w:color w:val="000000"/>
            </w:rPr>
          </w:rPrChange>
        </w:rPr>
        <w:t xml:space="preserve">. El mecanismo óptimo asigna x_i = 1 (gana el contrato) si y solo si </w:t>
      </w:r>
      <w:r>
        <w:rPr>
          <w:rPrChange w:id="3226" w:author="DIEGO CORDOBA URRUTIA" w:date="2026-06-07T04:36:00Z" w16du:dateUtc="2026-06-07T10:36:00Z">
            <w:rPr>
              <w:color w:val="000000"/>
            </w:rPr>
          </w:rPrChange>
        </w:rPr>
        <w:t>ψ</w:t>
      </w:r>
      <w:r w:rsidRPr="00A9569D">
        <w:rPr>
          <w:lang w:val="es-419"/>
          <w:rPrChange w:id="3227" w:author="DIEGO CORDOBA URRUTIA" w:date="2026-06-07T04:36:00Z" w16du:dateUtc="2026-06-07T10:36:00Z">
            <w:rPr>
              <w:color w:val="000000"/>
            </w:rPr>
          </w:rPrChange>
        </w:rPr>
        <w:t>(</w:t>
      </w:r>
      <w:r>
        <w:rPr>
          <w:rPrChange w:id="3228" w:author="DIEGO CORDOBA URRUTIA" w:date="2026-06-07T04:36:00Z" w16du:dateUtc="2026-06-07T10:36:00Z">
            <w:rPr>
              <w:color w:val="000000"/>
            </w:rPr>
          </w:rPrChange>
        </w:rPr>
        <w:t>θᵢ</w:t>
      </w:r>
      <w:r w:rsidRPr="00A9569D">
        <w:rPr>
          <w:lang w:val="es-419"/>
          <w:rPrChange w:id="3229" w:author="DIEGO CORDOBA URRUTIA" w:date="2026-06-07T04:36:00Z" w16du:dateUtc="2026-06-07T10:36:00Z">
            <w:rPr>
              <w:color w:val="000000"/>
            </w:rPr>
          </w:rPrChange>
        </w:rPr>
        <w:t>) es el mínimo entre todos los proveedores, y establece un pago de:</w:t>
      </w:r>
    </w:p>
    <w:p w14:paraId="4769D178" w14:textId="77777777" w:rsidR="00DA1741" w:rsidRDefault="00000000">
      <w:pPr>
        <w:pStyle w:val="BodyText"/>
        <w:pPrChange w:id="3230" w:author="DIEGO CORDOBA URRUTIA" w:date="2026-06-07T04:36:00Z" w16du:dateUtc="2026-06-07T10:36:00Z">
          <w:pPr>
            <w:spacing w:before="240" w:after="240"/>
            <w:jc w:val="center"/>
          </w:pPr>
        </w:pPrChange>
      </w:pPr>
      <w:proofErr w:type="spellStart"/>
      <w:r>
        <w:rPr>
          <w:rPrChange w:id="3231" w:author="DIEGO CORDOBA URRUTIA" w:date="2026-06-07T04:36:00Z" w16du:dateUtc="2026-06-07T10:36:00Z">
            <w:rPr>
              <w:rFonts w:ascii="Cambria Math" w:eastAsia="Cambria Math" w:hAnsi="Cambria Math" w:cs="Cambria Math"/>
              <w:color w:val="0D2B45"/>
              <w:sz w:val="22"/>
              <w:szCs w:val="22"/>
            </w:rPr>
          </w:rPrChange>
        </w:rPr>
        <w:t>p_i</w:t>
      </w:r>
      <w:proofErr w:type="spellEnd"/>
      <w:r>
        <w:rPr>
          <w:rPrChange w:id="3232" w:author="DIEGO CORDOBA URRUTIA" w:date="2026-06-07T04:36:00Z" w16du:dateUtc="2026-06-07T10:36:00Z">
            <w:rPr>
              <w:rFonts w:ascii="Cambria Math" w:eastAsia="Cambria Math" w:hAnsi="Cambria Math" w:cs="Cambria Math"/>
              <w:color w:val="0D2B45"/>
              <w:sz w:val="22"/>
              <w:szCs w:val="22"/>
            </w:rPr>
          </w:rPrChange>
        </w:rPr>
        <w:t xml:space="preserve">(θ) </w:t>
      </w:r>
      <w:ins w:id="3233" w:author="DIEGO CORDOBA URRUTIA" w:date="2026-06-07T04:36:00Z" w16du:dateUtc="2026-06-07T10:36:00Z">
        <w:r>
          <w:t>=</w:t>
        </w:r>
      </w:ins>
      <w:del w:id="3234" w:author="DIEGO CORDOBA URRUTIA" w:date="2026-06-07T04:36:00Z" w16du:dateUtc="2026-06-07T10:36:00Z">
        <w:r>
          <w:rPr>
            <w:rFonts w:ascii="Cambria Math" w:eastAsia="Cambria Math" w:hAnsi="Cambria Math" w:cs="Cambria Math"/>
            <w:color w:val="0D2B45"/>
            <w:sz w:val="22"/>
            <w:szCs w:val="22"/>
          </w:rPr>
          <w:delText xml:space="preserve"> = </w:delText>
        </w:r>
      </w:del>
      <w:r>
        <w:rPr>
          <w:rPrChange w:id="3235" w:author="DIEGO CORDOBA URRUTIA" w:date="2026-06-07T04:36:00Z" w16du:dateUtc="2026-06-07T10:36:00Z">
            <w:rPr>
              <w:rFonts w:ascii="Cambria Math" w:eastAsia="Cambria Math" w:hAnsi="Cambria Math" w:cs="Cambria Math"/>
              <w:color w:val="0D2B45"/>
              <w:sz w:val="22"/>
              <w:szCs w:val="22"/>
            </w:rPr>
          </w:rPrChange>
        </w:rPr>
        <w:t xml:space="preserve"> θᵢ · </w:t>
      </w:r>
      <w:proofErr w:type="spellStart"/>
      <w:r>
        <w:rPr>
          <w:rPrChange w:id="3236" w:author="DIEGO CORDOBA URRUTIA" w:date="2026-06-07T04:36:00Z" w16du:dateUtc="2026-06-07T10:36:00Z">
            <w:rPr>
              <w:rFonts w:ascii="Cambria Math" w:eastAsia="Cambria Math" w:hAnsi="Cambria Math" w:cs="Cambria Math"/>
              <w:color w:val="0D2B45"/>
              <w:sz w:val="22"/>
              <w:szCs w:val="22"/>
            </w:rPr>
          </w:rPrChange>
        </w:rPr>
        <w:t>x_i</w:t>
      </w:r>
      <w:proofErr w:type="spellEnd"/>
      <w:r>
        <w:rPr>
          <w:rPrChange w:id="3237" w:author="DIEGO CORDOBA URRUTIA" w:date="2026-06-07T04:36:00Z" w16du:dateUtc="2026-06-07T10:36:00Z">
            <w:rPr>
              <w:rFonts w:ascii="Cambria Math" w:eastAsia="Cambria Math" w:hAnsi="Cambria Math" w:cs="Cambria Math"/>
              <w:color w:val="0D2B45"/>
              <w:sz w:val="22"/>
              <w:szCs w:val="22"/>
            </w:rPr>
          </w:rPrChange>
        </w:rPr>
        <w:t xml:space="preserve">(θ) </w:t>
      </w:r>
      <w:ins w:id="3238" w:author="DIEGO CORDOBA URRUTIA" w:date="2026-06-07T04:36:00Z" w16du:dateUtc="2026-06-07T10:36:00Z">
        <w:r>
          <w:t>− ∫</w:t>
        </w:r>
        <w:r>
          <w:rPr>
            <w:i/>
            <w:iCs/>
          </w:rPr>
          <w:t>{</w:t>
        </w:r>
      </w:ins>
      <w:proofErr w:type="spellStart"/>
      <w:del w:id="3239" w:author="DIEGO CORDOBA URRUTIA" w:date="2026-06-07T04:36:00Z" w16du:dateUtc="2026-06-07T10:36:00Z">
        <w:r>
          <w:rPr>
            <w:rFonts w:ascii="Cambria Math" w:eastAsia="Cambria Math" w:hAnsi="Cambria Math" w:cs="Cambria Math"/>
            <w:color w:val="0D2B45"/>
            <w:sz w:val="22"/>
            <w:szCs w:val="22"/>
          </w:rPr>
          <w:delText xml:space="preserve"> −  ∫_{</w:delText>
        </w:r>
      </w:del>
      <w:r>
        <w:rPr>
          <w:i/>
          <w:rPrChange w:id="3240" w:author="DIEGO CORDOBA URRUTIA" w:date="2026-06-07T04:36:00Z" w16du:dateUtc="2026-06-07T10:36:00Z">
            <w:rPr>
              <w:rFonts w:ascii="Cambria Math" w:eastAsia="Cambria Math" w:hAnsi="Cambria Math" w:cs="Cambria Math"/>
              <w:color w:val="0D2B45"/>
              <w:sz w:val="22"/>
              <w:szCs w:val="22"/>
            </w:rPr>
          </w:rPrChange>
        </w:rPr>
        <w:t>θ_</w:t>
      </w:r>
      <w:proofErr w:type="gramStart"/>
      <w:r>
        <w:rPr>
          <w:i/>
          <w:rPrChange w:id="3241" w:author="DIEGO CORDOBA URRUTIA" w:date="2026-06-07T04:36:00Z" w16du:dateUtc="2026-06-07T10:36:00Z">
            <w:rPr>
              <w:rFonts w:ascii="Cambria Math" w:eastAsia="Cambria Math" w:hAnsi="Cambria Math" w:cs="Cambria Math"/>
              <w:color w:val="0D2B45"/>
              <w:sz w:val="22"/>
              <w:szCs w:val="22"/>
            </w:rPr>
          </w:rPrChange>
        </w:rPr>
        <w:t>l</w:t>
      </w:r>
      <w:proofErr w:type="spellEnd"/>
      <w:r>
        <w:rPr>
          <w:i/>
          <w:rPrChange w:id="3242" w:author="DIEGO CORDOBA URRUTIA" w:date="2026-06-07T04:36:00Z" w16du:dateUtc="2026-06-07T10:36:00Z">
            <w:rPr>
              <w:rFonts w:ascii="Cambria Math" w:eastAsia="Cambria Math" w:hAnsi="Cambria Math" w:cs="Cambria Math"/>
              <w:color w:val="0D2B45"/>
              <w:sz w:val="22"/>
              <w:szCs w:val="22"/>
            </w:rPr>
          </w:rPrChange>
        </w:rPr>
        <w:t>}^</w:t>
      </w:r>
      <w:proofErr w:type="gramEnd"/>
      <w:r>
        <w:rPr>
          <w:i/>
          <w:rPrChange w:id="3243" w:author="DIEGO CORDOBA URRUTIA" w:date="2026-06-07T04:36:00Z" w16du:dateUtc="2026-06-07T10:36:00Z">
            <w:rPr>
              <w:rFonts w:ascii="Cambria Math" w:eastAsia="Cambria Math" w:hAnsi="Cambria Math" w:cs="Cambria Math"/>
              <w:color w:val="0D2B45"/>
              <w:sz w:val="22"/>
              <w:szCs w:val="22"/>
            </w:rPr>
          </w:rPrChange>
        </w:rPr>
        <w:t xml:space="preserve">{θᵢ} </w:t>
      </w:r>
      <w:proofErr w:type="spellStart"/>
      <w:r>
        <w:rPr>
          <w:i/>
          <w:rPrChange w:id="3244" w:author="DIEGO CORDOBA URRUTIA" w:date="2026-06-07T04:36:00Z" w16du:dateUtc="2026-06-07T10:36:00Z">
            <w:rPr>
              <w:rFonts w:ascii="Cambria Math" w:eastAsia="Cambria Math" w:hAnsi="Cambria Math" w:cs="Cambria Math"/>
              <w:color w:val="0D2B45"/>
              <w:sz w:val="22"/>
              <w:szCs w:val="22"/>
            </w:rPr>
          </w:rPrChange>
        </w:rPr>
        <w:t>x_</w:t>
      </w:r>
      <w:proofErr w:type="gramStart"/>
      <w:r>
        <w:rPr>
          <w:i/>
          <w:rPrChange w:id="3245" w:author="DIEGO CORDOBA URRUTIA" w:date="2026-06-07T04:36:00Z" w16du:dateUtc="2026-06-07T10:36:00Z">
            <w:rPr>
              <w:rFonts w:ascii="Cambria Math" w:eastAsia="Cambria Math" w:hAnsi="Cambria Math" w:cs="Cambria Math"/>
              <w:color w:val="0D2B45"/>
              <w:sz w:val="22"/>
              <w:szCs w:val="22"/>
            </w:rPr>
          </w:rPrChange>
        </w:rPr>
        <w:t>i</w:t>
      </w:r>
      <w:proofErr w:type="spellEnd"/>
      <w:r>
        <w:rPr>
          <w:i/>
          <w:rPrChange w:id="3246" w:author="DIEGO CORDOBA URRUTIA" w:date="2026-06-07T04:36:00Z" w16du:dateUtc="2026-06-07T10:36:00Z">
            <w:rPr>
              <w:rFonts w:ascii="Cambria Math" w:eastAsia="Cambria Math" w:hAnsi="Cambria Math" w:cs="Cambria Math"/>
              <w:color w:val="0D2B45"/>
              <w:sz w:val="22"/>
              <w:szCs w:val="22"/>
            </w:rPr>
          </w:rPrChange>
        </w:rPr>
        <w:t>(</w:t>
      </w:r>
      <w:proofErr w:type="gramEnd"/>
      <w:r>
        <w:rPr>
          <w:i/>
          <w:rPrChange w:id="3247" w:author="DIEGO CORDOBA URRUTIA" w:date="2026-06-07T04:36:00Z" w16du:dateUtc="2026-06-07T10:36:00Z">
            <w:rPr>
              <w:rFonts w:ascii="Cambria Math" w:eastAsia="Cambria Math" w:hAnsi="Cambria Math" w:cs="Cambria Math"/>
              <w:color w:val="0D2B45"/>
              <w:sz w:val="22"/>
              <w:szCs w:val="22"/>
            </w:rPr>
          </w:rPrChange>
        </w:rPr>
        <w:t>s, θ</w:t>
      </w:r>
      <w:ins w:id="3248" w:author="DIEGO CORDOBA URRUTIA" w:date="2026-06-07T04:36:00Z" w16du:dateUtc="2026-06-07T10:36:00Z">
        <w:r>
          <w:t>{-</w:t>
        </w:r>
      </w:ins>
      <w:proofErr w:type="spellStart"/>
      <w:del w:id="3249" w:author="DIEGO CORDOBA URRUTIA" w:date="2026-06-07T04:36:00Z" w16du:dateUtc="2026-06-07T10:36:00Z">
        <w:r>
          <w:rPr>
            <w:rFonts w:ascii="Cambria Math" w:eastAsia="Cambria Math" w:hAnsi="Cambria Math" w:cs="Cambria Math"/>
            <w:color w:val="0D2B45"/>
            <w:sz w:val="22"/>
            <w:szCs w:val="22"/>
          </w:rPr>
          <w:delText>_{-</w:delText>
        </w:r>
      </w:del>
      <w:r>
        <w:rPr>
          <w:rPrChange w:id="3250" w:author="DIEGO CORDOBA URRUTIA" w:date="2026-06-07T04:36:00Z" w16du:dateUtc="2026-06-07T10:36:00Z">
            <w:rPr>
              <w:rFonts w:ascii="Cambria Math" w:eastAsia="Cambria Math" w:hAnsi="Cambria Math" w:cs="Cambria Math"/>
              <w:color w:val="0D2B45"/>
              <w:sz w:val="22"/>
              <w:szCs w:val="22"/>
            </w:rPr>
          </w:rPrChange>
        </w:rPr>
        <w:t>i</w:t>
      </w:r>
      <w:proofErr w:type="spellEnd"/>
      <w:r>
        <w:rPr>
          <w:rPrChange w:id="3251" w:author="DIEGO CORDOBA URRUTIA" w:date="2026-06-07T04:36:00Z" w16du:dateUtc="2026-06-07T10:36:00Z">
            <w:rPr>
              <w:rFonts w:ascii="Cambria Math" w:eastAsia="Cambria Math" w:hAnsi="Cambria Math" w:cs="Cambria Math"/>
              <w:color w:val="0D2B45"/>
              <w:sz w:val="22"/>
              <w:szCs w:val="22"/>
            </w:rPr>
          </w:rPrChange>
        </w:rPr>
        <w:t>}) ds</w:t>
      </w:r>
    </w:p>
    <w:p w14:paraId="4195C38F" w14:textId="77777777" w:rsidR="00DA1741" w:rsidRPr="00A9569D" w:rsidRDefault="00000000">
      <w:pPr>
        <w:pStyle w:val="BodyText"/>
        <w:rPr>
          <w:lang w:val="es-419"/>
          <w:rPrChange w:id="3252" w:author="DIEGO CORDOBA URRUTIA" w:date="2026-06-07T04:36:00Z" w16du:dateUtc="2026-06-07T10:36:00Z">
            <w:rPr/>
          </w:rPrChange>
        </w:rPr>
        <w:pPrChange w:id="3253" w:author="DIEGO CORDOBA URRUTIA" w:date="2026-06-07T04:36:00Z" w16du:dateUtc="2026-06-07T10:36:00Z">
          <w:pPr>
            <w:spacing w:after="200" w:line="380" w:lineRule="auto"/>
            <w:jc w:val="both"/>
          </w:pPr>
        </w:pPrChange>
      </w:pPr>
      <w:r w:rsidRPr="00A9569D">
        <w:rPr>
          <w:lang w:val="es-419"/>
          <w:rPrChange w:id="3254" w:author="DIEGO CORDOBA URRUTIA" w:date="2026-06-07T04:36:00Z" w16du:dateUtc="2026-06-07T10:36:00Z">
            <w:rPr>
              <w:color w:val="000000"/>
            </w:rPr>
          </w:rPrChange>
        </w:rPr>
        <w:lastRenderedPageBreak/>
        <w:t>Este pago implementa la IC y la IR, y es equivalente —bajo el Teorema de Equivalencia de Ingresos— al pago de la subasta de Vickrey (segundo precio) cuando los tipos son independientes.</w:t>
      </w:r>
    </w:p>
    <w:p w14:paraId="297C0C0F" w14:textId="77777777" w:rsidR="00DA1741" w:rsidRPr="00A9569D" w:rsidRDefault="00000000">
      <w:pPr>
        <w:pStyle w:val="Heading3"/>
        <w:rPr>
          <w:lang w:val="es-419"/>
          <w:rPrChange w:id="3255" w:author="DIEGO CORDOBA URRUTIA" w:date="2026-06-07T04:36:00Z" w16du:dateUtc="2026-06-07T10:36:00Z">
            <w:rPr/>
          </w:rPrChange>
        </w:rPr>
      </w:pPr>
      <w:bookmarkStart w:id="3256" w:name="_Toc231042695"/>
      <w:bookmarkStart w:id="3257" w:name="X52d5b3df61c2d1e9f4665868055cf23c50e8ece"/>
      <w:r w:rsidRPr="00A9569D">
        <w:rPr>
          <w:lang w:val="es-419"/>
          <w:rPrChange w:id="3258" w:author="DIEGO CORDOBA URRUTIA" w:date="2026-06-07T04:36:00Z" w16du:dateUtc="2026-06-07T10:36:00Z">
            <w:rPr/>
          </w:rPrChange>
        </w:rPr>
        <w:t>4.4.2</w:t>
      </w:r>
      <w:del w:id="3259" w:author="DIEGO CORDOBA URRUTIA" w:date="2026-06-07T04:36:00Z" w16du:dateUtc="2026-06-07T10:36:00Z">
        <w:r>
          <w:rPr>
            <w:rFonts w:ascii="Arial" w:eastAsia="Arial" w:hAnsi="Arial" w:cs="Arial"/>
            <w:color w:val="0D2B45"/>
          </w:rPr>
          <w:delText xml:space="preserve"> </w:delText>
        </w:r>
      </w:del>
      <w:r w:rsidRPr="00A9569D">
        <w:rPr>
          <w:lang w:val="es-419"/>
          <w:rPrChange w:id="3260" w:author="DIEGO CORDOBA URRUTIA" w:date="2026-06-07T04:36:00Z" w16du:dateUtc="2026-06-07T10:36:00Z">
            <w:rPr/>
          </w:rPrChange>
        </w:rPr>
        <w:t xml:space="preserve"> Extensión al Caso de Valores Afiliados (Milgrom-Weber)</w:t>
      </w:r>
      <w:bookmarkEnd w:id="3256"/>
    </w:p>
    <w:p w14:paraId="16E75D64" w14:textId="77777777" w:rsidR="00DA1741" w:rsidRPr="00A9569D" w:rsidRDefault="00000000">
      <w:pPr>
        <w:pStyle w:val="FirstParagraph"/>
        <w:rPr>
          <w:lang w:val="es-419"/>
          <w:rPrChange w:id="3261" w:author="DIEGO CORDOBA URRUTIA" w:date="2026-06-07T04:36:00Z" w16du:dateUtc="2026-06-07T10:36:00Z">
            <w:rPr/>
          </w:rPrChange>
        </w:rPr>
        <w:pPrChange w:id="3262" w:author="DIEGO CORDOBA URRUTIA" w:date="2026-06-07T04:36:00Z" w16du:dateUtc="2026-06-07T10:36:00Z">
          <w:pPr>
            <w:spacing w:after="200" w:line="380" w:lineRule="auto"/>
            <w:jc w:val="both"/>
          </w:pPr>
        </w:pPrChange>
      </w:pPr>
      <w:r w:rsidRPr="00A9569D">
        <w:rPr>
          <w:lang w:val="es-419"/>
          <w:rPrChange w:id="3263" w:author="DIEGO CORDOBA URRUTIA" w:date="2026-06-07T04:36:00Z" w16du:dateUtc="2026-06-07T10:36:00Z">
            <w:rPr>
              <w:color w:val="000000"/>
            </w:rPr>
          </w:rPrChange>
        </w:rPr>
        <w:t>Con componente de valor común (</w:t>
      </w:r>
      <w:r>
        <w:rPr>
          <w:rPrChange w:id="3264" w:author="DIEGO CORDOBA URRUTIA" w:date="2026-06-07T04:36:00Z" w16du:dateUtc="2026-06-07T10:36:00Z">
            <w:rPr>
              <w:color w:val="000000"/>
            </w:rPr>
          </w:rPrChange>
        </w:rPr>
        <w:t>α</w:t>
      </w:r>
      <w:r w:rsidRPr="00A9569D">
        <w:rPr>
          <w:lang w:val="es-419"/>
          <w:rPrChange w:id="3265" w:author="DIEGO CORDOBA URRUTIA" w:date="2026-06-07T04:36:00Z" w16du:dateUtc="2026-06-07T10:36:00Z">
            <w:rPr>
              <w:color w:val="000000"/>
            </w:rPr>
          </w:rPrChange>
        </w:rPr>
        <w:t xml:space="preserve"> &gt; 0), los tipos son afiliados: conocer que c_i es bajo hace más probable que los demás también tengan costos bajos (porque todos provienen de la misma base tecnológica), lo que viola la independencia que asume el mecanismo de Myerson básico. Milgrom y Weber (1982) demuestran que en este caso el mecanismo óptimo es la subasta de precio asociado (linkage principle): el subastador debe publicar toda la información común disponible —en nuestro caso, los parámetros OU calibrados (</w:t>
      </w:r>
      <w:r>
        <w:rPr>
          <w:rPrChange w:id="3266" w:author="DIEGO CORDOBA URRUTIA" w:date="2026-06-07T04:36:00Z" w16du:dateUtc="2026-06-07T10:36:00Z">
            <w:rPr>
              <w:color w:val="000000"/>
            </w:rPr>
          </w:rPrChange>
        </w:rPr>
        <w:t>κ</w:t>
      </w:r>
      <w:r w:rsidRPr="00A9569D">
        <w:rPr>
          <w:lang w:val="es-419"/>
          <w:rPrChange w:id="3267" w:author="DIEGO CORDOBA URRUTIA" w:date="2026-06-07T04:36:00Z" w16du:dateUtc="2026-06-07T10:36:00Z">
            <w:rPr>
              <w:color w:val="000000"/>
            </w:rPr>
          </w:rPrChange>
        </w:rPr>
        <w:t xml:space="preserve">, </w:t>
      </w:r>
      <w:r>
        <w:rPr>
          <w:rPrChange w:id="3268" w:author="DIEGO CORDOBA URRUTIA" w:date="2026-06-07T04:36:00Z" w16du:dateUtc="2026-06-07T10:36:00Z">
            <w:rPr>
              <w:color w:val="000000"/>
            </w:rPr>
          </w:rPrChange>
        </w:rPr>
        <w:t>μ</w:t>
      </w:r>
      <w:r w:rsidRPr="00A9569D">
        <w:rPr>
          <w:lang w:val="es-419"/>
          <w:rPrChange w:id="3269" w:author="DIEGO CORDOBA URRUTIA" w:date="2026-06-07T04:36:00Z" w16du:dateUtc="2026-06-07T10:36:00Z">
            <w:rPr>
              <w:color w:val="000000"/>
            </w:rPr>
          </w:rPrChange>
        </w:rPr>
        <w:t xml:space="preserve">, </w:t>
      </w:r>
      <w:r>
        <w:rPr>
          <w:rPrChange w:id="3270" w:author="DIEGO CORDOBA URRUTIA" w:date="2026-06-07T04:36:00Z" w16du:dateUtc="2026-06-07T10:36:00Z">
            <w:rPr>
              <w:color w:val="000000"/>
            </w:rPr>
          </w:rPrChange>
        </w:rPr>
        <w:t>σ</w:t>
      </w:r>
      <w:r w:rsidRPr="00A9569D">
        <w:rPr>
          <w:lang w:val="es-419"/>
          <w:rPrChange w:id="3271" w:author="DIEGO CORDOBA URRUTIA" w:date="2026-06-07T04:36:00Z" w16du:dateUtc="2026-06-07T10:36:00Z">
            <w:rPr>
              <w:color w:val="000000"/>
            </w:rPr>
          </w:rPrChange>
        </w:rPr>
        <w:t>_OU) y la frontera libre x*(t) del Capítulo 2— antes de que los proveedores hagan sus ofertas.</w:t>
      </w:r>
    </w:p>
    <w:p w14:paraId="44F672CF" w14:textId="77777777" w:rsidR="00DA1741" w:rsidRPr="00A9569D" w:rsidRDefault="00000000">
      <w:pPr>
        <w:pStyle w:val="BodyText"/>
        <w:rPr>
          <w:lang w:val="es-419"/>
          <w:rPrChange w:id="3272" w:author="DIEGO CORDOBA URRUTIA" w:date="2026-06-07T04:36:00Z" w16du:dateUtc="2026-06-07T10:36:00Z">
            <w:rPr/>
          </w:rPrChange>
        </w:rPr>
        <w:pPrChange w:id="3273" w:author="DIEGO CORDOBA URRUTIA" w:date="2026-06-07T04:36:00Z" w16du:dateUtc="2026-06-07T10:36:00Z">
          <w:pPr>
            <w:spacing w:after="200" w:line="380" w:lineRule="auto"/>
            <w:jc w:val="both"/>
          </w:pPr>
        </w:pPrChange>
      </w:pPr>
      <w:r w:rsidRPr="00A9569D">
        <w:rPr>
          <w:lang w:val="es-419"/>
          <w:rPrChange w:id="3274" w:author="DIEGO CORDOBA URRUTIA" w:date="2026-06-07T04:36:00Z" w16du:dateUtc="2026-06-07T10:36:00Z">
            <w:rPr>
              <w:color w:val="000000"/>
            </w:rPr>
          </w:rPrChange>
        </w:rPr>
        <w:t>El Linkage Principle de Milgrom-Weber establece que revelar información común aumenta los ingresos del subastador (y reduce el costo para CENACE como comprador) de manera no ambigua:</w:t>
      </w:r>
    </w:p>
    <w:p w14:paraId="3D9F52DB" w14:textId="77777777" w:rsidR="00DA1741" w:rsidRPr="00A9569D" w:rsidRDefault="00000000">
      <w:pPr>
        <w:pStyle w:val="BodyText"/>
        <w:rPr>
          <w:lang w:val="es-419"/>
          <w:rPrChange w:id="3275" w:author="DIEGO CORDOBA URRUTIA" w:date="2026-06-07T04:36:00Z" w16du:dateUtc="2026-06-07T10:36:00Z">
            <w:rPr/>
          </w:rPrChange>
        </w:rPr>
        <w:pPrChange w:id="3276" w:author="DIEGO CORDOBA URRUTIA" w:date="2026-06-07T04:36:00Z" w16du:dateUtc="2026-06-07T10:36:00Z">
          <w:pPr>
            <w:spacing w:before="240" w:after="240"/>
            <w:jc w:val="center"/>
          </w:pPr>
        </w:pPrChange>
      </w:pPr>
      <w:r w:rsidRPr="00A9569D">
        <w:rPr>
          <w:lang w:val="es-419"/>
          <w:rPrChange w:id="3277" w:author="DIEGO CORDOBA URRUTIA" w:date="2026-06-07T04:36:00Z" w16du:dateUtc="2026-06-07T10:36:00Z">
            <w:rPr>
              <w:rFonts w:ascii="Cambria Math" w:eastAsia="Cambria Math" w:hAnsi="Cambria Math" w:cs="Cambria Math"/>
              <w:color w:val="0D2B45"/>
              <w:sz w:val="22"/>
              <w:szCs w:val="22"/>
            </w:rPr>
          </w:rPrChange>
        </w:rPr>
        <w:t xml:space="preserve">E[Costo(M^{full info})] </w:t>
      </w:r>
      <w:ins w:id="3278" w:author="DIEGO CORDOBA URRUTIA" w:date="2026-06-07T04:36:00Z" w16du:dateUtc="2026-06-07T10:36:00Z">
        <w:r w:rsidRPr="00A9569D">
          <w:rPr>
            <w:lang w:val="es-419"/>
          </w:rPr>
          <w:t>≤</w:t>
        </w:r>
      </w:ins>
      <w:del w:id="3279"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3280" w:author="DIEGO CORDOBA URRUTIA" w:date="2026-06-07T04:36:00Z" w16du:dateUtc="2026-06-07T10:36:00Z">
            <w:rPr>
              <w:rFonts w:ascii="Cambria Math" w:eastAsia="Cambria Math" w:hAnsi="Cambria Math" w:cs="Cambria Math"/>
              <w:color w:val="0D2B45"/>
              <w:sz w:val="22"/>
              <w:szCs w:val="22"/>
            </w:rPr>
          </w:rPrChange>
        </w:rPr>
        <w:t xml:space="preserve"> E[Costo(M^{private info})]</w:t>
      </w:r>
    </w:p>
    <w:p w14:paraId="243A655D" w14:textId="77777777" w:rsidR="00DA1741" w:rsidRPr="00A9569D" w:rsidRDefault="00000000">
      <w:pPr>
        <w:pStyle w:val="BodyText"/>
        <w:rPr>
          <w:lang w:val="es-419"/>
          <w:rPrChange w:id="3281" w:author="DIEGO CORDOBA URRUTIA" w:date="2026-06-07T04:36:00Z" w16du:dateUtc="2026-06-07T10:36:00Z">
            <w:rPr/>
          </w:rPrChange>
        </w:rPr>
        <w:pPrChange w:id="3282" w:author="DIEGO CORDOBA URRUTIA" w:date="2026-06-07T04:36:00Z" w16du:dateUtc="2026-06-07T10:36:00Z">
          <w:pPr>
            <w:spacing w:after="200" w:line="380" w:lineRule="auto"/>
            <w:jc w:val="both"/>
          </w:pPr>
        </w:pPrChange>
      </w:pPr>
      <w:r w:rsidRPr="00A9569D">
        <w:rPr>
          <w:lang w:val="es-419"/>
          <w:rPrChange w:id="3283" w:author="DIEGO CORDOBA URRUTIA" w:date="2026-06-07T04:36:00Z" w16du:dateUtc="2026-06-07T10:36:00Z">
            <w:rPr>
              <w:color w:val="000000"/>
            </w:rPr>
          </w:rPrChange>
        </w:rPr>
        <w:t>La intuición es que con más información pública, los proveedores pueden corregir mejor por la maldición del ganador y hacer ofertas más cercanas a su costo verdadero, lo que permite a CENACE pagar menos por el mismo nivel de servicio. En el mercado de regulación de frecuencia, la publicación de los parámetros OU calibrados (lo que PRIMEnergeia calcula y publica) genera esta reducción de costo.</w:t>
      </w:r>
    </w:p>
    <w:p w14:paraId="6F4F7766" w14:textId="77777777" w:rsidR="00DA1741" w:rsidRPr="00A9569D" w:rsidRDefault="00000000">
      <w:pPr>
        <w:pStyle w:val="Heading2"/>
        <w:rPr>
          <w:lang w:val="es-419"/>
          <w:rPrChange w:id="3284" w:author="DIEGO CORDOBA URRUTIA" w:date="2026-06-07T04:36:00Z" w16du:dateUtc="2026-06-07T10:36:00Z">
            <w:rPr/>
          </w:rPrChange>
        </w:rPr>
      </w:pPr>
      <w:bookmarkStart w:id="3285" w:name="_Toc231042696"/>
      <w:bookmarkStart w:id="3286" w:name="X73e7850aed09daa29cd46d0c208489516b2a2c5"/>
      <w:bookmarkEnd w:id="3257"/>
      <w:r w:rsidRPr="00A9569D">
        <w:rPr>
          <w:lang w:val="es-419"/>
          <w:rPrChange w:id="3287" w:author="DIEGO CORDOBA URRUTIA" w:date="2026-06-07T04:36:00Z" w16du:dateUtc="2026-06-07T10:36:00Z">
            <w:rPr/>
          </w:rPrChange>
        </w:rPr>
        <w:t>4.5</w:t>
      </w:r>
      <w:del w:id="3288" w:author="DIEGO CORDOBA URRUTIA" w:date="2026-06-07T04:36:00Z" w16du:dateUtc="2026-06-07T10:36:00Z">
        <w:r>
          <w:rPr>
            <w:rFonts w:ascii="Arial" w:eastAsia="Arial" w:hAnsi="Arial" w:cs="Arial"/>
            <w:color w:val="0F6E56"/>
          </w:rPr>
          <w:delText xml:space="preserve"> </w:delText>
        </w:r>
      </w:del>
      <w:r w:rsidRPr="00A9569D">
        <w:rPr>
          <w:lang w:val="es-419"/>
          <w:rPrChange w:id="3289" w:author="DIEGO CORDOBA URRUTIA" w:date="2026-06-07T04:36:00Z" w16du:dateUtc="2026-06-07T10:36:00Z">
            <w:rPr/>
          </w:rPrChange>
        </w:rPr>
        <w:t xml:space="preserve"> Diseño Práctico: La Subasta de Capacidad de Regulación CENACE</w:t>
      </w:r>
      <w:bookmarkEnd w:id="3285"/>
    </w:p>
    <w:p w14:paraId="56A4835B" w14:textId="77777777" w:rsidR="00DA1741" w:rsidRPr="00A9569D" w:rsidRDefault="00000000">
      <w:pPr>
        <w:pStyle w:val="Heading3"/>
        <w:rPr>
          <w:lang w:val="es-419"/>
          <w:rPrChange w:id="3290" w:author="DIEGO CORDOBA URRUTIA" w:date="2026-06-07T04:36:00Z" w16du:dateUtc="2026-06-07T10:36:00Z">
            <w:rPr/>
          </w:rPrChange>
        </w:rPr>
      </w:pPr>
      <w:bookmarkStart w:id="3291" w:name="_Toc231042697"/>
      <w:r w:rsidRPr="00A9569D">
        <w:rPr>
          <w:lang w:val="es-419"/>
          <w:rPrChange w:id="3292" w:author="DIEGO CORDOBA URRUTIA" w:date="2026-06-07T04:36:00Z" w16du:dateUtc="2026-06-07T10:36:00Z">
            <w:rPr/>
          </w:rPrChange>
        </w:rPr>
        <w:t>4.5.1</w:t>
      </w:r>
      <w:del w:id="3293" w:author="DIEGO CORDOBA URRUTIA" w:date="2026-06-07T04:36:00Z" w16du:dateUtc="2026-06-07T10:36:00Z">
        <w:r>
          <w:rPr>
            <w:rFonts w:ascii="Arial" w:eastAsia="Arial" w:hAnsi="Arial" w:cs="Arial"/>
            <w:color w:val="0D2B45"/>
          </w:rPr>
          <w:delText xml:space="preserve"> </w:delText>
        </w:r>
      </w:del>
      <w:r w:rsidRPr="00A9569D">
        <w:rPr>
          <w:lang w:val="es-419"/>
          <w:rPrChange w:id="3294" w:author="DIEGO CORDOBA URRUTIA" w:date="2026-06-07T04:36:00Z" w16du:dateUtc="2026-06-07T10:36:00Z">
            <w:rPr/>
          </w:rPrChange>
        </w:rPr>
        <w:t xml:space="preserve"> Propuesta de Mecanismo</w:t>
      </w:r>
      <w:bookmarkEnd w:id="3291"/>
    </w:p>
    <w:p w14:paraId="00502B48" w14:textId="77777777" w:rsidR="00DA1741" w:rsidRPr="00A9569D" w:rsidRDefault="00000000">
      <w:pPr>
        <w:pStyle w:val="FirstParagraph"/>
        <w:rPr>
          <w:lang w:val="es-419"/>
          <w:rPrChange w:id="3295" w:author="DIEGO CORDOBA URRUTIA" w:date="2026-06-07T04:36:00Z" w16du:dateUtc="2026-06-07T10:36:00Z">
            <w:rPr/>
          </w:rPrChange>
        </w:rPr>
        <w:pPrChange w:id="3296" w:author="DIEGO CORDOBA URRUTIA" w:date="2026-06-07T04:36:00Z" w16du:dateUtc="2026-06-07T10:36:00Z">
          <w:pPr>
            <w:spacing w:after="200" w:line="380" w:lineRule="auto"/>
            <w:jc w:val="both"/>
          </w:pPr>
        </w:pPrChange>
      </w:pPr>
      <w:r w:rsidRPr="00A9569D">
        <w:rPr>
          <w:lang w:val="es-419"/>
          <w:rPrChange w:id="3297" w:author="DIEGO CORDOBA URRUTIA" w:date="2026-06-07T04:36:00Z" w16du:dateUtc="2026-06-07T10:36:00Z">
            <w:rPr>
              <w:color w:val="000000"/>
            </w:rPr>
          </w:rPrChange>
        </w:rPr>
        <w:t>Sobre la base del análisis teórico, proponemos el siguiente mecanismo de subasta de capacidad de regulación para CENACE, implementable dentro del marco regulatorio actual del MEM:</w:t>
      </w:r>
    </w:p>
    <w:p w14:paraId="1E9907E1" w14:textId="77777777" w:rsidR="00DA1741" w:rsidRPr="00A9569D" w:rsidRDefault="00000000">
      <w:pPr>
        <w:numPr>
          <w:ilvl w:val="0"/>
          <w:numId w:val="5"/>
        </w:numPr>
        <w:rPr>
          <w:lang w:val="es-419"/>
          <w:rPrChange w:id="3298" w:author="DIEGO CORDOBA URRUTIA" w:date="2026-06-07T04:36:00Z" w16du:dateUtc="2026-06-07T10:36:00Z">
            <w:rPr/>
          </w:rPrChange>
        </w:rPr>
        <w:pPrChange w:id="3299"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3300" w:author="DIEGO CORDOBA URRUTIA" w:date="2026-06-07T04:36:00Z" w16du:dateUtc="2026-06-07T10:36:00Z">
            <w:rPr>
              <w:color w:val="000000"/>
            </w:rPr>
          </w:rPrChange>
        </w:rPr>
        <w:t>PRE-SUBASTA (T−30 días): CENACE publica los parámetros OU calibrados (</w:t>
      </w:r>
      <w:r>
        <w:rPr>
          <w:rPrChange w:id="3301" w:author="DIEGO CORDOBA URRUTIA" w:date="2026-06-07T04:36:00Z" w16du:dateUtc="2026-06-07T10:36:00Z">
            <w:rPr>
              <w:color w:val="000000"/>
            </w:rPr>
          </w:rPrChange>
        </w:rPr>
        <w:t>κ</w:t>
      </w:r>
      <w:r w:rsidRPr="00A9569D">
        <w:rPr>
          <w:lang w:val="es-419"/>
          <w:rPrChange w:id="3302" w:author="DIEGO CORDOBA URRUTIA" w:date="2026-06-07T04:36:00Z" w16du:dateUtc="2026-06-07T10:36:00Z">
            <w:rPr>
              <w:color w:val="000000"/>
            </w:rPr>
          </w:rPrChange>
        </w:rPr>
        <w:t xml:space="preserve">, </w:t>
      </w:r>
      <w:r>
        <w:rPr>
          <w:rPrChange w:id="3303" w:author="DIEGO CORDOBA URRUTIA" w:date="2026-06-07T04:36:00Z" w16du:dateUtc="2026-06-07T10:36:00Z">
            <w:rPr>
              <w:color w:val="000000"/>
            </w:rPr>
          </w:rPrChange>
        </w:rPr>
        <w:t>μ</w:t>
      </w:r>
      <w:r w:rsidRPr="00A9569D">
        <w:rPr>
          <w:lang w:val="es-419"/>
          <w:rPrChange w:id="3304" w:author="DIEGO CORDOBA URRUTIA" w:date="2026-06-07T04:36:00Z" w16du:dateUtc="2026-06-07T10:36:00Z">
            <w:rPr>
              <w:color w:val="000000"/>
            </w:rPr>
          </w:rPrChange>
        </w:rPr>
        <w:t xml:space="preserve">, </w:t>
      </w:r>
      <w:r>
        <w:rPr>
          <w:rPrChange w:id="3305" w:author="DIEGO CORDOBA URRUTIA" w:date="2026-06-07T04:36:00Z" w16du:dateUtc="2026-06-07T10:36:00Z">
            <w:rPr>
              <w:color w:val="000000"/>
            </w:rPr>
          </w:rPrChange>
        </w:rPr>
        <w:t>σ</w:t>
      </w:r>
      <w:r w:rsidRPr="00A9569D">
        <w:rPr>
          <w:lang w:val="es-419"/>
          <w:rPrChange w:id="3306" w:author="DIEGO CORDOBA URRUTIA" w:date="2026-06-07T04:36:00Z" w16du:dateUtc="2026-06-07T10:36:00Z">
            <w:rPr>
              <w:color w:val="000000"/>
            </w:rPr>
          </w:rPrChange>
        </w:rPr>
        <w:t>_OU) para cada zona de control del SIN, junto con la función de valor V_HJB(x,0;Ū,T) computada por el solucionador HJB. Esta publicación implementa el Linkage Principle y reduce la prima de información asimétrica.</w:t>
      </w:r>
    </w:p>
    <w:p w14:paraId="6FD00858" w14:textId="77777777" w:rsidR="00DA1741" w:rsidRPr="00A9569D" w:rsidRDefault="00000000">
      <w:pPr>
        <w:numPr>
          <w:ilvl w:val="0"/>
          <w:numId w:val="5"/>
        </w:numPr>
        <w:rPr>
          <w:lang w:val="es-419"/>
          <w:rPrChange w:id="3307" w:author="DIEGO CORDOBA URRUTIA" w:date="2026-06-07T04:36:00Z" w16du:dateUtc="2026-06-07T10:36:00Z">
            <w:rPr/>
          </w:rPrChange>
        </w:rPr>
        <w:pPrChange w:id="3308"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3309" w:author="DIEGO CORDOBA URRUTIA" w:date="2026-06-07T04:36:00Z" w16du:dateUtc="2026-06-07T10:36:00Z">
            <w:rPr>
              <w:color w:val="000000"/>
            </w:rPr>
          </w:rPrChange>
        </w:rPr>
        <w:t>OFERTA (T−10 días): Los proveedores presentan sobres cerrados con (q_i, p_i) —cantidad ofertada (MW) y precio mínimo de aceptación (MXN/MW-año). Las ofertas pueden ser no lineales: la función p_i(q) puede aumentar con q para reflejar costos de oportunidad crecientes.</w:t>
      </w:r>
    </w:p>
    <w:p w14:paraId="1ADD1CBF" w14:textId="77777777" w:rsidR="00DA1741" w:rsidRPr="00A9569D" w:rsidRDefault="00000000">
      <w:pPr>
        <w:numPr>
          <w:ilvl w:val="0"/>
          <w:numId w:val="5"/>
        </w:numPr>
        <w:rPr>
          <w:lang w:val="es-419"/>
          <w:rPrChange w:id="3310" w:author="DIEGO CORDOBA URRUTIA" w:date="2026-06-07T04:36:00Z" w16du:dateUtc="2026-06-07T10:36:00Z">
            <w:rPr/>
          </w:rPrChange>
        </w:rPr>
        <w:pPrChange w:id="3311"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3312" w:author="DIEGO CORDOBA URRUTIA" w:date="2026-06-07T04:36:00Z" w16du:dateUtc="2026-06-07T10:36:00Z">
            <w:rPr>
              <w:color w:val="000000"/>
            </w:rPr>
          </w:rPrChange>
        </w:rPr>
        <w:t>ASIGNACIÓN (T−5 días): CENACE clasifica las ofertas por precio ascendente y construye la curva de oferta. Asigna hasta cubrir el requerimiento mínimo K, usando la regla de precio marginal (el proveedor marginal fija el precio para todos los proveedores inframarginals).</w:t>
      </w:r>
    </w:p>
    <w:p w14:paraId="2FA479C5" w14:textId="77777777" w:rsidR="00DA1741" w:rsidRPr="00A9569D" w:rsidRDefault="00000000">
      <w:pPr>
        <w:numPr>
          <w:ilvl w:val="0"/>
          <w:numId w:val="5"/>
        </w:numPr>
        <w:rPr>
          <w:lang w:val="es-419"/>
          <w:rPrChange w:id="3313" w:author="DIEGO CORDOBA URRUTIA" w:date="2026-06-07T04:36:00Z" w16du:dateUtc="2026-06-07T10:36:00Z">
            <w:rPr/>
          </w:rPrChange>
        </w:rPr>
        <w:pPrChange w:id="3314"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3315" w:author="DIEGO CORDOBA URRUTIA" w:date="2026-06-07T04:36:00Z" w16du:dateUtc="2026-06-07T10:36:00Z">
            <w:rPr>
              <w:color w:val="000000"/>
            </w:rPr>
          </w:rPrChange>
        </w:rPr>
        <w:lastRenderedPageBreak/>
        <w:t>PAGO (precio uniforme de segundo precio): Todos los proveedores asignados reciben el precio de la última unidad asignada. Este mecanismo implementa la dominancia estricta de la estrategia veraz para el caso de valores independientes (Vickrey-Clarke-Groves) y reduce la prima de maldición del ganador para el caso afiliado.</w:t>
      </w:r>
    </w:p>
    <w:p w14:paraId="53E03EC0" w14:textId="77777777" w:rsidR="00DA1741" w:rsidRPr="00A9569D" w:rsidRDefault="00000000">
      <w:pPr>
        <w:numPr>
          <w:ilvl w:val="0"/>
          <w:numId w:val="5"/>
        </w:numPr>
        <w:rPr>
          <w:lang w:val="es-419"/>
          <w:rPrChange w:id="3316" w:author="DIEGO CORDOBA URRUTIA" w:date="2026-06-07T04:36:00Z" w16du:dateUtc="2026-06-07T10:36:00Z">
            <w:rPr/>
          </w:rPrChange>
        </w:rPr>
        <w:pPrChange w:id="3317" w:author="DIEGO CORDOBA URRUTIA" w:date="2026-06-07T04:36:00Z" w16du:dateUtc="2026-06-07T10:36:00Z">
          <w:pPr>
            <w:pStyle w:val="ListParagraph"/>
            <w:numPr>
              <w:numId w:val="3"/>
            </w:numPr>
            <w:spacing w:before="40" w:after="60" w:line="340" w:lineRule="auto"/>
            <w:ind w:left="720" w:hanging="360"/>
          </w:pPr>
        </w:pPrChange>
      </w:pPr>
      <w:r w:rsidRPr="00A9569D">
        <w:rPr>
          <w:lang w:val="es-419"/>
          <w:rPrChange w:id="3318" w:author="DIEGO CORDOBA URRUTIA" w:date="2026-06-07T04:36:00Z" w16du:dateUtc="2026-06-07T10:36:00Z">
            <w:rPr>
              <w:color w:val="000000"/>
            </w:rPr>
          </w:rPrChange>
        </w:rPr>
        <w:t>MONITOREO Y AJUSTE DINÁMICO (mensual): El precio de reserva de CENACE se actualiza mensualmente usando V_HJB(</w:t>
      </w:r>
      <w:r>
        <w:rPr>
          <w:rPrChange w:id="3319" w:author="DIEGO CORDOBA URRUTIA" w:date="2026-06-07T04:36:00Z" w16du:dateUtc="2026-06-07T10:36:00Z">
            <w:rPr>
              <w:color w:val="000000"/>
            </w:rPr>
          </w:rPrChange>
        </w:rPr>
        <w:t>Δ</w:t>
      </w:r>
      <w:r w:rsidRPr="00A9569D">
        <w:rPr>
          <w:lang w:val="es-419"/>
          <w:rPrChange w:id="3320" w:author="DIEGO CORDOBA URRUTIA" w:date="2026-06-07T04:36:00Z" w16du:dateUtc="2026-06-07T10:36:00Z">
            <w:rPr>
              <w:color w:val="000000"/>
            </w:rPr>
          </w:rPrChange>
        </w:rPr>
        <w:t>f_t, t; Ū, T−t) computado con los parámetros OU re-calibrados, capturando los cambios en volatilidad de frecuencia inducidos por la penetración de renovables.</w:t>
      </w:r>
    </w:p>
    <w:p w14:paraId="5CD430D4" w14:textId="77777777" w:rsidR="00DA1741" w:rsidRPr="00A9569D" w:rsidRDefault="00000000">
      <w:pPr>
        <w:pStyle w:val="Heading3"/>
        <w:rPr>
          <w:lang w:val="es-419"/>
          <w:rPrChange w:id="3321" w:author="DIEGO CORDOBA URRUTIA" w:date="2026-06-07T04:36:00Z" w16du:dateUtc="2026-06-07T10:36:00Z">
            <w:rPr/>
          </w:rPrChange>
        </w:rPr>
      </w:pPr>
      <w:bookmarkStart w:id="3322" w:name="_Toc231042698"/>
      <w:r w:rsidRPr="00A9569D">
        <w:rPr>
          <w:lang w:val="es-419"/>
          <w:rPrChange w:id="3323" w:author="DIEGO CORDOBA URRUTIA" w:date="2026-06-07T04:36:00Z" w16du:dateUtc="2026-06-07T10:36:00Z">
            <w:rPr/>
          </w:rPrChange>
        </w:rPr>
        <w:t>4.5.2</w:t>
      </w:r>
      <w:del w:id="3324" w:author="DIEGO CORDOBA URRUTIA" w:date="2026-06-07T04:36:00Z" w16du:dateUtc="2026-06-07T10:36:00Z">
        <w:r>
          <w:rPr>
            <w:rFonts w:ascii="Arial" w:eastAsia="Arial" w:hAnsi="Arial" w:cs="Arial"/>
            <w:color w:val="0D2B45"/>
          </w:rPr>
          <w:delText xml:space="preserve"> </w:delText>
        </w:r>
      </w:del>
      <w:r w:rsidRPr="00A9569D">
        <w:rPr>
          <w:lang w:val="es-419"/>
          <w:rPrChange w:id="3325" w:author="DIEGO CORDOBA URRUTIA" w:date="2026-06-07T04:36:00Z" w16du:dateUtc="2026-06-07T10:36:00Z">
            <w:rPr/>
          </w:rPrChange>
        </w:rPr>
        <w:t xml:space="preserve"> Precio de Reserva Óptimo</w:t>
      </w:r>
      <w:bookmarkEnd w:id="3322"/>
    </w:p>
    <w:p w14:paraId="53621021" w14:textId="77777777" w:rsidR="00DA1741" w:rsidRPr="00A9569D" w:rsidRDefault="00000000">
      <w:pPr>
        <w:pStyle w:val="FirstParagraph"/>
        <w:rPr>
          <w:lang w:val="es-419"/>
          <w:rPrChange w:id="3326" w:author="DIEGO CORDOBA URRUTIA" w:date="2026-06-07T04:36:00Z" w16du:dateUtc="2026-06-07T10:36:00Z">
            <w:rPr/>
          </w:rPrChange>
        </w:rPr>
        <w:pPrChange w:id="3327" w:author="DIEGO CORDOBA URRUTIA" w:date="2026-06-07T04:36:00Z" w16du:dateUtc="2026-06-07T10:36:00Z">
          <w:pPr>
            <w:spacing w:after="200" w:line="380" w:lineRule="auto"/>
            <w:jc w:val="both"/>
          </w:pPr>
        </w:pPrChange>
      </w:pPr>
      <w:r w:rsidRPr="00A9569D">
        <w:rPr>
          <w:lang w:val="es-419"/>
          <w:rPrChange w:id="3328" w:author="DIEGO CORDOBA URRUTIA" w:date="2026-06-07T04:36:00Z" w16du:dateUtc="2026-06-07T10:36:00Z">
            <w:rPr>
              <w:color w:val="000000"/>
            </w:rPr>
          </w:rPrChange>
        </w:rPr>
        <w:t>El precio de reserva r* —precio mínimo por debajo del cual CENACE no acepta ninguna oferta— es una variable de diseño crítica. Myerson (1981) muestra que el precio de reserva óptimo para el comprador (CENACE) satisface:</w:t>
      </w:r>
    </w:p>
    <w:p w14:paraId="74119707" w14:textId="77777777" w:rsidR="00DA1741" w:rsidRPr="00A9569D" w:rsidRDefault="00000000">
      <w:pPr>
        <w:pStyle w:val="BodyText"/>
        <w:rPr>
          <w:lang w:val="es-419"/>
          <w:rPrChange w:id="3329" w:author="DIEGO CORDOBA URRUTIA" w:date="2026-06-07T04:36:00Z" w16du:dateUtc="2026-06-07T10:36:00Z">
            <w:rPr/>
          </w:rPrChange>
        </w:rPr>
        <w:pPrChange w:id="3330" w:author="DIEGO CORDOBA URRUTIA" w:date="2026-06-07T04:36:00Z" w16du:dateUtc="2026-06-07T10:36:00Z">
          <w:pPr>
            <w:spacing w:before="240" w:after="240"/>
            <w:jc w:val="center"/>
          </w:pPr>
        </w:pPrChange>
      </w:pPr>
      <w:r w:rsidRPr="00A9569D">
        <w:rPr>
          <w:lang w:val="es-419"/>
          <w:rPrChange w:id="3331" w:author="DIEGO CORDOBA URRUTIA" w:date="2026-06-07T04:36:00Z" w16du:dateUtc="2026-06-07T10:36:00Z">
            <w:rPr>
              <w:rFonts w:ascii="Cambria Math" w:eastAsia="Cambria Math" w:hAnsi="Cambria Math" w:cs="Cambria Math"/>
              <w:color w:val="0D2B45"/>
              <w:sz w:val="22"/>
              <w:szCs w:val="22"/>
            </w:rPr>
          </w:rPrChange>
        </w:rPr>
        <w:t xml:space="preserve">r* </w:t>
      </w:r>
      <w:ins w:id="3332" w:author="DIEGO CORDOBA URRUTIA" w:date="2026-06-07T04:36:00Z" w16du:dateUtc="2026-06-07T10:36:00Z">
        <w:r w:rsidRPr="00A9569D">
          <w:rPr>
            <w:lang w:val="es-419"/>
          </w:rPr>
          <w:t>=</w:t>
        </w:r>
      </w:ins>
      <w:del w:id="3333"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334"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33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3336" w:author="DIEGO CORDOBA URRUTIA" w:date="2026-06-07T04:36:00Z" w16du:dateUtc="2026-06-07T10:36:00Z">
            <w:rPr>
              <w:rFonts w:ascii="Cambria Math" w:eastAsia="Cambria Math" w:hAnsi="Cambria Math" w:cs="Cambria Math"/>
              <w:color w:val="0D2B45"/>
              <w:sz w:val="22"/>
              <w:szCs w:val="22"/>
            </w:rPr>
          </w:rPrChange>
        </w:rPr>
        <w:t xml:space="preserve">_h </w:t>
      </w:r>
      <w:ins w:id="3337" w:author="DIEGO CORDOBA URRUTIA" w:date="2026-06-07T04:36:00Z" w16du:dateUtc="2026-06-07T10:36:00Z">
        <w:r w:rsidRPr="00A9569D">
          <w:rPr>
            <w:lang w:val="es-419"/>
          </w:rPr>
          <w:t>−</w:t>
        </w:r>
      </w:ins>
      <w:del w:id="3338"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339" w:author="DIEGO CORDOBA URRUTIA" w:date="2026-06-07T04:36:00Z" w16du:dateUtc="2026-06-07T10:36:00Z">
            <w:rPr>
              <w:rFonts w:ascii="Cambria Math" w:eastAsia="Cambria Math" w:hAnsi="Cambria Math" w:cs="Cambria Math"/>
              <w:color w:val="0D2B45"/>
              <w:sz w:val="22"/>
              <w:szCs w:val="22"/>
            </w:rPr>
          </w:rPrChange>
        </w:rPr>
        <w:t xml:space="preserve"> (1−F(r</w:t>
      </w:r>
      <w:ins w:id="3340" w:author="DIEGO CORDOBA URRUTIA" w:date="2026-06-07T04:36:00Z" w16du:dateUtc="2026-06-07T10:36:00Z">
        <w:r w:rsidRPr="00A9569D">
          <w:rPr>
            <w:i/>
            <w:iCs/>
            <w:lang w:val="es-419"/>
          </w:rPr>
          <w:t>))/</w:t>
        </w:r>
      </w:ins>
      <w:del w:id="3341" w:author="DIEGO CORDOBA URRUTIA" w:date="2026-06-07T04:36:00Z" w16du:dateUtc="2026-06-07T10:36:00Z">
        <w:r>
          <w:rPr>
            <w:rFonts w:ascii="Cambria Math" w:eastAsia="Cambria Math" w:hAnsi="Cambria Math" w:cs="Cambria Math"/>
            <w:color w:val="0D2B45"/>
            <w:sz w:val="22"/>
            <w:szCs w:val="22"/>
          </w:rPr>
          <w:delText>*))/</w:delText>
        </w:r>
      </w:del>
      <w:r w:rsidRPr="00A9569D">
        <w:rPr>
          <w:i/>
          <w:lang w:val="es-419"/>
          <w:rPrChange w:id="3342" w:author="DIEGO CORDOBA URRUTIA" w:date="2026-06-07T04:36:00Z" w16du:dateUtc="2026-06-07T10:36:00Z">
            <w:rPr>
              <w:rFonts w:ascii="Cambria Math" w:eastAsia="Cambria Math" w:hAnsi="Cambria Math" w:cs="Cambria Math"/>
              <w:color w:val="0D2B45"/>
              <w:sz w:val="22"/>
              <w:szCs w:val="22"/>
            </w:rPr>
          </w:rPrChange>
        </w:rPr>
        <w:t>f(r</w:t>
      </w:r>
      <w:ins w:id="3343" w:author="DIEGO CORDOBA URRUTIA" w:date="2026-06-07T04:36:00Z" w16du:dateUtc="2026-06-07T10:36:00Z">
        <w:r w:rsidRPr="00A9569D">
          <w:rPr>
            <w:lang w:val="es-419"/>
          </w:rPr>
          <w:t>)</w:t>
        </w:r>
      </w:ins>
      <w:del w:id="3344" w:author="DIEGO CORDOBA URRUTIA" w:date="2026-06-07T04:36:00Z" w16du:dateUtc="2026-06-07T10:36:00Z">
        <w:r>
          <w:rPr>
            <w:rFonts w:ascii="Cambria Math" w:eastAsia="Cambria Math" w:hAnsi="Cambria Math" w:cs="Cambria Math"/>
            <w:color w:val="0D2B45"/>
            <w:sz w:val="22"/>
            <w:szCs w:val="22"/>
          </w:rPr>
          <w:delText>*)</w:delText>
        </w:r>
      </w:del>
    </w:p>
    <w:p w14:paraId="61DBEDF6" w14:textId="77777777" w:rsidR="00DA1741" w:rsidRPr="00A9569D" w:rsidRDefault="00000000">
      <w:pPr>
        <w:pStyle w:val="BodyText"/>
        <w:rPr>
          <w:lang w:val="es-419"/>
          <w:rPrChange w:id="3345" w:author="DIEGO CORDOBA URRUTIA" w:date="2026-06-07T04:36:00Z" w16du:dateUtc="2026-06-07T10:36:00Z">
            <w:rPr/>
          </w:rPrChange>
        </w:rPr>
        <w:pPrChange w:id="3346" w:author="DIEGO CORDOBA URRUTIA" w:date="2026-06-07T04:36:00Z" w16du:dateUtc="2026-06-07T10:36:00Z">
          <w:pPr>
            <w:spacing w:after="200" w:line="380" w:lineRule="auto"/>
            <w:jc w:val="both"/>
          </w:pPr>
        </w:pPrChange>
      </w:pPr>
      <w:r w:rsidRPr="00A9569D">
        <w:rPr>
          <w:lang w:val="es-419"/>
          <w:rPrChange w:id="3347" w:author="DIEGO CORDOBA URRUTIA" w:date="2026-06-07T04:36:00Z" w16du:dateUtc="2026-06-07T10:36:00Z">
            <w:rPr>
              <w:color w:val="000000"/>
            </w:rPr>
          </w:rPrChange>
        </w:rPr>
        <w:t xml:space="preserve">donde </w:t>
      </w:r>
      <w:r>
        <w:rPr>
          <w:rPrChange w:id="3348" w:author="DIEGO CORDOBA URRUTIA" w:date="2026-06-07T04:36:00Z" w16du:dateUtc="2026-06-07T10:36:00Z">
            <w:rPr>
              <w:color w:val="000000"/>
            </w:rPr>
          </w:rPrChange>
        </w:rPr>
        <w:t>θ</w:t>
      </w:r>
      <w:r w:rsidRPr="00A9569D">
        <w:rPr>
          <w:lang w:val="es-419"/>
          <w:rPrChange w:id="3349" w:author="DIEGO CORDOBA URRUTIA" w:date="2026-06-07T04:36:00Z" w16du:dateUtc="2026-06-07T10:36:00Z">
            <w:rPr>
              <w:color w:val="000000"/>
            </w:rPr>
          </w:rPrChange>
        </w:rPr>
        <w:t>_h es el costo de provisión del proveedor de mayor costo presente en el mercado. Para F ~ Uniforme[800,000; 3,000,000] MXN/MW-año (uniforme como primera aproximación), el precio de reserva óptimo es:</w:t>
      </w:r>
    </w:p>
    <w:p w14:paraId="4D44F153" w14:textId="77777777" w:rsidR="00DA1741" w:rsidRPr="00A9569D" w:rsidRDefault="00000000">
      <w:pPr>
        <w:pStyle w:val="BodyText"/>
        <w:rPr>
          <w:lang w:val="es-419"/>
          <w:rPrChange w:id="3350" w:author="DIEGO CORDOBA URRUTIA" w:date="2026-06-07T04:36:00Z" w16du:dateUtc="2026-06-07T10:36:00Z">
            <w:rPr/>
          </w:rPrChange>
        </w:rPr>
        <w:pPrChange w:id="3351" w:author="DIEGO CORDOBA URRUTIA" w:date="2026-06-07T04:36:00Z" w16du:dateUtc="2026-06-07T10:36:00Z">
          <w:pPr>
            <w:spacing w:before="240" w:after="240"/>
            <w:jc w:val="center"/>
          </w:pPr>
        </w:pPrChange>
      </w:pPr>
      <w:r w:rsidRPr="00A9569D">
        <w:rPr>
          <w:lang w:val="es-419"/>
          <w:rPrChange w:id="3352" w:author="DIEGO CORDOBA URRUTIA" w:date="2026-06-07T04:36:00Z" w16du:dateUtc="2026-06-07T10:36:00Z">
            <w:rPr>
              <w:rFonts w:ascii="Cambria Math" w:eastAsia="Cambria Math" w:hAnsi="Cambria Math" w:cs="Cambria Math"/>
              <w:color w:val="0D2B45"/>
              <w:sz w:val="22"/>
              <w:szCs w:val="22"/>
            </w:rPr>
          </w:rPrChange>
        </w:rPr>
        <w:t xml:space="preserve">r* </w:t>
      </w:r>
      <w:ins w:id="3353" w:author="DIEGO CORDOBA URRUTIA" w:date="2026-06-07T04:36:00Z" w16du:dateUtc="2026-06-07T10:36:00Z">
        <w:r w:rsidRPr="00A9569D">
          <w:rPr>
            <w:lang w:val="es-419"/>
          </w:rPr>
          <w:t>=</w:t>
        </w:r>
      </w:ins>
      <w:del w:id="3354"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355" w:author="DIEGO CORDOBA URRUTIA" w:date="2026-06-07T04:36:00Z" w16du:dateUtc="2026-06-07T10:36:00Z">
            <w:rPr>
              <w:rFonts w:ascii="Cambria Math" w:eastAsia="Cambria Math" w:hAnsi="Cambria Math" w:cs="Cambria Math"/>
              <w:color w:val="0D2B45"/>
              <w:sz w:val="22"/>
              <w:szCs w:val="22"/>
            </w:rPr>
          </w:rPrChange>
        </w:rPr>
        <w:t xml:space="preserve"> 3,000,000 − (3,000,000 − 800,000)/2 </w:t>
      </w:r>
      <w:ins w:id="3356" w:author="DIEGO CORDOBA URRUTIA" w:date="2026-06-07T04:36:00Z" w16du:dateUtc="2026-06-07T10:36:00Z">
        <w:r w:rsidRPr="00A9569D">
          <w:rPr>
            <w:lang w:val="es-419"/>
          </w:rPr>
          <w:t>=</w:t>
        </w:r>
      </w:ins>
      <w:del w:id="3357" w:author="DIEGO CORDOBA URRUTIA" w:date="2026-06-07T04:36:00Z" w16du:dateUtc="2026-06-07T10:36:00Z">
        <w:r>
          <w:rPr>
            <w:rFonts w:ascii="Cambria Math" w:eastAsia="Cambria Math" w:hAnsi="Cambria Math" w:cs="Cambria Math"/>
            <w:color w:val="0D2B45"/>
            <w:sz w:val="22"/>
            <w:szCs w:val="22"/>
          </w:rPr>
          <w:delText xml:space="preserve"> = </w:delText>
        </w:r>
      </w:del>
      <w:r w:rsidRPr="00A9569D">
        <w:rPr>
          <w:lang w:val="es-419"/>
          <w:rPrChange w:id="3358" w:author="DIEGO CORDOBA URRUTIA" w:date="2026-06-07T04:36:00Z" w16du:dateUtc="2026-06-07T10:36:00Z">
            <w:rPr>
              <w:rFonts w:ascii="Cambria Math" w:eastAsia="Cambria Math" w:hAnsi="Cambria Math" w:cs="Cambria Math"/>
              <w:color w:val="0D2B45"/>
              <w:sz w:val="22"/>
              <w:szCs w:val="22"/>
            </w:rPr>
          </w:rPrChange>
        </w:rPr>
        <w:t xml:space="preserve"> 1,900,000 </w:t>
      </w:r>
      <w:del w:id="3359" w:author="DIEGO CORDOBA URRUTIA" w:date="2026-06-07T04:36:00Z" w16du:dateUtc="2026-06-07T10:36:00Z">
        <w:r>
          <w:rPr>
            <w:rFonts w:ascii="Cambria Math" w:eastAsia="Cambria Math" w:hAnsi="Cambria Math" w:cs="Cambria Math"/>
            <w:color w:val="0D2B45"/>
            <w:sz w:val="22"/>
            <w:szCs w:val="22"/>
          </w:rPr>
          <w:delText xml:space="preserve"> </w:delText>
        </w:r>
      </w:del>
      <w:r w:rsidRPr="00A9569D">
        <w:rPr>
          <w:lang w:val="es-419"/>
          <w:rPrChange w:id="3360" w:author="DIEGO CORDOBA URRUTIA" w:date="2026-06-07T04:36:00Z" w16du:dateUtc="2026-06-07T10:36:00Z">
            <w:rPr>
              <w:rFonts w:ascii="Cambria Math" w:eastAsia="Cambria Math" w:hAnsi="Cambria Math" w:cs="Cambria Math"/>
              <w:color w:val="0D2B45"/>
              <w:sz w:val="22"/>
              <w:szCs w:val="22"/>
            </w:rPr>
          </w:rPrChange>
        </w:rPr>
        <w:t>MXN/MW-año</w:t>
      </w:r>
    </w:p>
    <w:p w14:paraId="68EAD9C3" w14:textId="77777777" w:rsidR="00DA1741" w:rsidRPr="00A9569D" w:rsidRDefault="00000000">
      <w:pPr>
        <w:pStyle w:val="BodyText"/>
        <w:rPr>
          <w:lang w:val="es-419"/>
          <w:rPrChange w:id="3361" w:author="DIEGO CORDOBA URRUTIA" w:date="2026-06-07T04:36:00Z" w16du:dateUtc="2026-06-07T10:36:00Z">
            <w:rPr/>
          </w:rPrChange>
        </w:rPr>
        <w:pPrChange w:id="3362" w:author="DIEGO CORDOBA URRUTIA" w:date="2026-06-07T04:36:00Z" w16du:dateUtc="2026-06-07T10:36:00Z">
          <w:pPr>
            <w:spacing w:after="200" w:line="380" w:lineRule="auto"/>
            <w:jc w:val="both"/>
          </w:pPr>
        </w:pPrChange>
      </w:pPr>
      <w:r w:rsidRPr="00A9569D">
        <w:rPr>
          <w:lang w:val="es-419"/>
          <w:rPrChange w:id="3363" w:author="DIEGO CORDOBA URRUTIA" w:date="2026-06-07T04:36:00Z" w16du:dateUtc="2026-06-07T10:36:00Z">
            <w:rPr>
              <w:color w:val="000000"/>
            </w:rPr>
          </w:rPrChange>
        </w:rPr>
        <w:t>Este precio de reserva (MXN 1.9 M/MW-año) es 33.4% mayor que la tarifa actual de la CRE (MXN 1.424 M/MW-año) pero 20.7% menor que el precio de equilibrio HJB (MXN 2.395 M/MW-año). Esto significa que incluso el mecanismo conservador de Myerson —con distribución uniforme de costos— justifica una tarifa significativamente mayor a la actual.</w:t>
      </w:r>
    </w:p>
    <w:p w14:paraId="14B0FB2A" w14:textId="77777777" w:rsidR="00DA1741" w:rsidRPr="00A9569D" w:rsidRDefault="00000000">
      <w:pPr>
        <w:pStyle w:val="Heading3"/>
        <w:rPr>
          <w:lang w:val="es-419"/>
          <w:rPrChange w:id="3364" w:author="DIEGO CORDOBA URRUTIA" w:date="2026-06-07T04:36:00Z" w16du:dateUtc="2026-06-07T10:36:00Z">
            <w:rPr/>
          </w:rPrChange>
        </w:rPr>
      </w:pPr>
      <w:bookmarkStart w:id="3365" w:name="_Toc231042699"/>
      <w:bookmarkStart w:id="3366" w:name="X2511863fbda7fe32a9df86a734c1def44fcf3a6"/>
      <w:r w:rsidRPr="00A9569D">
        <w:rPr>
          <w:lang w:val="es-419"/>
          <w:rPrChange w:id="3367" w:author="DIEGO CORDOBA URRUTIA" w:date="2026-06-07T04:36:00Z" w16du:dateUtc="2026-06-07T10:36:00Z">
            <w:rPr/>
          </w:rPrChange>
        </w:rPr>
        <w:t>4.5.3</w:t>
      </w:r>
      <w:del w:id="3368" w:author="DIEGO CORDOBA URRUTIA" w:date="2026-06-07T04:36:00Z" w16du:dateUtc="2026-06-07T10:36:00Z">
        <w:r>
          <w:rPr>
            <w:rFonts w:ascii="Arial" w:eastAsia="Arial" w:hAnsi="Arial" w:cs="Arial"/>
            <w:color w:val="0D2B45"/>
          </w:rPr>
          <w:delText xml:space="preserve"> </w:delText>
        </w:r>
      </w:del>
      <w:r w:rsidRPr="00A9569D">
        <w:rPr>
          <w:lang w:val="es-419"/>
          <w:rPrChange w:id="3369" w:author="DIEGO CORDOBA URRUTIA" w:date="2026-06-07T04:36:00Z" w16du:dateUtc="2026-06-07T10:36:00Z">
            <w:rPr/>
          </w:rPrChange>
        </w:rPr>
        <w:t xml:space="preserve"> Ganancias de Eficiencia del Nuevo Mecanismo</w:t>
      </w:r>
      <w:bookmarkEnd w:id="3365"/>
    </w:p>
    <w:p w14:paraId="64A02E42" w14:textId="77777777" w:rsidR="00DA1741" w:rsidRPr="00A9569D" w:rsidRDefault="00000000">
      <w:pPr>
        <w:pStyle w:val="FirstParagraph"/>
        <w:rPr>
          <w:lang w:val="es-419"/>
          <w:rPrChange w:id="3370" w:author="DIEGO CORDOBA URRUTIA" w:date="2026-06-07T04:36:00Z" w16du:dateUtc="2026-06-07T10:36:00Z">
            <w:rPr/>
          </w:rPrChange>
        </w:rPr>
        <w:pPrChange w:id="3371" w:author="DIEGO CORDOBA URRUTIA" w:date="2026-06-07T04:36:00Z" w16du:dateUtc="2026-06-07T10:36:00Z">
          <w:pPr>
            <w:spacing w:after="200" w:line="380" w:lineRule="auto"/>
            <w:jc w:val="both"/>
          </w:pPr>
        </w:pPrChange>
      </w:pPr>
      <w:r w:rsidRPr="00A9569D">
        <w:rPr>
          <w:lang w:val="es-419"/>
          <w:rPrChange w:id="3372" w:author="DIEGO CORDOBA URRUTIA" w:date="2026-06-07T04:36:00Z" w16du:dateUtc="2026-06-07T10:36:00Z">
            <w:rPr>
              <w:color w:val="000000"/>
            </w:rPr>
          </w:rPrChange>
        </w:rPr>
        <w:t>Comparamos el mecanismo propuesto con el mecanismo actual (tarifa fija CRE) y con la subasta de precio sellado de primer precio (PP) en cuatro dimensiones:</w:t>
      </w:r>
    </w:p>
    <w:tbl>
      <w:tblPr>
        <w:tblStyle w:val="Table"/>
        <w:tblW w:w="5000" w:type="pct"/>
        <w:tblLook w:val="0020" w:firstRow="1" w:lastRow="0" w:firstColumn="0" w:lastColumn="0" w:noHBand="0" w:noVBand="0"/>
        <w:tblPrChange w:id="3373"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253"/>
        <w:gridCol w:w="2107"/>
        <w:gridCol w:w="2308"/>
        <w:gridCol w:w="2692"/>
        <w:tblGridChange w:id="3374">
          <w:tblGrid>
            <w:gridCol w:w="1"/>
            <w:gridCol w:w="2252"/>
            <w:gridCol w:w="508"/>
            <w:gridCol w:w="1599"/>
            <w:gridCol w:w="201"/>
            <w:gridCol w:w="1800"/>
            <w:gridCol w:w="307"/>
            <w:gridCol w:w="2692"/>
            <w:gridCol w:w="1"/>
          </w:tblGrid>
        </w:tblGridChange>
      </w:tblGrid>
      <w:tr w:rsidR="00DA1741" w14:paraId="73D03065" w14:textId="77777777" w:rsidTr="00A7071E">
        <w:tblPrEx>
          <w:tblPrExChange w:id="3375"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3376" w:author="DIEGO CORDOBA URRUTIA" w:date="2026-06-07T04:36:00Z" w16du:dateUtc="2026-06-07T10:36:00Z">
            <w:trPr>
              <w:gridBefore w:val="1"/>
              <w:tblHeader/>
            </w:trPr>
          </w:trPrChange>
        </w:trPr>
        <w:tc>
          <w:tcPr>
            <w:tcW w:w="0" w:type="auto"/>
            <w:tcPrChange w:id="3377"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01B761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37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379" w:author="DIEGO CORDOBA URRUTIA" w:date="2026-06-07T04:36:00Z" w16du:dateUtc="2026-06-07T10:36:00Z">
                  <w:rPr>
                    <w:rFonts w:ascii="Arial" w:eastAsia="Arial" w:hAnsi="Arial" w:cs="Arial"/>
                    <w:b/>
                    <w:bCs/>
                    <w:color w:val="FFFFFF"/>
                    <w:sz w:val="19"/>
                    <w:szCs w:val="19"/>
                  </w:rPr>
                </w:rPrChange>
              </w:rPr>
              <w:t>Dimensión</w:t>
            </w:r>
          </w:p>
        </w:tc>
        <w:tc>
          <w:tcPr>
            <w:tcW w:w="0" w:type="auto"/>
            <w:tcPrChange w:id="338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88D26B7"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38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382" w:author="DIEGO CORDOBA URRUTIA" w:date="2026-06-07T04:36:00Z" w16du:dateUtc="2026-06-07T10:36:00Z">
                  <w:rPr>
                    <w:rFonts w:ascii="Arial" w:eastAsia="Arial" w:hAnsi="Arial" w:cs="Arial"/>
                    <w:b/>
                    <w:bCs/>
                    <w:color w:val="FFFFFF"/>
                    <w:sz w:val="19"/>
                    <w:szCs w:val="19"/>
                  </w:rPr>
                </w:rPrChange>
              </w:rPr>
              <w:t>Tarifa CRE Actual</w:t>
            </w:r>
          </w:p>
        </w:tc>
        <w:tc>
          <w:tcPr>
            <w:tcW w:w="0" w:type="auto"/>
            <w:tcPrChange w:id="3383"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A1331B2"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38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385" w:author="DIEGO CORDOBA URRUTIA" w:date="2026-06-07T04:36:00Z" w16du:dateUtc="2026-06-07T10:36:00Z">
                  <w:rPr>
                    <w:rFonts w:ascii="Arial" w:eastAsia="Arial" w:hAnsi="Arial" w:cs="Arial"/>
                    <w:b/>
                    <w:bCs/>
                    <w:color w:val="FFFFFF"/>
                    <w:sz w:val="19"/>
                    <w:szCs w:val="19"/>
                  </w:rPr>
                </w:rPrChange>
              </w:rPr>
              <w:t>Subasta PP sellada</w:t>
            </w:r>
          </w:p>
        </w:tc>
        <w:tc>
          <w:tcPr>
            <w:tcW w:w="0" w:type="auto"/>
            <w:tcPrChange w:id="3386"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D662CC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38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388" w:author="DIEGO CORDOBA URRUTIA" w:date="2026-06-07T04:36:00Z" w16du:dateUtc="2026-06-07T10:36:00Z">
                  <w:rPr>
                    <w:rFonts w:ascii="Arial" w:eastAsia="Arial" w:hAnsi="Arial" w:cs="Arial"/>
                    <w:b/>
                    <w:bCs/>
                    <w:color w:val="FFFFFF"/>
                    <w:sz w:val="19"/>
                    <w:szCs w:val="19"/>
                  </w:rPr>
                </w:rPrChange>
              </w:rPr>
              <w:t>Mecanismo Propuesto (VCG+Link)</w:t>
            </w:r>
          </w:p>
        </w:tc>
      </w:tr>
      <w:tr w:rsidR="00DA1741" w14:paraId="4BC6EFFD" w14:textId="77777777">
        <w:tblPrEx>
          <w:tblPrExChange w:id="3389" w:author="DIEGO CORDOBA URRUTIA" w:date="2026-06-07T04:36:00Z" w16du:dateUtc="2026-06-07T10:36:00Z">
            <w:tblPrEx>
              <w:tblCellMar>
                <w:top w:w="0" w:type="dxa"/>
                <w:bottom w:w="0" w:type="dxa"/>
              </w:tblCellMar>
            </w:tblPrEx>
          </w:tblPrExChange>
        </w:tblPrEx>
        <w:trPr>
          <w:trPrChange w:id="3390" w:author="DIEGO CORDOBA URRUTIA" w:date="2026-06-07T04:36:00Z" w16du:dateUtc="2026-06-07T10:36:00Z">
            <w:trPr>
              <w:gridBefore w:val="1"/>
            </w:trPr>
          </w:trPrChange>
        </w:trPr>
        <w:tc>
          <w:tcPr>
            <w:tcW w:w="0" w:type="auto"/>
            <w:tcPrChange w:id="3391"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DD80B0" w14:textId="77777777" w:rsidR="00DA1741" w:rsidRDefault="00000000">
            <w:pPr>
              <w:pStyle w:val="Compact"/>
              <w:pPrChange w:id="3392" w:author="DIEGO CORDOBA URRUTIA" w:date="2026-06-07T04:36:00Z" w16du:dateUtc="2026-06-07T10:36:00Z">
                <w:pPr>
                  <w:jc w:val="both"/>
                </w:pPr>
              </w:pPrChange>
            </w:pPr>
            <w:r>
              <w:rPr>
                <w:rPrChange w:id="3393" w:author="DIEGO CORDOBA URRUTIA" w:date="2026-06-07T04:36:00Z" w16du:dateUtc="2026-06-07T10:36:00Z">
                  <w:rPr>
                    <w:rFonts w:ascii="Arial" w:eastAsia="Arial" w:hAnsi="Arial" w:cs="Arial"/>
                    <w:color w:val="000000"/>
                    <w:sz w:val="19"/>
                    <w:szCs w:val="19"/>
                  </w:rPr>
                </w:rPrChange>
              </w:rPr>
              <w:t>Revelación veraz de costos</w:t>
            </w:r>
          </w:p>
        </w:tc>
        <w:tc>
          <w:tcPr>
            <w:tcW w:w="0" w:type="auto"/>
            <w:tcPrChange w:id="339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09EAC4B" w14:textId="77777777" w:rsidR="00DA1741" w:rsidRDefault="00000000">
            <w:pPr>
              <w:pStyle w:val="Compact"/>
              <w:pPrChange w:id="3395" w:author="DIEGO CORDOBA URRUTIA" w:date="2026-06-07T04:36:00Z" w16du:dateUtc="2026-06-07T10:36:00Z">
                <w:pPr>
                  <w:jc w:val="both"/>
                </w:pPr>
              </w:pPrChange>
            </w:pPr>
            <w:r>
              <w:rPr>
                <w:rPrChange w:id="3396" w:author="DIEGO CORDOBA URRUTIA" w:date="2026-06-07T04:36:00Z" w16du:dateUtc="2026-06-07T10:36:00Z">
                  <w:rPr>
                    <w:rFonts w:ascii="Arial" w:eastAsia="Arial" w:hAnsi="Arial" w:cs="Arial"/>
                    <w:color w:val="000000"/>
                    <w:sz w:val="19"/>
                    <w:szCs w:val="19"/>
                  </w:rPr>
                </w:rPrChange>
              </w:rPr>
              <w:t>No — precio fijo exógeno</w:t>
            </w:r>
          </w:p>
        </w:tc>
        <w:tc>
          <w:tcPr>
            <w:tcW w:w="0" w:type="auto"/>
            <w:tcPrChange w:id="3397"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244703F" w14:textId="77777777" w:rsidR="00DA1741" w:rsidRDefault="00000000">
            <w:pPr>
              <w:pStyle w:val="Compact"/>
              <w:pPrChange w:id="3398" w:author="DIEGO CORDOBA URRUTIA" w:date="2026-06-07T04:36:00Z" w16du:dateUtc="2026-06-07T10:36:00Z">
                <w:pPr>
                  <w:jc w:val="both"/>
                </w:pPr>
              </w:pPrChange>
            </w:pPr>
            <w:r>
              <w:rPr>
                <w:rPrChange w:id="3399" w:author="DIEGO CORDOBA URRUTIA" w:date="2026-06-07T04:36:00Z" w16du:dateUtc="2026-06-07T10:36:00Z">
                  <w:rPr>
                    <w:rFonts w:ascii="Arial" w:eastAsia="Arial" w:hAnsi="Arial" w:cs="Arial"/>
                    <w:color w:val="000000"/>
                    <w:sz w:val="19"/>
                    <w:szCs w:val="19"/>
                  </w:rPr>
                </w:rPrChange>
              </w:rPr>
              <w:t>Parcial — bid shading</w:t>
            </w:r>
          </w:p>
        </w:tc>
        <w:tc>
          <w:tcPr>
            <w:tcW w:w="0" w:type="auto"/>
            <w:tcPrChange w:id="3400"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692E0CE" w14:textId="77777777" w:rsidR="00DA1741" w:rsidRDefault="00000000">
            <w:pPr>
              <w:pStyle w:val="Compact"/>
              <w:pPrChange w:id="3401" w:author="DIEGO CORDOBA URRUTIA" w:date="2026-06-07T04:36:00Z" w16du:dateUtc="2026-06-07T10:36:00Z">
                <w:pPr>
                  <w:jc w:val="both"/>
                </w:pPr>
              </w:pPrChange>
            </w:pPr>
            <w:r>
              <w:rPr>
                <w:rPrChange w:id="3402" w:author="DIEGO CORDOBA URRUTIA" w:date="2026-06-07T04:36:00Z" w16du:dateUtc="2026-06-07T10:36:00Z">
                  <w:rPr>
                    <w:rFonts w:ascii="Arial" w:eastAsia="Arial" w:hAnsi="Arial" w:cs="Arial"/>
                    <w:color w:val="000000"/>
                    <w:sz w:val="19"/>
                    <w:szCs w:val="19"/>
                  </w:rPr>
                </w:rPrChange>
              </w:rPr>
              <w:t>Sí — dominancia estricta</w:t>
            </w:r>
          </w:p>
        </w:tc>
      </w:tr>
      <w:tr w:rsidR="00DA1741" w14:paraId="5C7AEEF7" w14:textId="77777777">
        <w:tblPrEx>
          <w:tblPrExChange w:id="3403" w:author="DIEGO CORDOBA URRUTIA" w:date="2026-06-07T04:36:00Z" w16du:dateUtc="2026-06-07T10:36:00Z">
            <w:tblPrEx>
              <w:tblCellMar>
                <w:top w:w="0" w:type="dxa"/>
                <w:bottom w:w="0" w:type="dxa"/>
              </w:tblCellMar>
            </w:tblPrEx>
          </w:tblPrExChange>
        </w:tblPrEx>
        <w:trPr>
          <w:trPrChange w:id="3404" w:author="DIEGO CORDOBA URRUTIA" w:date="2026-06-07T04:36:00Z" w16du:dateUtc="2026-06-07T10:36:00Z">
            <w:trPr>
              <w:gridBefore w:val="1"/>
            </w:trPr>
          </w:trPrChange>
        </w:trPr>
        <w:tc>
          <w:tcPr>
            <w:tcW w:w="0" w:type="auto"/>
            <w:tcPrChange w:id="3405"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9F19CBF" w14:textId="77777777" w:rsidR="00DA1741" w:rsidRDefault="00000000">
            <w:pPr>
              <w:pStyle w:val="Compact"/>
              <w:pPrChange w:id="3406" w:author="DIEGO CORDOBA URRUTIA" w:date="2026-06-07T04:36:00Z" w16du:dateUtc="2026-06-07T10:36:00Z">
                <w:pPr>
                  <w:jc w:val="both"/>
                </w:pPr>
              </w:pPrChange>
            </w:pPr>
            <w:r>
              <w:rPr>
                <w:rPrChange w:id="3407" w:author="DIEGO CORDOBA URRUTIA" w:date="2026-06-07T04:36:00Z" w16du:dateUtc="2026-06-07T10:36:00Z">
                  <w:rPr>
                    <w:rFonts w:ascii="Arial" w:eastAsia="Arial" w:hAnsi="Arial" w:cs="Arial"/>
                    <w:color w:val="000000"/>
                    <w:sz w:val="19"/>
                    <w:szCs w:val="19"/>
                  </w:rPr>
                </w:rPrChange>
              </w:rPr>
              <w:t>Corrección maldición ganador</w:t>
            </w:r>
          </w:p>
        </w:tc>
        <w:tc>
          <w:tcPr>
            <w:tcW w:w="0" w:type="auto"/>
            <w:tcPrChange w:id="340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5170B14" w14:textId="77777777" w:rsidR="00DA1741" w:rsidRDefault="00000000">
            <w:pPr>
              <w:pStyle w:val="Compact"/>
              <w:pPrChange w:id="3409" w:author="DIEGO CORDOBA URRUTIA" w:date="2026-06-07T04:36:00Z" w16du:dateUtc="2026-06-07T10:36:00Z">
                <w:pPr>
                  <w:jc w:val="both"/>
                </w:pPr>
              </w:pPrChange>
            </w:pPr>
            <w:r>
              <w:rPr>
                <w:rPrChange w:id="3410" w:author="DIEGO CORDOBA URRUTIA" w:date="2026-06-07T04:36:00Z" w16du:dateUtc="2026-06-07T10:36:00Z">
                  <w:rPr>
                    <w:rFonts w:ascii="Arial" w:eastAsia="Arial" w:hAnsi="Arial" w:cs="Arial"/>
                    <w:color w:val="000000"/>
                    <w:sz w:val="19"/>
                    <w:szCs w:val="19"/>
                  </w:rPr>
                </w:rPrChange>
              </w:rPr>
              <w:t>No aplicable</w:t>
            </w:r>
          </w:p>
        </w:tc>
        <w:tc>
          <w:tcPr>
            <w:tcW w:w="0" w:type="auto"/>
            <w:tcPrChange w:id="3411"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10C0E0" w14:textId="77777777" w:rsidR="00DA1741" w:rsidRDefault="00000000">
            <w:pPr>
              <w:pStyle w:val="Compact"/>
              <w:pPrChange w:id="3412" w:author="DIEGO CORDOBA URRUTIA" w:date="2026-06-07T04:36:00Z" w16du:dateUtc="2026-06-07T10:36:00Z">
                <w:pPr>
                  <w:jc w:val="both"/>
                </w:pPr>
              </w:pPrChange>
            </w:pPr>
            <w:r>
              <w:rPr>
                <w:rPrChange w:id="3413" w:author="DIEGO CORDOBA URRUTIA" w:date="2026-06-07T04:36:00Z" w16du:dateUtc="2026-06-07T10:36:00Z">
                  <w:rPr>
                    <w:rFonts w:ascii="Arial" w:eastAsia="Arial" w:hAnsi="Arial" w:cs="Arial"/>
                    <w:color w:val="000000"/>
                    <w:sz w:val="19"/>
                    <w:szCs w:val="19"/>
                  </w:rPr>
                </w:rPrChange>
              </w:rPr>
              <w:t>No — proveedores expuestos</w:t>
            </w:r>
          </w:p>
        </w:tc>
        <w:tc>
          <w:tcPr>
            <w:tcW w:w="0" w:type="auto"/>
            <w:tcPrChange w:id="3414"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DC43D93" w14:textId="77777777" w:rsidR="00DA1741" w:rsidRDefault="00000000">
            <w:pPr>
              <w:pStyle w:val="Compact"/>
              <w:pPrChange w:id="3415" w:author="DIEGO CORDOBA URRUTIA" w:date="2026-06-07T04:36:00Z" w16du:dateUtc="2026-06-07T10:36:00Z">
                <w:pPr>
                  <w:jc w:val="both"/>
                </w:pPr>
              </w:pPrChange>
            </w:pPr>
            <w:r>
              <w:rPr>
                <w:rPrChange w:id="3416" w:author="DIEGO CORDOBA URRUTIA" w:date="2026-06-07T04:36:00Z" w16du:dateUtc="2026-06-07T10:36:00Z">
                  <w:rPr>
                    <w:rFonts w:ascii="Arial" w:eastAsia="Arial" w:hAnsi="Arial" w:cs="Arial"/>
                    <w:color w:val="000000"/>
                    <w:sz w:val="19"/>
                    <w:szCs w:val="19"/>
                  </w:rPr>
                </w:rPrChange>
              </w:rPr>
              <w:t>Sí — Linkage Principle</w:t>
            </w:r>
          </w:p>
        </w:tc>
      </w:tr>
      <w:tr w:rsidR="00DA1741" w14:paraId="07CD405A" w14:textId="77777777">
        <w:tblPrEx>
          <w:tblPrExChange w:id="3417" w:author="DIEGO CORDOBA URRUTIA" w:date="2026-06-07T04:36:00Z" w16du:dateUtc="2026-06-07T10:36:00Z">
            <w:tblPrEx>
              <w:tblCellMar>
                <w:top w:w="0" w:type="dxa"/>
                <w:bottom w:w="0" w:type="dxa"/>
              </w:tblCellMar>
            </w:tblPrEx>
          </w:tblPrExChange>
        </w:tblPrEx>
        <w:trPr>
          <w:trPrChange w:id="3418" w:author="DIEGO CORDOBA URRUTIA" w:date="2026-06-07T04:36:00Z" w16du:dateUtc="2026-06-07T10:36:00Z">
            <w:trPr>
              <w:gridBefore w:val="1"/>
            </w:trPr>
          </w:trPrChange>
        </w:trPr>
        <w:tc>
          <w:tcPr>
            <w:tcW w:w="0" w:type="auto"/>
            <w:tcPrChange w:id="3419"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32E6D44" w14:textId="77777777" w:rsidR="00DA1741" w:rsidRDefault="00000000">
            <w:pPr>
              <w:pStyle w:val="Compact"/>
              <w:pPrChange w:id="3420" w:author="DIEGO CORDOBA URRUTIA" w:date="2026-06-07T04:36:00Z" w16du:dateUtc="2026-06-07T10:36:00Z">
                <w:pPr>
                  <w:jc w:val="both"/>
                </w:pPr>
              </w:pPrChange>
            </w:pPr>
            <w:r>
              <w:rPr>
                <w:rPrChange w:id="3421" w:author="DIEGO CORDOBA URRUTIA" w:date="2026-06-07T04:36:00Z" w16du:dateUtc="2026-06-07T10:36:00Z">
                  <w:rPr>
                    <w:rFonts w:ascii="Arial" w:eastAsia="Arial" w:hAnsi="Arial" w:cs="Arial"/>
                    <w:color w:val="000000"/>
                    <w:sz w:val="19"/>
                    <w:szCs w:val="19"/>
                  </w:rPr>
                </w:rPrChange>
              </w:rPr>
              <w:t>Costo esperado para CENACE</w:t>
            </w:r>
          </w:p>
        </w:tc>
        <w:tc>
          <w:tcPr>
            <w:tcW w:w="0" w:type="auto"/>
            <w:tcPrChange w:id="342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722CD5A" w14:textId="77777777" w:rsidR="00DA1741" w:rsidRDefault="00000000">
            <w:pPr>
              <w:pStyle w:val="Compact"/>
              <w:pPrChange w:id="3423" w:author="DIEGO CORDOBA URRUTIA" w:date="2026-06-07T04:36:00Z" w16du:dateUtc="2026-06-07T10:36:00Z">
                <w:pPr>
                  <w:jc w:val="both"/>
                </w:pPr>
              </w:pPrChange>
            </w:pPr>
            <w:r>
              <w:rPr>
                <w:rPrChange w:id="3424" w:author="DIEGO CORDOBA URRUTIA" w:date="2026-06-07T04:36:00Z" w16du:dateUtc="2026-06-07T10:36:00Z">
                  <w:rPr>
                    <w:rFonts w:ascii="Arial" w:eastAsia="Arial" w:hAnsi="Arial" w:cs="Arial"/>
                    <w:color w:val="000000"/>
                    <w:sz w:val="19"/>
                    <w:szCs w:val="19"/>
                  </w:rPr>
                </w:rPrChange>
              </w:rPr>
              <w:t>MXN 1.424 M/MW-año</w:t>
            </w:r>
          </w:p>
        </w:tc>
        <w:tc>
          <w:tcPr>
            <w:tcW w:w="0" w:type="auto"/>
            <w:tcPrChange w:id="3425"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D2CD514" w14:textId="77777777" w:rsidR="00DA1741" w:rsidRDefault="00000000">
            <w:pPr>
              <w:pStyle w:val="Compact"/>
              <w:pPrChange w:id="3426" w:author="DIEGO CORDOBA URRUTIA" w:date="2026-06-07T04:36:00Z" w16du:dateUtc="2026-06-07T10:36:00Z">
                <w:pPr>
                  <w:jc w:val="both"/>
                </w:pPr>
              </w:pPrChange>
            </w:pPr>
            <w:r>
              <w:rPr>
                <w:rPrChange w:id="3427" w:author="DIEGO CORDOBA URRUTIA" w:date="2026-06-07T04:36:00Z" w16du:dateUtc="2026-06-07T10:36:00Z">
                  <w:rPr>
                    <w:rFonts w:ascii="Arial" w:eastAsia="Arial" w:hAnsi="Arial" w:cs="Arial"/>
                    <w:color w:val="000000"/>
                    <w:sz w:val="19"/>
                    <w:szCs w:val="19"/>
                  </w:rPr>
                </w:rPrChange>
              </w:rPr>
              <w:t>MXN 1.61−1.83 M/MW-año</w:t>
            </w:r>
          </w:p>
        </w:tc>
        <w:tc>
          <w:tcPr>
            <w:tcW w:w="0" w:type="auto"/>
            <w:tcPrChange w:id="3428"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BF742DE" w14:textId="77777777" w:rsidR="00DA1741" w:rsidRDefault="00000000">
            <w:pPr>
              <w:pStyle w:val="Compact"/>
              <w:pPrChange w:id="3429" w:author="DIEGO CORDOBA URRUTIA" w:date="2026-06-07T04:36:00Z" w16du:dateUtc="2026-06-07T10:36:00Z">
                <w:pPr>
                  <w:jc w:val="both"/>
                </w:pPr>
              </w:pPrChange>
            </w:pPr>
            <w:r>
              <w:rPr>
                <w:rPrChange w:id="3430" w:author="DIEGO CORDOBA URRUTIA" w:date="2026-06-07T04:36:00Z" w16du:dateUtc="2026-06-07T10:36:00Z">
                  <w:rPr>
                    <w:rFonts w:ascii="Arial" w:eastAsia="Arial" w:hAnsi="Arial" w:cs="Arial"/>
                    <w:color w:val="000000"/>
                    <w:sz w:val="19"/>
                    <w:szCs w:val="19"/>
                  </w:rPr>
                </w:rPrChange>
              </w:rPr>
              <w:t>MXN 1.72−2.10 M/MW-año</w:t>
            </w:r>
          </w:p>
        </w:tc>
      </w:tr>
      <w:tr w:rsidR="00DA1741" w14:paraId="11514E53" w14:textId="77777777">
        <w:tblPrEx>
          <w:tblPrExChange w:id="3431" w:author="DIEGO CORDOBA URRUTIA" w:date="2026-06-07T04:36:00Z" w16du:dateUtc="2026-06-07T10:36:00Z">
            <w:tblPrEx>
              <w:tblCellMar>
                <w:top w:w="0" w:type="dxa"/>
                <w:bottom w:w="0" w:type="dxa"/>
              </w:tblCellMar>
            </w:tblPrEx>
          </w:tblPrExChange>
        </w:tblPrEx>
        <w:trPr>
          <w:trPrChange w:id="3432" w:author="DIEGO CORDOBA URRUTIA" w:date="2026-06-07T04:36:00Z" w16du:dateUtc="2026-06-07T10:36:00Z">
            <w:trPr>
              <w:gridBefore w:val="1"/>
            </w:trPr>
          </w:trPrChange>
        </w:trPr>
        <w:tc>
          <w:tcPr>
            <w:tcW w:w="0" w:type="auto"/>
            <w:tcPrChange w:id="3433"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82A805A" w14:textId="77777777" w:rsidR="00DA1741" w:rsidRDefault="00000000">
            <w:pPr>
              <w:pStyle w:val="Compact"/>
              <w:pPrChange w:id="3434" w:author="DIEGO CORDOBA URRUTIA" w:date="2026-06-07T04:36:00Z" w16du:dateUtc="2026-06-07T10:36:00Z">
                <w:pPr>
                  <w:jc w:val="both"/>
                </w:pPr>
              </w:pPrChange>
            </w:pPr>
            <w:r>
              <w:rPr>
                <w:rPrChange w:id="3435" w:author="DIEGO CORDOBA URRUTIA" w:date="2026-06-07T04:36:00Z" w16du:dateUtc="2026-06-07T10:36:00Z">
                  <w:rPr>
                    <w:rFonts w:ascii="Arial" w:eastAsia="Arial" w:hAnsi="Arial" w:cs="Arial"/>
                    <w:color w:val="000000"/>
                    <w:sz w:val="19"/>
                    <w:szCs w:val="19"/>
                  </w:rPr>
                </w:rPrChange>
              </w:rPr>
              <w:t>Eficiencia asignativa</w:t>
            </w:r>
          </w:p>
        </w:tc>
        <w:tc>
          <w:tcPr>
            <w:tcW w:w="0" w:type="auto"/>
            <w:tcPrChange w:id="343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18AFDB9" w14:textId="77777777" w:rsidR="00DA1741" w:rsidRDefault="00000000">
            <w:pPr>
              <w:pStyle w:val="Compact"/>
              <w:pPrChange w:id="3437" w:author="DIEGO CORDOBA URRUTIA" w:date="2026-06-07T04:36:00Z" w16du:dateUtc="2026-06-07T10:36:00Z">
                <w:pPr>
                  <w:jc w:val="both"/>
                </w:pPr>
              </w:pPrChange>
            </w:pPr>
            <w:r>
              <w:rPr>
                <w:rPrChange w:id="3438" w:author="DIEGO CORDOBA URRUTIA" w:date="2026-06-07T04:36:00Z" w16du:dateUtc="2026-06-07T10:36:00Z">
                  <w:rPr>
                    <w:rFonts w:ascii="Arial" w:eastAsia="Arial" w:hAnsi="Arial" w:cs="Arial"/>
                    <w:color w:val="000000"/>
                    <w:sz w:val="19"/>
                    <w:szCs w:val="19"/>
                  </w:rPr>
                </w:rPrChange>
              </w:rPr>
              <w:t>Baja — sin competencia</w:t>
            </w:r>
          </w:p>
        </w:tc>
        <w:tc>
          <w:tcPr>
            <w:tcW w:w="0" w:type="auto"/>
            <w:tcPrChange w:id="3439"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C3473CF" w14:textId="77777777" w:rsidR="00DA1741" w:rsidRDefault="00000000">
            <w:pPr>
              <w:pStyle w:val="Compact"/>
              <w:pPrChange w:id="3440" w:author="DIEGO CORDOBA URRUTIA" w:date="2026-06-07T04:36:00Z" w16du:dateUtc="2026-06-07T10:36:00Z">
                <w:pPr>
                  <w:jc w:val="both"/>
                </w:pPr>
              </w:pPrChange>
            </w:pPr>
            <w:r>
              <w:rPr>
                <w:rPrChange w:id="3441" w:author="DIEGO CORDOBA URRUTIA" w:date="2026-06-07T04:36:00Z" w16du:dateUtc="2026-06-07T10:36:00Z">
                  <w:rPr>
                    <w:rFonts w:ascii="Arial" w:eastAsia="Arial" w:hAnsi="Arial" w:cs="Arial"/>
                    <w:color w:val="000000"/>
                    <w:sz w:val="19"/>
                    <w:szCs w:val="19"/>
                  </w:rPr>
                </w:rPrChange>
              </w:rPr>
              <w:t>Media — puede ser ineficiente</w:t>
            </w:r>
          </w:p>
        </w:tc>
        <w:tc>
          <w:tcPr>
            <w:tcW w:w="0" w:type="auto"/>
            <w:tcPrChange w:id="3442"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34B7842" w14:textId="77777777" w:rsidR="00DA1741" w:rsidRPr="00A9569D" w:rsidRDefault="00000000">
            <w:pPr>
              <w:pStyle w:val="Compact"/>
              <w:rPr>
                <w:lang w:val="es-419"/>
                <w:rPrChange w:id="3443" w:author="DIEGO CORDOBA URRUTIA" w:date="2026-06-07T04:36:00Z" w16du:dateUtc="2026-06-07T10:36:00Z">
                  <w:rPr/>
                </w:rPrChange>
              </w:rPr>
              <w:pPrChange w:id="3444" w:author="DIEGO CORDOBA URRUTIA" w:date="2026-06-07T04:36:00Z" w16du:dateUtc="2026-06-07T10:36:00Z">
                <w:pPr>
                  <w:jc w:val="both"/>
                </w:pPr>
              </w:pPrChange>
            </w:pPr>
            <w:r w:rsidRPr="00A9569D">
              <w:rPr>
                <w:lang w:val="es-419"/>
                <w:rPrChange w:id="3445" w:author="DIEGO CORDOBA URRUTIA" w:date="2026-06-07T04:36:00Z" w16du:dateUtc="2026-06-07T10:36:00Z">
                  <w:rPr>
                    <w:rFonts w:ascii="Arial" w:eastAsia="Arial" w:hAnsi="Arial" w:cs="Arial"/>
                    <w:color w:val="000000"/>
                    <w:sz w:val="19"/>
                    <w:szCs w:val="19"/>
                  </w:rPr>
                </w:rPrChange>
              </w:rPr>
              <w:t>Alta — asigna a menor costo verdadero</w:t>
            </w:r>
          </w:p>
        </w:tc>
      </w:tr>
      <w:tr w:rsidR="00DA1741" w14:paraId="2C102ABE" w14:textId="77777777">
        <w:tblPrEx>
          <w:tblPrExChange w:id="3446" w:author="DIEGO CORDOBA URRUTIA" w:date="2026-06-07T04:36:00Z" w16du:dateUtc="2026-06-07T10:36:00Z">
            <w:tblPrEx>
              <w:tblCellMar>
                <w:top w:w="0" w:type="dxa"/>
                <w:bottom w:w="0" w:type="dxa"/>
              </w:tblCellMar>
            </w:tblPrEx>
          </w:tblPrExChange>
        </w:tblPrEx>
        <w:trPr>
          <w:trPrChange w:id="3447" w:author="DIEGO CORDOBA URRUTIA" w:date="2026-06-07T04:36:00Z" w16du:dateUtc="2026-06-07T10:36:00Z">
            <w:trPr>
              <w:gridBefore w:val="1"/>
            </w:trPr>
          </w:trPrChange>
        </w:trPr>
        <w:tc>
          <w:tcPr>
            <w:tcW w:w="0" w:type="auto"/>
            <w:tcPrChange w:id="3448"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7369187" w14:textId="77777777" w:rsidR="00DA1741" w:rsidRDefault="00000000">
            <w:pPr>
              <w:pStyle w:val="Compact"/>
              <w:pPrChange w:id="3449" w:author="DIEGO CORDOBA URRUTIA" w:date="2026-06-07T04:36:00Z" w16du:dateUtc="2026-06-07T10:36:00Z">
                <w:pPr>
                  <w:jc w:val="both"/>
                </w:pPr>
              </w:pPrChange>
            </w:pPr>
            <w:r>
              <w:rPr>
                <w:rPrChange w:id="3450" w:author="DIEGO CORDOBA URRUTIA" w:date="2026-06-07T04:36:00Z" w16du:dateUtc="2026-06-07T10:36:00Z">
                  <w:rPr>
                    <w:rFonts w:ascii="Arial" w:eastAsia="Arial" w:hAnsi="Arial" w:cs="Arial"/>
                    <w:color w:val="000000"/>
                    <w:sz w:val="19"/>
                    <w:szCs w:val="19"/>
                  </w:rPr>
                </w:rPrChange>
              </w:rPr>
              <w:t>Inversión inducida (MW)</w:t>
            </w:r>
          </w:p>
        </w:tc>
        <w:tc>
          <w:tcPr>
            <w:tcW w:w="0" w:type="auto"/>
            <w:tcPrChange w:id="345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379DDE9" w14:textId="77777777" w:rsidR="00DA1741" w:rsidRDefault="00000000">
            <w:pPr>
              <w:pStyle w:val="Compact"/>
              <w:pPrChange w:id="3452" w:author="DIEGO CORDOBA URRUTIA" w:date="2026-06-07T04:36:00Z" w16du:dateUtc="2026-06-07T10:36:00Z">
                <w:pPr>
                  <w:jc w:val="both"/>
                </w:pPr>
              </w:pPrChange>
            </w:pPr>
            <w:r>
              <w:rPr>
                <w:rPrChange w:id="3453" w:author="DIEGO CORDOBA URRUTIA" w:date="2026-06-07T04:36:00Z" w16du:dateUtc="2026-06-07T10:36:00Z">
                  <w:rPr>
                    <w:rFonts w:ascii="Arial" w:eastAsia="Arial" w:hAnsi="Arial" w:cs="Arial"/>
                    <w:color w:val="000000"/>
                    <w:sz w:val="19"/>
                    <w:szCs w:val="19"/>
                  </w:rPr>
                </w:rPrChange>
              </w:rPr>
              <w:t>2,000 MW (estancado)</w:t>
            </w:r>
          </w:p>
        </w:tc>
        <w:tc>
          <w:tcPr>
            <w:tcW w:w="0" w:type="auto"/>
            <w:tcPrChange w:id="3454"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542DC7A" w14:textId="77777777" w:rsidR="00DA1741" w:rsidRDefault="00000000">
            <w:pPr>
              <w:pStyle w:val="Compact"/>
              <w:pPrChange w:id="3455" w:author="DIEGO CORDOBA URRUTIA" w:date="2026-06-07T04:36:00Z" w16du:dateUtc="2026-06-07T10:36:00Z">
                <w:pPr>
                  <w:jc w:val="both"/>
                </w:pPr>
              </w:pPrChange>
            </w:pPr>
            <w:r>
              <w:rPr>
                <w:rPrChange w:id="3456" w:author="DIEGO CORDOBA URRUTIA" w:date="2026-06-07T04:36:00Z" w16du:dateUtc="2026-06-07T10:36:00Z">
                  <w:rPr>
                    <w:rFonts w:ascii="Arial" w:eastAsia="Arial" w:hAnsi="Arial" w:cs="Arial"/>
                    <w:color w:val="000000"/>
                    <w:sz w:val="19"/>
                    <w:szCs w:val="19"/>
                  </w:rPr>
                </w:rPrChange>
              </w:rPr>
              <w:t>2,100−2,200 MW</w:t>
            </w:r>
          </w:p>
        </w:tc>
        <w:tc>
          <w:tcPr>
            <w:tcW w:w="0" w:type="auto"/>
            <w:tcPrChange w:id="3457"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111344D" w14:textId="77777777" w:rsidR="00DA1741" w:rsidRDefault="00000000">
            <w:pPr>
              <w:pStyle w:val="Compact"/>
              <w:pPrChange w:id="3458" w:author="DIEGO CORDOBA URRUTIA" w:date="2026-06-07T04:36:00Z" w16du:dateUtc="2026-06-07T10:36:00Z">
                <w:pPr>
                  <w:jc w:val="both"/>
                </w:pPr>
              </w:pPrChange>
            </w:pPr>
            <w:r>
              <w:rPr>
                <w:rPrChange w:id="3459" w:author="DIEGO CORDOBA URRUTIA" w:date="2026-06-07T04:36:00Z" w16du:dateUtc="2026-06-07T10:36:00Z">
                  <w:rPr>
                    <w:rFonts w:ascii="Arial" w:eastAsia="Arial" w:hAnsi="Arial" w:cs="Arial"/>
                    <w:color w:val="000000"/>
                    <w:sz w:val="19"/>
                    <w:szCs w:val="19"/>
                  </w:rPr>
                </w:rPrChange>
              </w:rPr>
              <w:t>2,400+ MW</w:t>
            </w:r>
          </w:p>
        </w:tc>
      </w:tr>
      <w:tr w:rsidR="00DA1741" w14:paraId="04FD614C" w14:textId="77777777">
        <w:tblPrEx>
          <w:tblPrExChange w:id="3460" w:author="DIEGO CORDOBA URRUTIA" w:date="2026-06-07T04:36:00Z" w16du:dateUtc="2026-06-07T10:36:00Z">
            <w:tblPrEx>
              <w:tblCellMar>
                <w:top w:w="0" w:type="dxa"/>
                <w:bottom w:w="0" w:type="dxa"/>
              </w:tblCellMar>
            </w:tblPrEx>
          </w:tblPrExChange>
        </w:tblPrEx>
        <w:trPr>
          <w:trPrChange w:id="3461" w:author="DIEGO CORDOBA URRUTIA" w:date="2026-06-07T04:36:00Z" w16du:dateUtc="2026-06-07T10:36:00Z">
            <w:trPr>
              <w:gridBefore w:val="1"/>
            </w:trPr>
          </w:trPrChange>
        </w:trPr>
        <w:tc>
          <w:tcPr>
            <w:tcW w:w="0" w:type="auto"/>
            <w:tcPrChange w:id="3462" w:author="DIEGO CORDOBA URRUTIA" w:date="2026-06-07T04:36:00Z" w16du:dateUtc="2026-06-07T10:36:00Z">
              <w:tcPr>
                <w:tcW w:w="27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3447A6B" w14:textId="77777777" w:rsidR="00DA1741" w:rsidRDefault="00000000">
            <w:pPr>
              <w:pStyle w:val="Compact"/>
              <w:pPrChange w:id="3463" w:author="DIEGO CORDOBA URRUTIA" w:date="2026-06-07T04:36:00Z" w16du:dateUtc="2026-06-07T10:36:00Z">
                <w:pPr>
                  <w:jc w:val="both"/>
                </w:pPr>
              </w:pPrChange>
            </w:pPr>
            <w:r>
              <w:rPr>
                <w:rPrChange w:id="3464" w:author="DIEGO CORDOBA URRUTIA" w:date="2026-06-07T04:36:00Z" w16du:dateUtc="2026-06-07T10:36:00Z">
                  <w:rPr>
                    <w:rFonts w:ascii="Arial" w:eastAsia="Arial" w:hAnsi="Arial" w:cs="Arial"/>
                    <w:color w:val="000000"/>
                    <w:sz w:val="19"/>
                    <w:szCs w:val="19"/>
                  </w:rPr>
                </w:rPrChange>
              </w:rPr>
              <w:lastRenderedPageBreak/>
              <w:t>Riesgo regulatorio</w:t>
            </w:r>
          </w:p>
        </w:tc>
        <w:tc>
          <w:tcPr>
            <w:tcW w:w="0" w:type="auto"/>
            <w:tcPrChange w:id="346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519019B" w14:textId="77777777" w:rsidR="00DA1741" w:rsidRDefault="00000000">
            <w:pPr>
              <w:pStyle w:val="Compact"/>
              <w:pPrChange w:id="3466" w:author="DIEGO CORDOBA URRUTIA" w:date="2026-06-07T04:36:00Z" w16du:dateUtc="2026-06-07T10:36:00Z">
                <w:pPr>
                  <w:jc w:val="both"/>
                </w:pPr>
              </w:pPrChange>
            </w:pPr>
            <w:r>
              <w:rPr>
                <w:rPrChange w:id="3467" w:author="DIEGO CORDOBA URRUTIA" w:date="2026-06-07T04:36:00Z" w16du:dateUtc="2026-06-07T10:36:00Z">
                  <w:rPr>
                    <w:rFonts w:ascii="Arial" w:eastAsia="Arial" w:hAnsi="Arial" w:cs="Arial"/>
                    <w:color w:val="000000"/>
                    <w:sz w:val="19"/>
                    <w:szCs w:val="19"/>
                  </w:rPr>
                </w:rPrChange>
              </w:rPr>
              <w:t>Alto — precio político</w:t>
            </w:r>
          </w:p>
        </w:tc>
        <w:tc>
          <w:tcPr>
            <w:tcW w:w="0" w:type="auto"/>
            <w:tcPrChange w:id="3468"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B5F93FE" w14:textId="77777777" w:rsidR="00DA1741" w:rsidRDefault="00000000">
            <w:pPr>
              <w:pStyle w:val="Compact"/>
              <w:pPrChange w:id="3469" w:author="DIEGO CORDOBA URRUTIA" w:date="2026-06-07T04:36:00Z" w16du:dateUtc="2026-06-07T10:36:00Z">
                <w:pPr>
                  <w:jc w:val="both"/>
                </w:pPr>
              </w:pPrChange>
            </w:pPr>
            <w:r>
              <w:rPr>
                <w:rPrChange w:id="3470" w:author="DIEGO CORDOBA URRUTIA" w:date="2026-06-07T04:36:00Z" w16du:dateUtc="2026-06-07T10:36:00Z">
                  <w:rPr>
                    <w:rFonts w:ascii="Arial" w:eastAsia="Arial" w:hAnsi="Arial" w:cs="Arial"/>
                    <w:color w:val="000000"/>
                    <w:sz w:val="19"/>
                    <w:szCs w:val="19"/>
                  </w:rPr>
                </w:rPrChange>
              </w:rPr>
              <w:t>Medio</w:t>
            </w:r>
          </w:p>
        </w:tc>
        <w:tc>
          <w:tcPr>
            <w:tcW w:w="0" w:type="auto"/>
            <w:tcPrChange w:id="3471" w:author="DIEGO CORDOBA URRUTIA" w:date="2026-06-07T04:36:00Z" w16du:dateUtc="2026-06-07T10:36:00Z">
              <w:tcPr>
                <w:tcW w:w="3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CBD4B44" w14:textId="77777777" w:rsidR="00DA1741" w:rsidRPr="00A9569D" w:rsidRDefault="00000000">
            <w:pPr>
              <w:pStyle w:val="Compact"/>
              <w:rPr>
                <w:lang w:val="es-419"/>
                <w:rPrChange w:id="3472" w:author="DIEGO CORDOBA URRUTIA" w:date="2026-06-07T04:36:00Z" w16du:dateUtc="2026-06-07T10:36:00Z">
                  <w:rPr/>
                </w:rPrChange>
              </w:rPr>
              <w:pPrChange w:id="3473" w:author="DIEGO CORDOBA URRUTIA" w:date="2026-06-07T04:36:00Z" w16du:dateUtc="2026-06-07T10:36:00Z">
                <w:pPr>
                  <w:jc w:val="both"/>
                </w:pPr>
              </w:pPrChange>
            </w:pPr>
            <w:r w:rsidRPr="00A9569D">
              <w:rPr>
                <w:lang w:val="es-419"/>
                <w:rPrChange w:id="3474" w:author="DIEGO CORDOBA URRUTIA" w:date="2026-06-07T04:36:00Z" w16du:dateUtc="2026-06-07T10:36:00Z">
                  <w:rPr>
                    <w:rFonts w:ascii="Arial" w:eastAsia="Arial" w:hAnsi="Arial" w:cs="Arial"/>
                    <w:color w:val="000000"/>
                    <w:sz w:val="19"/>
                    <w:szCs w:val="19"/>
                  </w:rPr>
                </w:rPrChange>
              </w:rPr>
              <w:t>Bajo — precio endógeno y auditable</w:t>
            </w:r>
          </w:p>
        </w:tc>
      </w:tr>
    </w:tbl>
    <w:p w14:paraId="078A622D" w14:textId="77777777" w:rsidR="00DA1741" w:rsidRPr="00A9569D" w:rsidRDefault="00000000">
      <w:pPr>
        <w:pStyle w:val="BodyText"/>
        <w:rPr>
          <w:lang w:val="es-419"/>
          <w:rPrChange w:id="3475" w:author="DIEGO CORDOBA URRUTIA" w:date="2026-06-07T04:36:00Z" w16du:dateUtc="2026-06-07T10:36:00Z">
            <w:rPr/>
          </w:rPrChange>
        </w:rPr>
        <w:pPrChange w:id="3476" w:author="DIEGO CORDOBA URRUTIA" w:date="2026-06-07T04:36:00Z" w16du:dateUtc="2026-06-07T10:36:00Z">
          <w:pPr>
            <w:spacing w:before="80" w:after="320" w:line="380" w:lineRule="auto"/>
            <w:jc w:val="center"/>
          </w:pPr>
        </w:pPrChange>
      </w:pPr>
      <w:r w:rsidRPr="00A9569D">
        <w:rPr>
          <w:lang w:val="es-419"/>
          <w:rPrChange w:id="3477" w:author="DIEGO CORDOBA URRUTIA" w:date="2026-06-07T04:36:00Z" w16du:dateUtc="2026-06-07T10:36:00Z">
            <w:rPr>
              <w:color w:val="888888"/>
              <w:sz w:val="20"/>
              <w:szCs w:val="20"/>
            </w:rPr>
          </w:rPrChange>
        </w:rPr>
        <w:t>Tabla 4.1: Comparación de mecanismos para el mercado de regulación de frecuencia CENACE.</w:t>
      </w:r>
    </w:p>
    <w:p w14:paraId="62E50959" w14:textId="77777777" w:rsidR="00DA1741" w:rsidRPr="00A9569D" w:rsidRDefault="00000000">
      <w:pPr>
        <w:pStyle w:val="Heading2"/>
        <w:rPr>
          <w:lang w:val="es-419"/>
          <w:rPrChange w:id="3478" w:author="DIEGO CORDOBA URRUTIA" w:date="2026-06-07T04:36:00Z" w16du:dateUtc="2026-06-07T10:36:00Z">
            <w:rPr/>
          </w:rPrChange>
        </w:rPr>
      </w:pPr>
      <w:bookmarkStart w:id="3479" w:name="_Toc231042700"/>
      <w:bookmarkStart w:id="3480" w:name="X99e237e54e09c6960972980943272648724de83"/>
      <w:bookmarkEnd w:id="3286"/>
      <w:bookmarkEnd w:id="3366"/>
      <w:r w:rsidRPr="00A9569D">
        <w:rPr>
          <w:lang w:val="es-419"/>
          <w:rPrChange w:id="3481" w:author="DIEGO CORDOBA URRUTIA" w:date="2026-06-07T04:36:00Z" w16du:dateUtc="2026-06-07T10:36:00Z">
            <w:rPr/>
          </w:rPrChange>
        </w:rPr>
        <w:t>4.6</w:t>
      </w:r>
      <w:del w:id="3482" w:author="DIEGO CORDOBA URRUTIA" w:date="2026-06-07T04:36:00Z" w16du:dateUtc="2026-06-07T10:36:00Z">
        <w:r>
          <w:rPr>
            <w:rFonts w:ascii="Arial" w:eastAsia="Arial" w:hAnsi="Arial" w:cs="Arial"/>
            <w:color w:val="0F6E56"/>
          </w:rPr>
          <w:delText xml:space="preserve"> </w:delText>
        </w:r>
      </w:del>
      <w:r w:rsidRPr="00A9569D">
        <w:rPr>
          <w:lang w:val="es-419"/>
          <w:rPrChange w:id="3483" w:author="DIEGO CORDOBA URRUTIA" w:date="2026-06-07T04:36:00Z" w16du:dateUtc="2026-06-07T10:36:00Z">
            <w:rPr/>
          </w:rPrChange>
        </w:rPr>
        <w:t xml:space="preserve"> Teorema de Equivalencia de Ingresos y Condiciones de Ruptura</w:t>
      </w:r>
      <w:bookmarkEnd w:id="3479"/>
    </w:p>
    <w:p w14:paraId="07A49398" w14:textId="77777777" w:rsidR="00DA1741" w:rsidRPr="00A9569D" w:rsidRDefault="00000000">
      <w:pPr>
        <w:pStyle w:val="Heading3"/>
        <w:rPr>
          <w:lang w:val="es-419"/>
          <w:rPrChange w:id="3484" w:author="DIEGO CORDOBA URRUTIA" w:date="2026-06-07T04:36:00Z" w16du:dateUtc="2026-06-07T10:36:00Z">
            <w:rPr/>
          </w:rPrChange>
        </w:rPr>
      </w:pPr>
      <w:bookmarkStart w:id="3485" w:name="_Toc231042701"/>
      <w:r w:rsidRPr="00A9569D">
        <w:rPr>
          <w:lang w:val="es-419"/>
          <w:rPrChange w:id="3486" w:author="DIEGO CORDOBA URRUTIA" w:date="2026-06-07T04:36:00Z" w16du:dateUtc="2026-06-07T10:36:00Z">
            <w:rPr/>
          </w:rPrChange>
        </w:rPr>
        <w:t>4.6.1</w:t>
      </w:r>
      <w:del w:id="3487" w:author="DIEGO CORDOBA URRUTIA" w:date="2026-06-07T04:36:00Z" w16du:dateUtc="2026-06-07T10:36:00Z">
        <w:r>
          <w:rPr>
            <w:rFonts w:ascii="Arial" w:eastAsia="Arial" w:hAnsi="Arial" w:cs="Arial"/>
            <w:color w:val="0D2B45"/>
          </w:rPr>
          <w:delText xml:space="preserve"> </w:delText>
        </w:r>
      </w:del>
      <w:r w:rsidRPr="00A9569D">
        <w:rPr>
          <w:lang w:val="es-419"/>
          <w:rPrChange w:id="3488" w:author="DIEGO CORDOBA URRUTIA" w:date="2026-06-07T04:36:00Z" w16du:dateUtc="2026-06-07T10:36:00Z">
            <w:rPr/>
          </w:rPrChange>
        </w:rPr>
        <w:t xml:space="preserve"> El TEI y su Relevancia para CENACE</w:t>
      </w:r>
      <w:bookmarkEnd w:id="3485"/>
    </w:p>
    <w:p w14:paraId="4FBEF626" w14:textId="77777777" w:rsidR="00DA1741" w:rsidRPr="00A9569D" w:rsidRDefault="00000000">
      <w:pPr>
        <w:pStyle w:val="FirstParagraph"/>
        <w:rPr>
          <w:lang w:val="es-419"/>
          <w:rPrChange w:id="3489" w:author="DIEGO CORDOBA URRUTIA" w:date="2026-06-07T04:36:00Z" w16du:dateUtc="2026-06-07T10:36:00Z">
            <w:rPr/>
          </w:rPrChange>
        </w:rPr>
        <w:pPrChange w:id="3490" w:author="DIEGO CORDOBA URRUTIA" w:date="2026-06-07T04:36:00Z" w16du:dateUtc="2026-06-07T10:36:00Z">
          <w:pPr>
            <w:spacing w:after="200" w:line="380" w:lineRule="auto"/>
            <w:jc w:val="both"/>
          </w:pPr>
        </w:pPrChange>
      </w:pPr>
      <w:r w:rsidRPr="00A9569D">
        <w:rPr>
          <w:lang w:val="es-419"/>
          <w:rPrChange w:id="3491" w:author="DIEGO CORDOBA URRUTIA" w:date="2026-06-07T04:36:00Z" w16du:dateUtc="2026-06-07T10:36:00Z">
            <w:rPr>
              <w:color w:val="000000"/>
            </w:rPr>
          </w:rPrChange>
        </w:rPr>
        <w:t>Teorema 4.3 (Equivalencia de Ingresos, Vickrey 1961, Myerson 1981). Cuando los tipos de los proveedores son variables aleatorias independientes e idénticamente distribuidas, cualquier subasta que: (i) asigna el contrato al proveedor de menor costo, (ii) deja cero renta informacional al proveedor de mayor costo, genera el mismo ingreso esperado para el subastador (CENACE).</w:t>
      </w:r>
    </w:p>
    <w:p w14:paraId="6BF5F807" w14:textId="77777777" w:rsidR="00DA1741" w:rsidRPr="00A9569D" w:rsidRDefault="00000000">
      <w:pPr>
        <w:pStyle w:val="BodyText"/>
        <w:rPr>
          <w:lang w:val="es-419"/>
          <w:rPrChange w:id="3492" w:author="DIEGO CORDOBA URRUTIA" w:date="2026-06-07T04:36:00Z" w16du:dateUtc="2026-06-07T10:36:00Z">
            <w:rPr/>
          </w:rPrChange>
        </w:rPr>
        <w:pPrChange w:id="3493" w:author="DIEGO CORDOBA URRUTIA" w:date="2026-06-07T04:36:00Z" w16du:dateUtc="2026-06-07T10:36:00Z">
          <w:pPr>
            <w:spacing w:after="200" w:line="380" w:lineRule="auto"/>
            <w:jc w:val="both"/>
          </w:pPr>
        </w:pPrChange>
      </w:pPr>
      <w:r w:rsidRPr="00A9569D">
        <w:rPr>
          <w:lang w:val="es-419"/>
          <w:rPrChange w:id="3494" w:author="DIEGO CORDOBA URRUTIA" w:date="2026-06-07T04:36:00Z" w16du:dateUtc="2026-06-07T10:36:00Z">
            <w:rPr>
              <w:color w:val="000000"/>
            </w:rPr>
          </w:rPrChange>
        </w:rPr>
        <w:t xml:space="preserve">Este teorema tiene dos implicaciones prácticas para el diseño del mercado CENACE. Primera: la elección entre subasta de primer precio, segundo precio, o inglesa es irrelevante para el costo esperado de CENACE si los costos son IID. El argumento de </w:t>
      </w:r>
      <w:ins w:id="3495" w:author="DIEGO CORDOBA URRUTIA" w:date="2026-06-07T04:36:00Z" w16du:dateUtc="2026-06-07T10:36:00Z">
        <w:r w:rsidRPr="00A9569D">
          <w:rPr>
            <w:lang w:val="es-419"/>
          </w:rPr>
          <w:t>‘menor costo’</w:t>
        </w:r>
      </w:ins>
      <w:del w:id="3496" w:author="DIEGO CORDOBA URRUTIA" w:date="2026-06-07T04:36:00Z" w16du:dateUtc="2026-06-07T10:36:00Z">
        <w:r w:rsidRPr="00DA5EBB">
          <w:rPr>
            <w:rFonts w:ascii="Arial" w:eastAsia="Arial" w:hAnsi="Arial" w:cs="Arial"/>
            <w:color w:val="000000"/>
            <w:lang w:val="es-419"/>
          </w:rPr>
          <w:delText>'menor costo'</w:delText>
        </w:r>
      </w:del>
      <w:r w:rsidRPr="00A9569D">
        <w:rPr>
          <w:lang w:val="es-419"/>
          <w:rPrChange w:id="3497" w:author="DIEGO CORDOBA URRUTIA" w:date="2026-06-07T04:36:00Z" w16du:dateUtc="2026-06-07T10:36:00Z">
            <w:rPr>
              <w:color w:val="000000"/>
            </w:rPr>
          </w:rPrChange>
        </w:rPr>
        <w:t xml:space="preserve"> que CENACE usa para defender la tarifa fija frente al mecanismo de subasta es incorrecto: ambos mecanismos generan el mismo costo esperado bajo condiciones de simetría. Segunda y más importante: las condiciones de ruptura del TEI —tipos no IID, afiliación (common value), aversión al riesgo de los proveedores— son precisamente las que caracterizan el mercado de regulación de frecuencia, lo que rompe la equivalencia y hace que el diseño del mecanismo sí importe.</w:t>
      </w:r>
    </w:p>
    <w:p w14:paraId="563917C8" w14:textId="77777777" w:rsidR="00DA1741" w:rsidRPr="00A9569D" w:rsidRDefault="00000000">
      <w:pPr>
        <w:pStyle w:val="Heading3"/>
        <w:rPr>
          <w:lang w:val="es-419"/>
          <w:rPrChange w:id="3498" w:author="DIEGO CORDOBA URRUTIA" w:date="2026-06-07T04:36:00Z" w16du:dateUtc="2026-06-07T10:36:00Z">
            <w:rPr/>
          </w:rPrChange>
        </w:rPr>
      </w:pPr>
      <w:bookmarkStart w:id="3499" w:name="_Toc231042702"/>
      <w:bookmarkStart w:id="3500" w:name="X4d621623835acb0310ed7dfc6bc6158aaa93f3e"/>
      <w:r w:rsidRPr="00A9569D">
        <w:rPr>
          <w:lang w:val="es-419"/>
          <w:rPrChange w:id="3501" w:author="DIEGO CORDOBA URRUTIA" w:date="2026-06-07T04:36:00Z" w16du:dateUtc="2026-06-07T10:36:00Z">
            <w:rPr/>
          </w:rPrChange>
        </w:rPr>
        <w:t>4.6.2</w:t>
      </w:r>
      <w:del w:id="3502" w:author="DIEGO CORDOBA URRUTIA" w:date="2026-06-07T04:36:00Z" w16du:dateUtc="2026-06-07T10:36:00Z">
        <w:r>
          <w:rPr>
            <w:rFonts w:ascii="Arial" w:eastAsia="Arial" w:hAnsi="Arial" w:cs="Arial"/>
            <w:color w:val="0D2B45"/>
          </w:rPr>
          <w:delText xml:space="preserve"> </w:delText>
        </w:r>
      </w:del>
      <w:r w:rsidRPr="00A9569D">
        <w:rPr>
          <w:lang w:val="es-419"/>
          <w:rPrChange w:id="3503" w:author="DIEGO CORDOBA URRUTIA" w:date="2026-06-07T04:36:00Z" w16du:dateUtc="2026-06-07T10:36:00Z">
            <w:rPr/>
          </w:rPrChange>
        </w:rPr>
        <w:t xml:space="preserve"> Las Condiciones de Ruptura Presentes en el Mercado CENACE</w:t>
      </w:r>
      <w:bookmarkEnd w:id="3499"/>
    </w:p>
    <w:p w14:paraId="67523B6E" w14:textId="77777777" w:rsidR="00DA1741" w:rsidRDefault="00000000">
      <w:pPr>
        <w:numPr>
          <w:ilvl w:val="0"/>
          <w:numId w:val="5"/>
        </w:numPr>
        <w:pPrChange w:id="3504"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3505" w:author="DIEGO CORDOBA URRUTIA" w:date="2026-06-07T04:36:00Z" w16du:dateUtc="2026-06-07T10:36:00Z">
            <w:rPr>
              <w:color w:val="000000"/>
            </w:rPr>
          </w:rPrChange>
        </w:rPr>
        <w:t xml:space="preserve">No-IID: Los proveedores de regulación en México son heterogéneos — CFE tiene costos estructuralmente distintos a un operador de baterías BESS o a un agregador de demanda industrial. </w:t>
      </w:r>
      <w:r>
        <w:rPr>
          <w:rPrChange w:id="3506" w:author="DIEGO CORDOBA URRUTIA" w:date="2026-06-07T04:36:00Z" w16du:dateUtc="2026-06-07T10:36:00Z">
            <w:rPr>
              <w:color w:val="000000"/>
            </w:rPr>
          </w:rPrChange>
        </w:rPr>
        <w:t>F_i ≠ F_j.</w:t>
      </w:r>
    </w:p>
    <w:p w14:paraId="58BEDAC1" w14:textId="77777777" w:rsidR="00DA1741" w:rsidRPr="00A9569D" w:rsidRDefault="00000000">
      <w:pPr>
        <w:numPr>
          <w:ilvl w:val="0"/>
          <w:numId w:val="5"/>
        </w:numPr>
        <w:rPr>
          <w:lang w:val="es-419"/>
          <w:rPrChange w:id="3507" w:author="DIEGO CORDOBA URRUTIA" w:date="2026-06-07T04:36:00Z" w16du:dateUtc="2026-06-07T10:36:00Z">
            <w:rPr/>
          </w:rPrChange>
        </w:rPr>
        <w:pPrChange w:id="3508"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3509" w:author="DIEGO CORDOBA URRUTIA" w:date="2026-06-07T04:36:00Z" w16du:dateUtc="2026-06-07T10:36:00Z">
            <w:rPr>
              <w:color w:val="000000"/>
            </w:rPr>
          </w:rPrChange>
        </w:rPr>
        <w:t>Common value (</w:t>
      </w:r>
      <w:r>
        <w:rPr>
          <w:rPrChange w:id="3510" w:author="DIEGO CORDOBA URRUTIA" w:date="2026-06-07T04:36:00Z" w16du:dateUtc="2026-06-07T10:36:00Z">
            <w:rPr>
              <w:color w:val="000000"/>
            </w:rPr>
          </w:rPrChange>
        </w:rPr>
        <w:t>α</w:t>
      </w:r>
      <w:r w:rsidRPr="00A9569D">
        <w:rPr>
          <w:lang w:val="es-419"/>
          <w:rPrChange w:id="3511" w:author="DIEGO CORDOBA URRUTIA" w:date="2026-06-07T04:36:00Z" w16du:dateUtc="2026-06-07T10:36:00Z">
            <w:rPr>
              <w:color w:val="000000"/>
            </w:rPr>
          </w:rPrChange>
        </w:rPr>
        <w:t xml:space="preserve"> = 0.35): Todos los proveedores valoran el contrato en función de los mismos parámetros OU del SIN, que son common knowledge imperfecta.</w:t>
      </w:r>
    </w:p>
    <w:p w14:paraId="2CDAF841" w14:textId="77777777" w:rsidR="00DA1741" w:rsidRPr="00A9569D" w:rsidRDefault="00000000">
      <w:pPr>
        <w:numPr>
          <w:ilvl w:val="0"/>
          <w:numId w:val="5"/>
        </w:numPr>
        <w:rPr>
          <w:lang w:val="es-419"/>
          <w:rPrChange w:id="3512" w:author="DIEGO CORDOBA URRUTIA" w:date="2026-06-07T04:36:00Z" w16du:dateUtc="2026-06-07T10:36:00Z">
            <w:rPr/>
          </w:rPrChange>
        </w:rPr>
        <w:pPrChange w:id="3513"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3514" w:author="DIEGO CORDOBA URRUTIA" w:date="2026-06-07T04:36:00Z" w16du:dateUtc="2026-06-07T10:36:00Z">
            <w:rPr>
              <w:color w:val="000000"/>
            </w:rPr>
          </w:rPrChange>
        </w:rPr>
        <w:t>Aversión al riesgo: La provisión de regulación implica riesgo de cola (un evento severo puede generar costos de balanceo muy superiores al promedio). Los proveedores con aversión al riesgo subestiman sus ofertas en subastas de precio sellado.</w:t>
      </w:r>
    </w:p>
    <w:p w14:paraId="67729CCB" w14:textId="77777777" w:rsidR="00DA1741" w:rsidRPr="00A9569D" w:rsidRDefault="00000000">
      <w:pPr>
        <w:numPr>
          <w:ilvl w:val="0"/>
          <w:numId w:val="5"/>
        </w:numPr>
        <w:rPr>
          <w:lang w:val="es-419"/>
          <w:rPrChange w:id="3515" w:author="DIEGO CORDOBA URRUTIA" w:date="2026-06-07T04:36:00Z" w16du:dateUtc="2026-06-07T10:36:00Z">
            <w:rPr/>
          </w:rPrChange>
        </w:rPr>
        <w:pPrChange w:id="3516" w:author="DIEGO CORDOBA URRUTIA" w:date="2026-06-07T04:36:00Z" w16du:dateUtc="2026-06-07T10:36:00Z">
          <w:pPr>
            <w:pStyle w:val="ListParagraph"/>
            <w:numPr>
              <w:numId w:val="2"/>
            </w:numPr>
            <w:spacing w:before="40" w:after="60" w:line="340" w:lineRule="auto"/>
            <w:ind w:left="720" w:hanging="360"/>
          </w:pPr>
        </w:pPrChange>
      </w:pPr>
      <w:r w:rsidRPr="00A9569D">
        <w:rPr>
          <w:lang w:val="es-419"/>
          <w:rPrChange w:id="3517" w:author="DIEGO CORDOBA URRUTIA" w:date="2026-06-07T04:36:00Z" w16du:dateUtc="2026-06-07T10:36:00Z">
            <w:rPr>
              <w:color w:val="000000"/>
            </w:rPr>
          </w:rPrChange>
        </w:rPr>
        <w:t>Correlación entre tipos: Los costos de los proveedores están positivamente correlacionados porque todos responden al mismo shock de volatilidad de frecuencia (renovables).</w:t>
      </w:r>
    </w:p>
    <w:p w14:paraId="32F60704" w14:textId="77777777" w:rsidR="00DA1741" w:rsidRPr="00A9569D" w:rsidRDefault="00000000">
      <w:pPr>
        <w:pStyle w:val="FirstParagraph"/>
        <w:rPr>
          <w:lang w:val="es-419"/>
          <w:rPrChange w:id="3518" w:author="DIEGO CORDOBA URRUTIA" w:date="2026-06-07T04:36:00Z" w16du:dateUtc="2026-06-07T10:36:00Z">
            <w:rPr/>
          </w:rPrChange>
        </w:rPr>
        <w:pPrChange w:id="3519" w:author="DIEGO CORDOBA URRUTIA" w:date="2026-06-07T04:36:00Z" w16du:dateUtc="2026-06-07T10:36:00Z">
          <w:pPr>
            <w:spacing w:after="200" w:line="380" w:lineRule="auto"/>
            <w:jc w:val="both"/>
          </w:pPr>
        </w:pPrChange>
      </w:pPr>
      <w:r w:rsidRPr="00A9569D">
        <w:rPr>
          <w:lang w:val="es-419"/>
          <w:rPrChange w:id="3520" w:author="DIEGO CORDOBA URRUTIA" w:date="2026-06-07T04:36:00Z" w16du:dateUtc="2026-06-07T10:36:00Z">
            <w:rPr>
              <w:color w:val="000000"/>
            </w:rPr>
          </w:rPrChange>
        </w:rPr>
        <w:t>La presencia simultánea de estas cuatro condiciones hace que el Mecanismo de Vickrey-Clarke-Groves (VCG) con Linkage Principle sea el mecanismo correcto, y que la subasta de precio sellado de primer precio genere sistemáticamente mayor costo para CENACE que el mecanismo propuesto.</w:t>
      </w:r>
    </w:p>
    <w:p w14:paraId="2377F42E" w14:textId="77777777" w:rsidR="00DA1741" w:rsidRPr="00A9569D" w:rsidRDefault="00000000">
      <w:pPr>
        <w:pStyle w:val="Heading2"/>
        <w:rPr>
          <w:lang w:val="es-419"/>
          <w:rPrChange w:id="3521" w:author="DIEGO CORDOBA URRUTIA" w:date="2026-06-07T04:36:00Z" w16du:dateUtc="2026-06-07T10:36:00Z">
            <w:rPr/>
          </w:rPrChange>
        </w:rPr>
      </w:pPr>
      <w:bookmarkStart w:id="3522" w:name="_Toc231042703"/>
      <w:bookmarkEnd w:id="3480"/>
      <w:bookmarkEnd w:id="3500"/>
      <w:r w:rsidRPr="00A9569D">
        <w:rPr>
          <w:lang w:val="es-419"/>
          <w:rPrChange w:id="3523" w:author="DIEGO CORDOBA URRUTIA" w:date="2026-06-07T04:36:00Z" w16du:dateUtc="2026-06-07T10:36:00Z">
            <w:rPr/>
          </w:rPrChange>
        </w:rPr>
        <w:lastRenderedPageBreak/>
        <w:t>4.7</w:t>
      </w:r>
      <w:del w:id="3524" w:author="DIEGO CORDOBA URRUTIA" w:date="2026-06-07T04:36:00Z" w16du:dateUtc="2026-06-07T10:36:00Z">
        <w:r>
          <w:rPr>
            <w:rFonts w:ascii="Arial" w:eastAsia="Arial" w:hAnsi="Arial" w:cs="Arial"/>
            <w:color w:val="0F6E56"/>
          </w:rPr>
          <w:delText xml:space="preserve"> </w:delText>
        </w:r>
      </w:del>
      <w:r w:rsidRPr="00A9569D">
        <w:rPr>
          <w:lang w:val="es-419"/>
          <w:rPrChange w:id="3525" w:author="DIEGO CORDOBA URRUTIA" w:date="2026-06-07T04:36:00Z" w16du:dateUtc="2026-06-07T10:36:00Z">
            <w:rPr/>
          </w:rPrChange>
        </w:rPr>
        <w:t xml:space="preserve"> Estimación del Ahorro para CENACE</w:t>
      </w:r>
      <w:bookmarkEnd w:id="3522"/>
    </w:p>
    <w:p w14:paraId="4BDF4660" w14:textId="77777777" w:rsidR="00DA1741" w:rsidRPr="00A9569D" w:rsidRDefault="00000000">
      <w:pPr>
        <w:pStyle w:val="FirstParagraph"/>
        <w:rPr>
          <w:lang w:val="es-419"/>
          <w:rPrChange w:id="3526" w:author="DIEGO CORDOBA URRUTIA" w:date="2026-06-07T04:36:00Z" w16du:dateUtc="2026-06-07T10:36:00Z">
            <w:rPr/>
          </w:rPrChange>
        </w:rPr>
        <w:pPrChange w:id="3527" w:author="DIEGO CORDOBA URRUTIA" w:date="2026-06-07T04:36:00Z" w16du:dateUtc="2026-06-07T10:36:00Z">
          <w:pPr>
            <w:spacing w:after="200" w:line="380" w:lineRule="auto"/>
            <w:jc w:val="both"/>
          </w:pPr>
        </w:pPrChange>
      </w:pPr>
      <w:r w:rsidRPr="00A9569D">
        <w:rPr>
          <w:lang w:val="es-419"/>
          <w:rPrChange w:id="3528" w:author="DIEGO CORDOBA URRUTIA" w:date="2026-06-07T04:36:00Z" w16du:dateUtc="2026-06-07T10:36:00Z">
            <w:rPr>
              <w:color w:val="000000"/>
            </w:rPr>
          </w:rPrChange>
        </w:rPr>
        <w:t>Usando las 47 observaciones de contratos bilaterales de AGC como punto de calibración, estimamos los parámetros de la distribución F(·) de costos de los proveedores mediante MLE:</w:t>
      </w:r>
    </w:p>
    <w:p w14:paraId="4F9BBD85" w14:textId="77777777" w:rsidR="00DA1741" w:rsidRDefault="00000000">
      <w:pPr>
        <w:pStyle w:val="BodyText"/>
        <w:pPrChange w:id="3529" w:author="DIEGO CORDOBA URRUTIA" w:date="2026-06-07T04:36:00Z" w16du:dateUtc="2026-06-07T10:36:00Z">
          <w:pPr>
            <w:spacing w:before="240" w:after="240"/>
            <w:jc w:val="center"/>
          </w:pPr>
        </w:pPrChange>
      </w:pPr>
      <w:r>
        <w:rPr>
          <w:rPrChange w:id="3530" w:author="DIEGO CORDOBA URRUTIA" w:date="2026-06-07T04:36:00Z" w16du:dateUtc="2026-06-07T10:36:00Z">
            <w:rPr>
              <w:rFonts w:ascii="Cambria Math" w:eastAsia="Cambria Math" w:hAnsi="Cambria Math" w:cs="Cambria Math"/>
              <w:color w:val="0D2B45"/>
              <w:sz w:val="22"/>
              <w:szCs w:val="22"/>
            </w:rPr>
          </w:rPrChange>
        </w:rPr>
        <w:t xml:space="preserve">F(θ) ~ </w:t>
      </w:r>
      <w:proofErr w:type="gramStart"/>
      <w:r>
        <w:rPr>
          <w:rPrChange w:id="3531" w:author="DIEGO CORDOBA URRUTIA" w:date="2026-06-07T04:36:00Z" w16du:dateUtc="2026-06-07T10:36:00Z">
            <w:rPr>
              <w:rFonts w:ascii="Cambria Math" w:eastAsia="Cambria Math" w:hAnsi="Cambria Math" w:cs="Cambria Math"/>
              <w:color w:val="0D2B45"/>
              <w:sz w:val="22"/>
              <w:szCs w:val="22"/>
            </w:rPr>
          </w:rPrChange>
        </w:rPr>
        <w:t>Weibull(</w:t>
      </w:r>
      <w:proofErr w:type="gramEnd"/>
      <w:r>
        <w:rPr>
          <w:rPrChange w:id="3532" w:author="DIEGO CORDOBA URRUTIA" w:date="2026-06-07T04:36:00Z" w16du:dateUtc="2026-06-07T10:36:00Z">
            <w:rPr>
              <w:rFonts w:ascii="Cambria Math" w:eastAsia="Cambria Math" w:hAnsi="Cambria Math" w:cs="Cambria Math"/>
              <w:color w:val="0D2B45"/>
              <w:sz w:val="22"/>
              <w:szCs w:val="22"/>
            </w:rPr>
          </w:rPrChange>
        </w:rPr>
        <w:t xml:space="preserve">shape=2.14, scale=1,870,000 </w:t>
      </w:r>
      <w:del w:id="3533" w:author="DIEGO CORDOBA URRUTIA" w:date="2026-06-07T04:36:00Z" w16du:dateUtc="2026-06-07T10:36:00Z">
        <w:r>
          <w:rPr>
            <w:rFonts w:ascii="Cambria Math" w:eastAsia="Cambria Math" w:hAnsi="Cambria Math" w:cs="Cambria Math"/>
            <w:color w:val="0D2B45"/>
            <w:sz w:val="22"/>
            <w:szCs w:val="22"/>
          </w:rPr>
          <w:delText xml:space="preserve"> </w:delText>
        </w:r>
      </w:del>
      <w:r>
        <w:rPr>
          <w:rPrChange w:id="3534" w:author="DIEGO CORDOBA URRUTIA" w:date="2026-06-07T04:36:00Z" w16du:dateUtc="2026-06-07T10:36:00Z">
            <w:rPr>
              <w:rFonts w:ascii="Cambria Math" w:eastAsia="Cambria Math" w:hAnsi="Cambria Math" w:cs="Cambria Math"/>
              <w:color w:val="0D2B45"/>
              <w:sz w:val="22"/>
              <w:szCs w:val="22"/>
            </w:rPr>
          </w:rPrChange>
        </w:rPr>
        <w:t>MXN/MW-</w:t>
      </w:r>
      <w:proofErr w:type="spellStart"/>
      <w:r>
        <w:rPr>
          <w:rPrChange w:id="3535" w:author="DIEGO CORDOBA URRUTIA" w:date="2026-06-07T04:36:00Z" w16du:dateUtc="2026-06-07T10:36:00Z">
            <w:rPr>
              <w:rFonts w:ascii="Cambria Math" w:eastAsia="Cambria Math" w:hAnsi="Cambria Math" w:cs="Cambria Math"/>
              <w:color w:val="0D2B45"/>
              <w:sz w:val="22"/>
              <w:szCs w:val="22"/>
            </w:rPr>
          </w:rPrChange>
        </w:rPr>
        <w:t>año</w:t>
      </w:r>
      <w:proofErr w:type="spellEnd"/>
      <w:r>
        <w:rPr>
          <w:rPrChange w:id="3536" w:author="DIEGO CORDOBA URRUTIA" w:date="2026-06-07T04:36:00Z" w16du:dateUtc="2026-06-07T10:36:00Z">
            <w:rPr>
              <w:rFonts w:ascii="Cambria Math" w:eastAsia="Cambria Math" w:hAnsi="Cambria Math" w:cs="Cambria Math"/>
              <w:color w:val="0D2B45"/>
              <w:sz w:val="22"/>
              <w:szCs w:val="22"/>
            </w:rPr>
          </w:rPrChange>
        </w:rPr>
        <w:t>)</w:t>
      </w:r>
    </w:p>
    <w:p w14:paraId="24C27FB2" w14:textId="77777777" w:rsidR="00DA1741" w:rsidRPr="00A9569D" w:rsidRDefault="00000000">
      <w:pPr>
        <w:pStyle w:val="BodyText"/>
        <w:rPr>
          <w:lang w:val="es-419"/>
          <w:rPrChange w:id="3537" w:author="DIEGO CORDOBA URRUTIA" w:date="2026-06-07T04:36:00Z" w16du:dateUtc="2026-06-07T10:36:00Z">
            <w:rPr/>
          </w:rPrChange>
        </w:rPr>
        <w:pPrChange w:id="3538" w:author="DIEGO CORDOBA URRUTIA" w:date="2026-06-07T04:36:00Z" w16du:dateUtc="2026-06-07T10:36:00Z">
          <w:pPr>
            <w:spacing w:after="200" w:line="380" w:lineRule="auto"/>
            <w:jc w:val="both"/>
          </w:pPr>
        </w:pPrChange>
      </w:pPr>
      <w:r w:rsidRPr="00A9569D">
        <w:rPr>
          <w:lang w:val="es-419"/>
          <w:rPrChange w:id="3539" w:author="DIEGO CORDOBA URRUTIA" w:date="2026-06-07T04:36:00Z" w16du:dateUtc="2026-06-07T10:36:00Z">
            <w:rPr>
              <w:color w:val="000000"/>
            </w:rPr>
          </w:rPrChange>
        </w:rPr>
        <w:t>Con esta distribución calibrada, el precio esperado en la subasta de primer precio (bid shading óptimo de Myerson) es MXN 1,813,000/MW-año. El precio bajo el mecanismo VCG+Linkage (revelación veraz) es MXN 1,718,000/MW-año. El ahorro esperado para CENACE por adoptar el mecanismo propuesto es:</w:t>
      </w:r>
    </w:p>
    <w:tbl>
      <w:tblPr>
        <w:tblStyle w:val="Table"/>
        <w:tblW w:w="5000" w:type="pct"/>
        <w:tblLook w:val="0020" w:firstRow="1" w:lastRow="0" w:firstColumn="0" w:lastColumn="0" w:noHBand="0" w:noVBand="0"/>
        <w:tblPrChange w:id="354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186"/>
        <w:gridCol w:w="1819"/>
        <w:gridCol w:w="2146"/>
        <w:gridCol w:w="869"/>
        <w:gridCol w:w="310"/>
        <w:gridCol w:w="2030"/>
        <w:tblGridChange w:id="3541">
          <w:tblGrid>
            <w:gridCol w:w="1"/>
            <w:gridCol w:w="2123"/>
            <w:gridCol w:w="62"/>
            <w:gridCol w:w="1724"/>
            <w:gridCol w:w="95"/>
            <w:gridCol w:w="2026"/>
            <w:gridCol w:w="120"/>
            <w:gridCol w:w="1179"/>
            <w:gridCol w:w="830"/>
            <w:gridCol w:w="1200"/>
            <w:gridCol w:w="1"/>
          </w:tblGrid>
        </w:tblGridChange>
      </w:tblGrid>
      <w:tr w:rsidR="00DA1741" w14:paraId="2E42331E" w14:textId="77777777" w:rsidTr="00A7071E">
        <w:tblPrEx>
          <w:tblPrExChange w:id="354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3543" w:author="DIEGO CORDOBA URRUTIA" w:date="2026-06-07T04:36:00Z" w16du:dateUtc="2026-06-07T10:36:00Z">
            <w:trPr>
              <w:gridBefore w:val="1"/>
              <w:tblHeader/>
            </w:trPr>
          </w:trPrChange>
        </w:trPr>
        <w:tc>
          <w:tcPr>
            <w:tcW w:w="0" w:type="auto"/>
            <w:tcPrChange w:id="3544" w:author="DIEGO CORDOBA URRUTIA" w:date="2026-06-07T04:36:00Z" w16du:dateUtc="2026-06-07T10:36:00Z">
              <w:tcPr>
                <w:tcW w:w="21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4A9841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5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546" w:author="DIEGO CORDOBA URRUTIA" w:date="2026-06-07T04:36:00Z" w16du:dateUtc="2026-06-07T10:36:00Z">
                  <w:rPr>
                    <w:rFonts w:ascii="Arial" w:eastAsia="Arial" w:hAnsi="Arial" w:cs="Arial"/>
                    <w:b/>
                    <w:bCs/>
                    <w:color w:val="FFFFFF"/>
                    <w:sz w:val="19"/>
                    <w:szCs w:val="19"/>
                  </w:rPr>
                </w:rPrChange>
              </w:rPr>
              <w:t>Escenario</w:t>
            </w:r>
          </w:p>
        </w:tc>
        <w:tc>
          <w:tcPr>
            <w:tcW w:w="0" w:type="auto"/>
            <w:tcPrChange w:id="354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63E2C1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5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549" w:author="DIEGO CORDOBA URRUTIA" w:date="2026-06-07T04:36:00Z" w16du:dateUtc="2026-06-07T10:36:00Z">
                  <w:rPr>
                    <w:rFonts w:ascii="Arial" w:eastAsia="Arial" w:hAnsi="Arial" w:cs="Arial"/>
                    <w:b/>
                    <w:bCs/>
                    <w:color w:val="FFFFFF"/>
                    <w:sz w:val="19"/>
                    <w:szCs w:val="19"/>
                  </w:rPr>
                </w:rPrChange>
              </w:rPr>
              <w:t>Mecanismo</w:t>
            </w:r>
          </w:p>
        </w:tc>
        <w:tc>
          <w:tcPr>
            <w:tcW w:w="0" w:type="auto"/>
            <w:tcPrChange w:id="3550"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A2D78B9" w14:textId="77777777" w:rsidR="00DA1741" w:rsidRPr="00A9569D" w:rsidRDefault="00000000">
            <w:pPr>
              <w:pStyle w:val="Compact"/>
              <w:cnfStyle w:val="100000000000" w:firstRow="1" w:lastRow="0" w:firstColumn="0" w:lastColumn="0" w:oddVBand="0" w:evenVBand="0" w:oddHBand="0" w:evenHBand="0" w:firstRowFirstColumn="0" w:firstRowLastColumn="0" w:lastRowFirstColumn="0" w:lastRowLastColumn="0"/>
              <w:rPr>
                <w:lang w:val="es-419"/>
                <w:rPrChange w:id="3551" w:author="DIEGO CORDOBA URRUTIA" w:date="2026-06-07T04:36:00Z" w16du:dateUtc="2026-06-07T10:36:00Z">
                  <w:rPr/>
                </w:rPrChange>
              </w:rPr>
              <w:pPrChange w:id="355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sidRPr="00A9569D">
              <w:rPr>
                <w:b/>
                <w:lang w:val="es-419"/>
                <w:rPrChange w:id="3553" w:author="DIEGO CORDOBA URRUTIA" w:date="2026-06-07T04:36:00Z" w16du:dateUtc="2026-06-07T10:36:00Z">
                  <w:rPr>
                    <w:rFonts w:ascii="Arial" w:eastAsia="Arial" w:hAnsi="Arial" w:cs="Arial"/>
                    <w:b/>
                    <w:bCs/>
                    <w:color w:val="FFFFFF"/>
                    <w:sz w:val="19"/>
                    <w:szCs w:val="19"/>
                  </w:rPr>
                </w:rPrChange>
              </w:rPr>
              <w:t>Precio esperado (MXN/MW-año)</w:t>
            </w:r>
          </w:p>
        </w:tc>
        <w:tc>
          <w:tcPr>
            <w:tcW w:w="0" w:type="auto"/>
            <w:gridSpan w:val="2"/>
            <w:tcPrChange w:id="355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D7CFDF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55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556" w:author="DIEGO CORDOBA URRUTIA" w:date="2026-06-07T04:36:00Z" w16du:dateUtc="2026-06-07T10:36:00Z">
                  <w:rPr>
                    <w:rFonts w:ascii="Arial" w:eastAsia="Arial" w:hAnsi="Arial" w:cs="Arial"/>
                    <w:b/>
                    <w:bCs/>
                    <w:color w:val="FFFFFF"/>
                    <w:sz w:val="19"/>
                    <w:szCs w:val="19"/>
                  </w:rPr>
                </w:rPrChange>
              </w:rPr>
              <w:t>Ahorro vs.</w:t>
            </w:r>
            <w:ins w:id="3557" w:author="DIEGO CORDOBA URRUTIA" w:date="2026-06-07T04:36:00Z" w16du:dateUtc="2026-06-07T10:36:00Z">
              <w:r>
                <w:rPr>
                  <w:b/>
                  <w:bCs/>
                </w:rPr>
                <w:t> </w:t>
              </w:r>
            </w:ins>
            <w:del w:id="3558" w:author="DIEGO CORDOBA URRUTIA" w:date="2026-06-07T04:36:00Z" w16du:dateUtc="2026-06-07T10:36:00Z">
              <w:r>
                <w:rPr>
                  <w:rFonts w:ascii="Arial" w:eastAsia="Arial" w:hAnsi="Arial" w:cs="Arial"/>
                  <w:b/>
                  <w:bCs/>
                  <w:color w:val="FFFFFF"/>
                  <w:sz w:val="19"/>
                  <w:szCs w:val="19"/>
                </w:rPr>
                <w:delText xml:space="preserve"> </w:delText>
              </w:r>
            </w:del>
            <w:r>
              <w:rPr>
                <w:b/>
                <w:rPrChange w:id="3559" w:author="DIEGO CORDOBA URRUTIA" w:date="2026-06-07T04:36:00Z" w16du:dateUtc="2026-06-07T10:36:00Z">
                  <w:rPr>
                    <w:rFonts w:ascii="Arial" w:eastAsia="Arial" w:hAnsi="Arial" w:cs="Arial"/>
                    <w:b/>
                    <w:bCs/>
                    <w:color w:val="FFFFFF"/>
                    <w:sz w:val="19"/>
                    <w:szCs w:val="19"/>
                  </w:rPr>
                </w:rPrChange>
              </w:rPr>
              <w:t>VCG</w:t>
            </w:r>
          </w:p>
        </w:tc>
        <w:tc>
          <w:tcPr>
            <w:tcW w:w="0" w:type="auto"/>
            <w:tcPrChange w:id="3560"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F26CAE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56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562" w:author="DIEGO CORDOBA URRUTIA" w:date="2026-06-07T04:36:00Z" w16du:dateUtc="2026-06-07T10:36:00Z">
                  <w:rPr>
                    <w:rFonts w:ascii="Arial" w:eastAsia="Arial" w:hAnsi="Arial" w:cs="Arial"/>
                    <w:b/>
                    <w:bCs/>
                    <w:color w:val="FFFFFF"/>
                    <w:sz w:val="19"/>
                    <w:szCs w:val="19"/>
                  </w:rPr>
                </w:rPrChange>
              </w:rPr>
              <w:t>Capacidad 2,400MW 10 años</w:t>
            </w:r>
          </w:p>
        </w:tc>
      </w:tr>
      <w:tr w:rsidR="00DA1741" w14:paraId="76CC94AD" w14:textId="77777777">
        <w:tblPrEx>
          <w:tblPrExChange w:id="3563" w:author="DIEGO CORDOBA URRUTIA" w:date="2026-06-07T04:36:00Z" w16du:dateUtc="2026-06-07T10:36:00Z">
            <w:tblPrEx>
              <w:tblCellMar>
                <w:top w:w="0" w:type="dxa"/>
                <w:bottom w:w="0" w:type="dxa"/>
              </w:tblCellMar>
            </w:tblPrEx>
          </w:tblPrExChange>
        </w:tblPrEx>
        <w:trPr>
          <w:trPrChange w:id="3564" w:author="DIEGO CORDOBA URRUTIA" w:date="2026-06-07T04:36:00Z" w16du:dateUtc="2026-06-07T10:36:00Z">
            <w:trPr>
              <w:gridBefore w:val="1"/>
            </w:trPr>
          </w:trPrChange>
        </w:trPr>
        <w:tc>
          <w:tcPr>
            <w:tcW w:w="0" w:type="auto"/>
            <w:tcPrChange w:id="3565" w:author="DIEGO CORDOBA URRUTIA" w:date="2026-06-07T04:36:00Z" w16du:dateUtc="2026-06-07T10:36:00Z">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CAFD8C5" w14:textId="77777777" w:rsidR="00DA1741" w:rsidRDefault="00000000">
            <w:pPr>
              <w:pStyle w:val="Compact"/>
              <w:pPrChange w:id="3566" w:author="DIEGO CORDOBA URRUTIA" w:date="2026-06-07T04:36:00Z" w16du:dateUtc="2026-06-07T10:36:00Z">
                <w:pPr>
                  <w:jc w:val="both"/>
                </w:pPr>
              </w:pPrChange>
            </w:pPr>
            <w:r>
              <w:rPr>
                <w:rPrChange w:id="3567" w:author="DIEGO CORDOBA URRUTIA" w:date="2026-06-07T04:36:00Z" w16du:dateUtc="2026-06-07T10:36:00Z">
                  <w:rPr>
                    <w:rFonts w:ascii="Arial" w:eastAsia="Arial" w:hAnsi="Arial" w:cs="Arial"/>
                    <w:color w:val="000000"/>
                    <w:sz w:val="19"/>
                    <w:szCs w:val="19"/>
                  </w:rPr>
                </w:rPrChange>
              </w:rPr>
              <w:t>Tarifa fija CRE</w:t>
            </w:r>
          </w:p>
        </w:tc>
        <w:tc>
          <w:tcPr>
            <w:tcW w:w="0" w:type="auto"/>
            <w:tcPrChange w:id="356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11BD35C" w14:textId="77777777" w:rsidR="00DA1741" w:rsidRDefault="00000000">
            <w:pPr>
              <w:pStyle w:val="Compact"/>
              <w:pPrChange w:id="3569" w:author="DIEGO CORDOBA URRUTIA" w:date="2026-06-07T04:36:00Z" w16du:dateUtc="2026-06-07T10:36:00Z">
                <w:pPr>
                  <w:jc w:val="both"/>
                </w:pPr>
              </w:pPrChange>
            </w:pPr>
            <w:r>
              <w:rPr>
                <w:rPrChange w:id="3570" w:author="DIEGO CORDOBA URRUTIA" w:date="2026-06-07T04:36:00Z" w16du:dateUtc="2026-06-07T10:36:00Z">
                  <w:rPr>
                    <w:rFonts w:ascii="Arial" w:eastAsia="Arial" w:hAnsi="Arial" w:cs="Arial"/>
                    <w:color w:val="000000"/>
                    <w:sz w:val="19"/>
                    <w:szCs w:val="19"/>
                  </w:rPr>
                </w:rPrChange>
              </w:rPr>
              <w:t>Administrativo</w:t>
            </w:r>
          </w:p>
        </w:tc>
        <w:tc>
          <w:tcPr>
            <w:tcW w:w="0" w:type="auto"/>
            <w:tcPrChange w:id="357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388496F" w14:textId="77777777" w:rsidR="00DA1741" w:rsidRDefault="00000000">
            <w:pPr>
              <w:pStyle w:val="Compact"/>
              <w:pPrChange w:id="3572" w:author="DIEGO CORDOBA URRUTIA" w:date="2026-06-07T04:36:00Z" w16du:dateUtc="2026-06-07T10:36:00Z">
                <w:pPr>
                  <w:jc w:val="both"/>
                </w:pPr>
              </w:pPrChange>
            </w:pPr>
            <w:r>
              <w:rPr>
                <w:rPrChange w:id="3573" w:author="DIEGO CORDOBA URRUTIA" w:date="2026-06-07T04:36:00Z" w16du:dateUtc="2026-06-07T10:36:00Z">
                  <w:rPr>
                    <w:rFonts w:ascii="Arial" w:eastAsia="Arial" w:hAnsi="Arial" w:cs="Arial"/>
                    <w:color w:val="000000"/>
                    <w:sz w:val="19"/>
                    <w:szCs w:val="19"/>
                  </w:rPr>
                </w:rPrChange>
              </w:rPr>
              <w:t>1,424,000</w:t>
            </w:r>
          </w:p>
        </w:tc>
        <w:tc>
          <w:tcPr>
            <w:tcW w:w="0" w:type="auto"/>
            <w:tcPrChange w:id="357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E761F6E" w14:textId="77777777" w:rsidR="00DA1741" w:rsidRDefault="00000000">
            <w:pPr>
              <w:pStyle w:val="Compact"/>
              <w:pPrChange w:id="3575" w:author="DIEGO CORDOBA URRUTIA" w:date="2026-06-07T04:36:00Z" w16du:dateUtc="2026-06-07T10:36:00Z">
                <w:pPr>
                  <w:jc w:val="both"/>
                </w:pPr>
              </w:pPrChange>
            </w:pPr>
            <w:r>
              <w:rPr>
                <w:rPrChange w:id="3576" w:author="DIEGO CORDOBA URRUTIA" w:date="2026-06-07T04:36:00Z" w16du:dateUtc="2026-06-07T10:36:00Z">
                  <w:rPr>
                    <w:rFonts w:ascii="Arial" w:eastAsia="Arial" w:hAnsi="Arial" w:cs="Arial"/>
                    <w:color w:val="000000"/>
                    <w:sz w:val="19"/>
                    <w:szCs w:val="19"/>
                  </w:rPr>
                </w:rPrChange>
              </w:rPr>
              <w:t>−MXN 294,000/MW-año</w:t>
            </w:r>
          </w:p>
        </w:tc>
        <w:tc>
          <w:tcPr>
            <w:tcW w:w="0" w:type="auto"/>
            <w:gridSpan w:val="2"/>
            <w:tcPrChange w:id="3577"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A0C5AF" w14:textId="77777777" w:rsidR="00DA1741" w:rsidRDefault="00000000">
            <w:pPr>
              <w:pStyle w:val="Compact"/>
              <w:pPrChange w:id="3578" w:author="DIEGO CORDOBA URRUTIA" w:date="2026-06-07T04:36:00Z" w16du:dateUtc="2026-06-07T10:36:00Z">
                <w:pPr>
                  <w:jc w:val="both"/>
                </w:pPr>
              </w:pPrChange>
            </w:pPr>
            <w:r>
              <w:rPr>
                <w:rPrChange w:id="3579" w:author="DIEGO CORDOBA URRUTIA" w:date="2026-06-07T04:36:00Z" w16du:dateUtc="2026-06-07T10:36:00Z">
                  <w:rPr>
                    <w:rFonts w:ascii="Arial" w:eastAsia="Arial" w:hAnsi="Arial" w:cs="Arial"/>
                    <w:color w:val="000000"/>
                    <w:sz w:val="19"/>
                    <w:szCs w:val="19"/>
                  </w:rPr>
                </w:rPrChange>
              </w:rPr>
              <w:t>Subóptimo — 40% debajo de equilibrio</w:t>
            </w:r>
          </w:p>
        </w:tc>
      </w:tr>
      <w:tr w:rsidR="00DA1741" w14:paraId="77719628" w14:textId="77777777">
        <w:tblPrEx>
          <w:tblPrExChange w:id="3580" w:author="DIEGO CORDOBA URRUTIA" w:date="2026-06-07T04:36:00Z" w16du:dateUtc="2026-06-07T10:36:00Z">
            <w:tblPrEx>
              <w:tblCellMar>
                <w:top w:w="0" w:type="dxa"/>
                <w:bottom w:w="0" w:type="dxa"/>
              </w:tblCellMar>
            </w:tblPrEx>
          </w:tblPrExChange>
        </w:tblPrEx>
        <w:trPr>
          <w:trPrChange w:id="3581" w:author="DIEGO CORDOBA URRUTIA" w:date="2026-06-07T04:36:00Z" w16du:dateUtc="2026-06-07T10:36:00Z">
            <w:trPr>
              <w:gridBefore w:val="1"/>
            </w:trPr>
          </w:trPrChange>
        </w:trPr>
        <w:tc>
          <w:tcPr>
            <w:tcW w:w="0" w:type="auto"/>
            <w:tcPrChange w:id="3582" w:author="DIEGO CORDOBA URRUTIA" w:date="2026-06-07T04:36:00Z" w16du:dateUtc="2026-06-07T10:36:00Z">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170A357" w14:textId="77777777" w:rsidR="00DA1741" w:rsidRDefault="00000000">
            <w:pPr>
              <w:pStyle w:val="Compact"/>
              <w:pPrChange w:id="3583" w:author="DIEGO CORDOBA URRUTIA" w:date="2026-06-07T04:36:00Z" w16du:dateUtc="2026-06-07T10:36:00Z">
                <w:pPr>
                  <w:jc w:val="both"/>
                </w:pPr>
              </w:pPrChange>
            </w:pPr>
            <w:r>
              <w:rPr>
                <w:rPrChange w:id="3584" w:author="DIEGO CORDOBA URRUTIA" w:date="2026-06-07T04:36:00Z" w16du:dateUtc="2026-06-07T10:36:00Z">
                  <w:rPr>
                    <w:rFonts w:ascii="Arial" w:eastAsia="Arial" w:hAnsi="Arial" w:cs="Arial"/>
                    <w:color w:val="000000"/>
                    <w:sz w:val="19"/>
                    <w:szCs w:val="19"/>
                  </w:rPr>
                </w:rPrChange>
              </w:rPr>
              <w:t>Subasta PP sellada</w:t>
            </w:r>
          </w:p>
        </w:tc>
        <w:tc>
          <w:tcPr>
            <w:tcW w:w="0" w:type="auto"/>
            <w:tcPrChange w:id="358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937090F" w14:textId="77777777" w:rsidR="00DA1741" w:rsidRDefault="00000000">
            <w:pPr>
              <w:pStyle w:val="Compact"/>
              <w:pPrChange w:id="3586" w:author="DIEGO CORDOBA URRUTIA" w:date="2026-06-07T04:36:00Z" w16du:dateUtc="2026-06-07T10:36:00Z">
                <w:pPr>
                  <w:jc w:val="both"/>
                </w:pPr>
              </w:pPrChange>
            </w:pPr>
            <w:r>
              <w:rPr>
                <w:rPrChange w:id="3587" w:author="DIEGO CORDOBA URRUTIA" w:date="2026-06-07T04:36:00Z" w16du:dateUtc="2026-06-07T10:36:00Z">
                  <w:rPr>
                    <w:rFonts w:ascii="Arial" w:eastAsia="Arial" w:hAnsi="Arial" w:cs="Arial"/>
                    <w:color w:val="000000"/>
                    <w:sz w:val="19"/>
                    <w:szCs w:val="19"/>
                  </w:rPr>
                </w:rPrChange>
              </w:rPr>
              <w:t>Bid shading</w:t>
            </w:r>
          </w:p>
        </w:tc>
        <w:tc>
          <w:tcPr>
            <w:tcW w:w="0" w:type="auto"/>
            <w:tcPrChange w:id="3588"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F637717" w14:textId="77777777" w:rsidR="00DA1741" w:rsidRDefault="00000000">
            <w:pPr>
              <w:pStyle w:val="Compact"/>
              <w:pPrChange w:id="3589" w:author="DIEGO CORDOBA URRUTIA" w:date="2026-06-07T04:36:00Z" w16du:dateUtc="2026-06-07T10:36:00Z">
                <w:pPr>
                  <w:jc w:val="both"/>
                </w:pPr>
              </w:pPrChange>
            </w:pPr>
            <w:r>
              <w:rPr>
                <w:rPrChange w:id="3590" w:author="DIEGO CORDOBA URRUTIA" w:date="2026-06-07T04:36:00Z" w16du:dateUtc="2026-06-07T10:36:00Z">
                  <w:rPr>
                    <w:rFonts w:ascii="Arial" w:eastAsia="Arial" w:hAnsi="Arial" w:cs="Arial"/>
                    <w:color w:val="000000"/>
                    <w:sz w:val="19"/>
                    <w:szCs w:val="19"/>
                  </w:rPr>
                </w:rPrChange>
              </w:rPr>
              <w:t>1,813,000</w:t>
            </w:r>
          </w:p>
        </w:tc>
        <w:tc>
          <w:tcPr>
            <w:tcW w:w="0" w:type="auto"/>
            <w:tcPrChange w:id="3591"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5DC83C0" w14:textId="77777777" w:rsidR="00DA1741" w:rsidRDefault="00000000">
            <w:pPr>
              <w:pStyle w:val="Compact"/>
              <w:pPrChange w:id="3592" w:author="DIEGO CORDOBA URRUTIA" w:date="2026-06-07T04:36:00Z" w16du:dateUtc="2026-06-07T10:36:00Z">
                <w:pPr>
                  <w:jc w:val="both"/>
                </w:pPr>
              </w:pPrChange>
            </w:pPr>
            <w:r>
              <w:rPr>
                <w:rPrChange w:id="3593" w:author="DIEGO CORDOBA URRUTIA" w:date="2026-06-07T04:36:00Z" w16du:dateUtc="2026-06-07T10:36:00Z">
                  <w:rPr>
                    <w:rFonts w:ascii="Arial" w:eastAsia="Arial" w:hAnsi="Arial" w:cs="Arial"/>
                    <w:color w:val="000000"/>
                    <w:sz w:val="19"/>
                    <w:szCs w:val="19"/>
                  </w:rPr>
                </w:rPrChange>
              </w:rPr>
              <w:t>−MXN 95,000/MW-año</w:t>
            </w:r>
          </w:p>
        </w:tc>
        <w:tc>
          <w:tcPr>
            <w:tcW w:w="0" w:type="auto"/>
            <w:gridSpan w:val="2"/>
            <w:tcPrChange w:id="3594"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7B720C8" w14:textId="77777777" w:rsidR="00DA1741" w:rsidRDefault="00000000">
            <w:pPr>
              <w:pStyle w:val="Compact"/>
              <w:pPrChange w:id="3595" w:author="DIEGO CORDOBA URRUTIA" w:date="2026-06-07T04:36:00Z" w16du:dateUtc="2026-06-07T10:36:00Z">
                <w:pPr>
                  <w:jc w:val="both"/>
                </w:pPr>
              </w:pPrChange>
            </w:pPr>
            <w:r>
              <w:rPr>
                <w:rPrChange w:id="3596" w:author="DIEGO CORDOBA URRUTIA" w:date="2026-06-07T04:36:00Z" w16du:dateUtc="2026-06-07T10:36:00Z">
                  <w:rPr>
                    <w:rFonts w:ascii="Arial" w:eastAsia="Arial" w:hAnsi="Arial" w:cs="Arial"/>
                    <w:color w:val="000000"/>
                    <w:sz w:val="19"/>
                    <w:szCs w:val="19"/>
                  </w:rPr>
                </w:rPrChange>
              </w:rPr>
              <w:t>Costo: MXN 43.5 B (10 años)</w:t>
            </w:r>
          </w:p>
        </w:tc>
      </w:tr>
      <w:tr w:rsidR="00DA1741" w14:paraId="0D7EB02C" w14:textId="77777777">
        <w:tblPrEx>
          <w:tblPrExChange w:id="3597" w:author="DIEGO CORDOBA URRUTIA" w:date="2026-06-07T04:36:00Z" w16du:dateUtc="2026-06-07T10:36:00Z">
            <w:tblPrEx>
              <w:tblCellMar>
                <w:top w:w="0" w:type="dxa"/>
                <w:bottom w:w="0" w:type="dxa"/>
              </w:tblCellMar>
            </w:tblPrEx>
          </w:tblPrExChange>
        </w:tblPrEx>
        <w:trPr>
          <w:trPrChange w:id="3598" w:author="DIEGO CORDOBA URRUTIA" w:date="2026-06-07T04:36:00Z" w16du:dateUtc="2026-06-07T10:36:00Z">
            <w:trPr>
              <w:gridBefore w:val="1"/>
            </w:trPr>
          </w:trPrChange>
        </w:trPr>
        <w:tc>
          <w:tcPr>
            <w:tcW w:w="0" w:type="auto"/>
            <w:tcPrChange w:id="3599" w:author="DIEGO CORDOBA URRUTIA" w:date="2026-06-07T04:36:00Z" w16du:dateUtc="2026-06-07T10:36:00Z">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B9A8640" w14:textId="77777777" w:rsidR="00DA1741" w:rsidRDefault="00000000">
            <w:pPr>
              <w:pStyle w:val="Compact"/>
              <w:pPrChange w:id="3600" w:author="DIEGO CORDOBA URRUTIA" w:date="2026-06-07T04:36:00Z" w16du:dateUtc="2026-06-07T10:36:00Z">
                <w:pPr>
                  <w:jc w:val="both"/>
                </w:pPr>
              </w:pPrChange>
            </w:pPr>
            <w:r>
              <w:rPr>
                <w:rPrChange w:id="3601" w:author="DIEGO CORDOBA URRUTIA" w:date="2026-06-07T04:36:00Z" w16du:dateUtc="2026-06-07T10:36:00Z">
                  <w:rPr>
                    <w:rFonts w:ascii="Arial" w:eastAsia="Arial" w:hAnsi="Arial" w:cs="Arial"/>
                    <w:color w:val="000000"/>
                    <w:sz w:val="19"/>
                    <w:szCs w:val="19"/>
                  </w:rPr>
                </w:rPrChange>
              </w:rPr>
              <w:t>Mecanismo VCG+Link (propuesto)</w:t>
            </w:r>
          </w:p>
        </w:tc>
        <w:tc>
          <w:tcPr>
            <w:tcW w:w="0" w:type="auto"/>
            <w:tcPrChange w:id="360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21D198B" w14:textId="77777777" w:rsidR="00DA1741" w:rsidRDefault="00000000">
            <w:pPr>
              <w:pStyle w:val="Compact"/>
              <w:pPrChange w:id="3603" w:author="DIEGO CORDOBA URRUTIA" w:date="2026-06-07T04:36:00Z" w16du:dateUtc="2026-06-07T10:36:00Z">
                <w:pPr>
                  <w:jc w:val="both"/>
                </w:pPr>
              </w:pPrChange>
            </w:pPr>
            <w:r>
              <w:rPr>
                <w:rPrChange w:id="3604" w:author="DIEGO CORDOBA URRUTIA" w:date="2026-06-07T04:36:00Z" w16du:dateUtc="2026-06-07T10:36:00Z">
                  <w:rPr>
                    <w:rFonts w:ascii="Arial" w:eastAsia="Arial" w:hAnsi="Arial" w:cs="Arial"/>
                    <w:color w:val="000000"/>
                    <w:sz w:val="19"/>
                    <w:szCs w:val="19"/>
                  </w:rPr>
                </w:rPrChange>
              </w:rPr>
              <w:t>Verdad-revelador</w:t>
            </w:r>
          </w:p>
        </w:tc>
        <w:tc>
          <w:tcPr>
            <w:tcW w:w="0" w:type="auto"/>
            <w:tcPrChange w:id="360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169D099" w14:textId="77777777" w:rsidR="00DA1741" w:rsidRDefault="00000000">
            <w:pPr>
              <w:pStyle w:val="Compact"/>
              <w:pPrChange w:id="3606" w:author="DIEGO CORDOBA URRUTIA" w:date="2026-06-07T04:36:00Z" w16du:dateUtc="2026-06-07T10:36:00Z">
                <w:pPr>
                  <w:jc w:val="both"/>
                </w:pPr>
              </w:pPrChange>
            </w:pPr>
            <w:r>
              <w:rPr>
                <w:rPrChange w:id="3607" w:author="DIEGO CORDOBA URRUTIA" w:date="2026-06-07T04:36:00Z" w16du:dateUtc="2026-06-07T10:36:00Z">
                  <w:rPr>
                    <w:rFonts w:ascii="Arial" w:eastAsia="Arial" w:hAnsi="Arial" w:cs="Arial"/>
                    <w:color w:val="000000"/>
                    <w:sz w:val="19"/>
                    <w:szCs w:val="19"/>
                  </w:rPr>
                </w:rPrChange>
              </w:rPr>
              <w:t>1,718,000</w:t>
            </w:r>
          </w:p>
        </w:tc>
        <w:tc>
          <w:tcPr>
            <w:tcW w:w="0" w:type="auto"/>
            <w:tcPrChange w:id="3608"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745507" w14:textId="77777777" w:rsidR="00DA1741" w:rsidRDefault="00000000">
            <w:pPr>
              <w:pStyle w:val="Compact"/>
              <w:pPrChange w:id="3609" w:author="DIEGO CORDOBA URRUTIA" w:date="2026-06-07T04:36:00Z" w16du:dateUtc="2026-06-07T10:36:00Z">
                <w:pPr>
                  <w:jc w:val="both"/>
                </w:pPr>
              </w:pPrChange>
            </w:pPr>
            <w:r>
              <w:rPr>
                <w:rPrChange w:id="3610" w:author="DIEGO CORDOBA URRUTIA" w:date="2026-06-07T04:36:00Z" w16du:dateUtc="2026-06-07T10:36:00Z">
                  <w:rPr>
                    <w:rFonts w:ascii="Arial" w:eastAsia="Arial" w:hAnsi="Arial" w:cs="Arial"/>
                    <w:color w:val="000000"/>
                    <w:sz w:val="19"/>
                    <w:szCs w:val="19"/>
                  </w:rPr>
                </w:rPrChange>
              </w:rPr>
              <w:t>—</w:t>
            </w:r>
          </w:p>
        </w:tc>
        <w:tc>
          <w:tcPr>
            <w:tcW w:w="0" w:type="auto"/>
            <w:gridSpan w:val="2"/>
            <w:tcPrChange w:id="3611"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0EEA00B" w14:textId="77777777" w:rsidR="00DA1741" w:rsidRDefault="00000000">
            <w:pPr>
              <w:pStyle w:val="Compact"/>
              <w:pPrChange w:id="3612" w:author="DIEGO CORDOBA URRUTIA" w:date="2026-06-07T04:36:00Z" w16du:dateUtc="2026-06-07T10:36:00Z">
                <w:pPr>
                  <w:jc w:val="both"/>
                </w:pPr>
              </w:pPrChange>
            </w:pPr>
            <w:r>
              <w:rPr>
                <w:rPrChange w:id="3613" w:author="DIEGO CORDOBA URRUTIA" w:date="2026-06-07T04:36:00Z" w16du:dateUtc="2026-06-07T10:36:00Z">
                  <w:rPr>
                    <w:rFonts w:ascii="Arial" w:eastAsia="Arial" w:hAnsi="Arial" w:cs="Arial"/>
                    <w:color w:val="000000"/>
                    <w:sz w:val="19"/>
                    <w:szCs w:val="19"/>
                  </w:rPr>
                </w:rPrChange>
              </w:rPr>
              <w:t>Costo: MXN 41.2 B (10 años)</w:t>
            </w:r>
          </w:p>
        </w:tc>
      </w:tr>
      <w:tr w:rsidR="00DA1741" w14:paraId="094E68BA" w14:textId="77777777">
        <w:tblPrEx>
          <w:tblPrExChange w:id="3614" w:author="DIEGO CORDOBA URRUTIA" w:date="2026-06-07T04:36:00Z" w16du:dateUtc="2026-06-07T10:36:00Z">
            <w:tblPrEx>
              <w:tblCellMar>
                <w:top w:w="0" w:type="dxa"/>
                <w:bottom w:w="0" w:type="dxa"/>
              </w:tblCellMar>
            </w:tblPrEx>
          </w:tblPrExChange>
        </w:tblPrEx>
        <w:trPr>
          <w:trPrChange w:id="3615" w:author="DIEGO CORDOBA URRUTIA" w:date="2026-06-07T04:36:00Z" w16du:dateUtc="2026-06-07T10:36:00Z">
            <w:trPr>
              <w:gridBefore w:val="1"/>
            </w:trPr>
          </w:trPrChange>
        </w:trPr>
        <w:tc>
          <w:tcPr>
            <w:tcW w:w="0" w:type="auto"/>
            <w:tcPrChange w:id="3616" w:author="DIEGO CORDOBA URRUTIA" w:date="2026-06-07T04:36:00Z" w16du:dateUtc="2026-06-07T10:36:00Z">
              <w:tcPr>
                <w:tcW w:w="21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394A4C" w14:textId="77777777" w:rsidR="00DA1741" w:rsidRPr="00A9569D" w:rsidRDefault="00000000">
            <w:pPr>
              <w:pStyle w:val="Compact"/>
              <w:rPr>
                <w:lang w:val="es-419"/>
                <w:rPrChange w:id="3617" w:author="DIEGO CORDOBA URRUTIA" w:date="2026-06-07T04:36:00Z" w16du:dateUtc="2026-06-07T10:36:00Z">
                  <w:rPr/>
                </w:rPrChange>
              </w:rPr>
              <w:pPrChange w:id="3618" w:author="DIEGO CORDOBA URRUTIA" w:date="2026-06-07T04:36:00Z" w16du:dateUtc="2026-06-07T10:36:00Z">
                <w:pPr>
                  <w:jc w:val="both"/>
                </w:pPr>
              </w:pPrChange>
            </w:pPr>
            <w:r w:rsidRPr="00A9569D">
              <w:rPr>
                <w:lang w:val="es-419"/>
                <w:rPrChange w:id="3619" w:author="DIEGO CORDOBA URRUTIA" w:date="2026-06-07T04:36:00Z" w16du:dateUtc="2026-06-07T10:36:00Z">
                  <w:rPr>
                    <w:rFonts w:ascii="Arial" w:eastAsia="Arial" w:hAnsi="Arial" w:cs="Arial"/>
                    <w:color w:val="000000"/>
                    <w:sz w:val="19"/>
                    <w:szCs w:val="19"/>
                  </w:rPr>
                </w:rPrChange>
              </w:rPr>
              <w:t>Precio de equilibrio V_HJB</w:t>
            </w:r>
          </w:p>
        </w:tc>
        <w:tc>
          <w:tcPr>
            <w:tcW w:w="0" w:type="auto"/>
            <w:tcPrChange w:id="362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0E415EF" w14:textId="77777777" w:rsidR="00DA1741" w:rsidRDefault="00000000">
            <w:pPr>
              <w:pStyle w:val="Compact"/>
              <w:pPrChange w:id="3621" w:author="DIEGO CORDOBA URRUTIA" w:date="2026-06-07T04:36:00Z" w16du:dateUtc="2026-06-07T10:36:00Z">
                <w:pPr>
                  <w:jc w:val="both"/>
                </w:pPr>
              </w:pPrChange>
            </w:pPr>
            <w:r>
              <w:rPr>
                <w:rPrChange w:id="3622" w:author="DIEGO CORDOBA URRUTIA" w:date="2026-06-07T04:36:00Z" w16du:dateUtc="2026-06-07T10:36:00Z">
                  <w:rPr>
                    <w:rFonts w:ascii="Arial" w:eastAsia="Arial" w:hAnsi="Arial" w:cs="Arial"/>
                    <w:color w:val="000000"/>
                    <w:sz w:val="19"/>
                    <w:szCs w:val="19"/>
                  </w:rPr>
                </w:rPrChange>
              </w:rPr>
              <w:t>Valor social</w:t>
            </w:r>
          </w:p>
        </w:tc>
        <w:tc>
          <w:tcPr>
            <w:tcW w:w="0" w:type="auto"/>
            <w:tcPrChange w:id="3623"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92A40E1" w14:textId="77777777" w:rsidR="00DA1741" w:rsidRDefault="00000000">
            <w:pPr>
              <w:pStyle w:val="Compact"/>
              <w:pPrChange w:id="3624" w:author="DIEGO CORDOBA URRUTIA" w:date="2026-06-07T04:36:00Z" w16du:dateUtc="2026-06-07T10:36:00Z">
                <w:pPr>
                  <w:jc w:val="both"/>
                </w:pPr>
              </w:pPrChange>
            </w:pPr>
            <w:r>
              <w:rPr>
                <w:rPrChange w:id="3625" w:author="DIEGO CORDOBA URRUTIA" w:date="2026-06-07T04:36:00Z" w16du:dateUtc="2026-06-07T10:36:00Z">
                  <w:rPr>
                    <w:rFonts w:ascii="Arial" w:eastAsia="Arial" w:hAnsi="Arial" w:cs="Arial"/>
                    <w:color w:val="000000"/>
                    <w:sz w:val="19"/>
                    <w:szCs w:val="19"/>
                  </w:rPr>
                </w:rPrChange>
              </w:rPr>
              <w:t>2,395,000</w:t>
            </w:r>
          </w:p>
        </w:tc>
        <w:tc>
          <w:tcPr>
            <w:tcW w:w="0" w:type="auto"/>
            <w:tcPrChange w:id="3626"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5079D0E" w14:textId="77777777" w:rsidR="00DA1741" w:rsidRDefault="00000000">
            <w:pPr>
              <w:pStyle w:val="Compact"/>
              <w:pPrChange w:id="3627" w:author="DIEGO CORDOBA URRUTIA" w:date="2026-06-07T04:36:00Z" w16du:dateUtc="2026-06-07T10:36:00Z">
                <w:pPr>
                  <w:jc w:val="both"/>
                </w:pPr>
              </w:pPrChange>
            </w:pPr>
            <w:r>
              <w:rPr>
                <w:rPrChange w:id="3628" w:author="DIEGO CORDOBA URRUTIA" w:date="2026-06-07T04:36:00Z" w16du:dateUtc="2026-06-07T10:36:00Z">
                  <w:rPr>
                    <w:rFonts w:ascii="Arial" w:eastAsia="Arial" w:hAnsi="Arial" w:cs="Arial"/>
                    <w:color w:val="000000"/>
                    <w:sz w:val="19"/>
                    <w:szCs w:val="19"/>
                  </w:rPr>
                </w:rPrChange>
              </w:rPr>
              <w:t>+MXN 677,000/MW-año</w:t>
            </w:r>
          </w:p>
        </w:tc>
        <w:tc>
          <w:tcPr>
            <w:tcW w:w="0" w:type="auto"/>
            <w:gridSpan w:val="2"/>
            <w:tcPrChange w:id="3629"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020E719" w14:textId="77777777" w:rsidR="00DA1741" w:rsidRDefault="00000000">
            <w:pPr>
              <w:pStyle w:val="Compact"/>
              <w:pPrChange w:id="3630" w:author="DIEGO CORDOBA URRUTIA" w:date="2026-06-07T04:36:00Z" w16du:dateUtc="2026-06-07T10:36:00Z">
                <w:pPr>
                  <w:jc w:val="both"/>
                </w:pPr>
              </w:pPrChange>
            </w:pPr>
            <w:r>
              <w:rPr>
                <w:rPrChange w:id="3631" w:author="DIEGO CORDOBA URRUTIA" w:date="2026-06-07T04:36:00Z" w16du:dateUtc="2026-06-07T10:36:00Z">
                  <w:rPr>
                    <w:rFonts w:ascii="Arial" w:eastAsia="Arial" w:hAnsi="Arial" w:cs="Arial"/>
                    <w:color w:val="000000"/>
                    <w:sz w:val="19"/>
                    <w:szCs w:val="19"/>
                  </w:rPr>
                </w:rPrChange>
              </w:rPr>
              <w:t>Eficiente largo plazo</w:t>
            </w:r>
          </w:p>
        </w:tc>
      </w:tr>
    </w:tbl>
    <w:p w14:paraId="2014555B" w14:textId="77777777" w:rsidR="00DA1741" w:rsidRPr="00A9569D" w:rsidRDefault="00000000">
      <w:pPr>
        <w:pStyle w:val="BodyText"/>
        <w:rPr>
          <w:lang w:val="es-419"/>
          <w:rPrChange w:id="3632" w:author="DIEGO CORDOBA URRUTIA" w:date="2026-06-07T04:36:00Z" w16du:dateUtc="2026-06-07T10:36:00Z">
            <w:rPr/>
          </w:rPrChange>
        </w:rPr>
        <w:pPrChange w:id="3633" w:author="DIEGO CORDOBA URRUTIA" w:date="2026-06-07T04:36:00Z" w16du:dateUtc="2026-06-07T10:36:00Z">
          <w:pPr>
            <w:spacing w:before="80" w:after="320" w:line="380" w:lineRule="auto"/>
            <w:jc w:val="center"/>
          </w:pPr>
        </w:pPrChange>
      </w:pPr>
      <w:r w:rsidRPr="00A9569D">
        <w:rPr>
          <w:lang w:val="es-419"/>
          <w:rPrChange w:id="3634" w:author="DIEGO CORDOBA URRUTIA" w:date="2026-06-07T04:36:00Z" w16du:dateUtc="2026-06-07T10:36:00Z">
            <w:rPr>
              <w:color w:val="888888"/>
              <w:sz w:val="20"/>
              <w:szCs w:val="20"/>
            </w:rPr>
          </w:rPrChange>
        </w:rPr>
        <w:t>Tabla 4.2: Comparación de precios esperados por mecanismo — capacidad 2,400 MW, contrato 10 años. El mecanismo VCG+Linkage ahorra MXN 2.3 B vs.</w:t>
      </w:r>
      <w:ins w:id="3635" w:author="DIEGO CORDOBA URRUTIA" w:date="2026-06-07T04:36:00Z" w16du:dateUtc="2026-06-07T10:36:00Z">
        <w:r w:rsidRPr="00A9569D">
          <w:rPr>
            <w:lang w:val="es-419"/>
          </w:rPr>
          <w:t> </w:t>
        </w:r>
      </w:ins>
      <w:del w:id="3636" w:author="DIEGO CORDOBA URRUTIA" w:date="2026-06-07T04:36:00Z" w16du:dateUtc="2026-06-07T10:36:00Z">
        <w:r w:rsidRPr="00DA5EBB">
          <w:rPr>
            <w:rFonts w:ascii="Arial" w:eastAsia="Arial" w:hAnsi="Arial" w:cs="Arial"/>
            <w:color w:val="888888"/>
            <w:sz w:val="20"/>
            <w:szCs w:val="20"/>
            <w:lang w:val="es-419"/>
          </w:rPr>
          <w:delText xml:space="preserve"> </w:delText>
        </w:r>
      </w:del>
      <w:r w:rsidRPr="00A9569D">
        <w:rPr>
          <w:lang w:val="es-419"/>
          <w:rPrChange w:id="3637" w:author="DIEGO CORDOBA URRUTIA" w:date="2026-06-07T04:36:00Z" w16du:dateUtc="2026-06-07T10:36:00Z">
            <w:rPr>
              <w:color w:val="888888"/>
              <w:sz w:val="20"/>
              <w:szCs w:val="20"/>
            </w:rPr>
          </w:rPrChange>
        </w:rPr>
        <w:t>subasta de primer precio.</w:t>
      </w:r>
    </w:p>
    <w:p w14:paraId="471B453D" w14:textId="77777777" w:rsidR="00DA1741" w:rsidRPr="00A9569D" w:rsidRDefault="00000000">
      <w:pPr>
        <w:pStyle w:val="Heading2"/>
        <w:rPr>
          <w:lang w:val="es-419"/>
          <w:rPrChange w:id="3638" w:author="DIEGO CORDOBA URRUTIA" w:date="2026-06-07T04:36:00Z" w16du:dateUtc="2026-06-07T10:36:00Z">
            <w:rPr/>
          </w:rPrChange>
        </w:rPr>
      </w:pPr>
      <w:bookmarkStart w:id="3639" w:name="_Toc231042704"/>
      <w:bookmarkStart w:id="3640" w:name="X69941582a6c23a9cfb0d13bf768b4806a780d73"/>
      <w:r w:rsidRPr="00A9569D">
        <w:rPr>
          <w:lang w:val="es-419"/>
          <w:rPrChange w:id="3641" w:author="DIEGO CORDOBA URRUTIA" w:date="2026-06-07T04:36:00Z" w16du:dateUtc="2026-06-07T10:36:00Z">
            <w:rPr/>
          </w:rPrChange>
        </w:rPr>
        <w:t>4.8</w:t>
      </w:r>
      <w:del w:id="3642" w:author="DIEGO CORDOBA URRUTIA" w:date="2026-06-07T04:36:00Z" w16du:dateUtc="2026-06-07T10:36:00Z">
        <w:r>
          <w:rPr>
            <w:rFonts w:ascii="Arial" w:eastAsia="Arial" w:hAnsi="Arial" w:cs="Arial"/>
            <w:color w:val="0F6E56"/>
          </w:rPr>
          <w:delText xml:space="preserve"> </w:delText>
        </w:r>
      </w:del>
      <w:r w:rsidRPr="00A9569D">
        <w:rPr>
          <w:lang w:val="es-419"/>
          <w:rPrChange w:id="3643" w:author="DIEGO CORDOBA URRUTIA" w:date="2026-06-07T04:36:00Z" w16du:dateUtc="2026-06-07T10:36:00Z">
            <w:rPr/>
          </w:rPrChange>
        </w:rPr>
        <w:t xml:space="preserve"> Implementación: Protocolo de Subasta para la CRE</w:t>
      </w:r>
      <w:bookmarkEnd w:id="3639"/>
    </w:p>
    <w:p w14:paraId="7C3C00CC" w14:textId="77777777" w:rsidR="00DA1741" w:rsidRDefault="00000000">
      <w:pPr>
        <w:pStyle w:val="FirstParagraph"/>
        <w:pPrChange w:id="3644" w:author="DIEGO CORDOBA URRUTIA" w:date="2026-06-07T04:36:00Z" w16du:dateUtc="2026-06-07T10:36:00Z">
          <w:pPr>
            <w:spacing w:after="200" w:line="380" w:lineRule="auto"/>
            <w:jc w:val="both"/>
          </w:pPr>
        </w:pPrChange>
      </w:pPr>
      <w:r w:rsidRPr="00A9569D">
        <w:rPr>
          <w:lang w:val="es-419"/>
          <w:rPrChange w:id="3645" w:author="DIEGO CORDOBA URRUTIA" w:date="2026-06-07T04:36:00Z" w16du:dateUtc="2026-06-07T10:36:00Z">
            <w:rPr>
              <w:color w:val="000000"/>
            </w:rPr>
          </w:rPrChange>
        </w:rPr>
        <w:t xml:space="preserve">La propuesta de mecanismo es implementable dentro del marco regulatorio actual sin reformar la Ley de la Industria Eléctrica. La CRE tiene facultades para emitir resoluciones que modifiquen la metodología de determinación de tarifas de servicios ancilares (artículo 52, LIE). </w:t>
      </w:r>
      <w:r>
        <w:rPr>
          <w:rPrChange w:id="3646" w:author="DIEGO CORDOBA URRUTIA" w:date="2026-06-07T04:36:00Z" w16du:dateUtc="2026-06-07T10:36:00Z">
            <w:rPr>
              <w:color w:val="000000"/>
            </w:rPr>
          </w:rPrChange>
        </w:rPr>
        <w:t>La transición propuesta en tres fases es:</w:t>
      </w:r>
    </w:p>
    <w:tbl>
      <w:tblPr>
        <w:tblStyle w:val="Table"/>
        <w:tblW w:w="5000" w:type="pct"/>
        <w:tblLook w:val="0020" w:firstRow="1" w:lastRow="0" w:firstColumn="0" w:lastColumn="0" w:noHBand="0" w:noVBand="0"/>
        <w:tblPrChange w:id="3647"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963"/>
        <w:gridCol w:w="1003"/>
        <w:gridCol w:w="2289"/>
        <w:gridCol w:w="1483"/>
        <w:gridCol w:w="2622"/>
        <w:tblGridChange w:id="3648">
          <w:tblGrid>
            <w:gridCol w:w="1"/>
            <w:gridCol w:w="1440"/>
            <w:gridCol w:w="522"/>
            <w:gridCol w:w="558"/>
            <w:gridCol w:w="445"/>
            <w:gridCol w:w="1955"/>
            <w:gridCol w:w="334"/>
            <w:gridCol w:w="1466"/>
            <w:gridCol w:w="17"/>
            <w:gridCol w:w="2622"/>
            <w:gridCol w:w="1"/>
          </w:tblGrid>
        </w:tblGridChange>
      </w:tblGrid>
      <w:tr w:rsidR="00DA1741" w14:paraId="73D83ACC" w14:textId="77777777" w:rsidTr="00A7071E">
        <w:tblPrEx>
          <w:tblPrExChange w:id="3649"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3650" w:author="DIEGO CORDOBA URRUTIA" w:date="2026-06-07T04:36:00Z" w16du:dateUtc="2026-06-07T10:36:00Z">
            <w:trPr>
              <w:gridBefore w:val="1"/>
              <w:tblHeader/>
            </w:trPr>
          </w:trPrChange>
        </w:trPr>
        <w:tc>
          <w:tcPr>
            <w:tcW w:w="0" w:type="auto"/>
            <w:tcPrChange w:id="3651" w:author="DIEGO CORDOBA URRUTIA" w:date="2026-06-07T04:36:00Z" w16du:dateUtc="2026-06-07T10:36:00Z">
              <w:tcPr>
                <w:tcW w:w="14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4F78D38"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65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653" w:author="DIEGO CORDOBA URRUTIA" w:date="2026-06-07T04:36:00Z" w16du:dateUtc="2026-06-07T10:36:00Z">
                  <w:rPr>
                    <w:rFonts w:ascii="Arial" w:eastAsia="Arial" w:hAnsi="Arial" w:cs="Arial"/>
                    <w:b/>
                    <w:bCs/>
                    <w:color w:val="FFFFFF"/>
                    <w:sz w:val="19"/>
                    <w:szCs w:val="19"/>
                  </w:rPr>
                </w:rPrChange>
              </w:rPr>
              <w:t>Fase</w:t>
            </w:r>
          </w:p>
        </w:tc>
        <w:tc>
          <w:tcPr>
            <w:tcW w:w="0" w:type="auto"/>
            <w:tcPrChange w:id="3654"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7F1619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65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656" w:author="DIEGO CORDOBA URRUTIA" w:date="2026-06-07T04:36:00Z" w16du:dateUtc="2026-06-07T10:36:00Z">
                  <w:rPr>
                    <w:rFonts w:ascii="Arial" w:eastAsia="Arial" w:hAnsi="Arial" w:cs="Arial"/>
                    <w:b/>
                    <w:bCs/>
                    <w:color w:val="FFFFFF"/>
                    <w:sz w:val="19"/>
                    <w:szCs w:val="19"/>
                  </w:rPr>
                </w:rPrChange>
              </w:rPr>
              <w:t>Año</w:t>
            </w:r>
          </w:p>
        </w:tc>
        <w:tc>
          <w:tcPr>
            <w:tcW w:w="0" w:type="auto"/>
            <w:tcPrChange w:id="3657"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23A3CF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65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659" w:author="DIEGO CORDOBA URRUTIA" w:date="2026-06-07T04:36:00Z" w16du:dateUtc="2026-06-07T10:36:00Z">
                  <w:rPr>
                    <w:rFonts w:ascii="Arial" w:eastAsia="Arial" w:hAnsi="Arial" w:cs="Arial"/>
                    <w:b/>
                    <w:bCs/>
                    <w:color w:val="FFFFFF"/>
                    <w:sz w:val="19"/>
                    <w:szCs w:val="19"/>
                  </w:rPr>
                </w:rPrChange>
              </w:rPr>
              <w:t>Mecanismo</w:t>
            </w:r>
          </w:p>
        </w:tc>
        <w:tc>
          <w:tcPr>
            <w:tcW w:w="0" w:type="auto"/>
            <w:tcPrChange w:id="366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F42B34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66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662" w:author="DIEGO CORDOBA URRUTIA" w:date="2026-06-07T04:36:00Z" w16du:dateUtc="2026-06-07T10:36:00Z">
                  <w:rPr>
                    <w:rFonts w:ascii="Arial" w:eastAsia="Arial" w:hAnsi="Arial" w:cs="Arial"/>
                    <w:b/>
                    <w:bCs/>
                    <w:color w:val="FFFFFF"/>
                    <w:sz w:val="19"/>
                    <w:szCs w:val="19"/>
                  </w:rPr>
                </w:rPrChange>
              </w:rPr>
              <w:t>Precio esperado</w:t>
            </w:r>
          </w:p>
        </w:tc>
        <w:tc>
          <w:tcPr>
            <w:tcW w:w="0" w:type="auto"/>
            <w:tcPrChange w:id="3663" w:author="DIEGO CORDOBA URRUTIA" w:date="2026-06-07T04:36:00Z" w16du:dateUtc="2026-06-07T10:36:00Z">
              <w:tcPr>
                <w:tcW w:w="264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CE40D2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66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665" w:author="DIEGO CORDOBA URRUTIA" w:date="2026-06-07T04:36:00Z" w16du:dateUtc="2026-06-07T10:36:00Z">
                  <w:rPr>
                    <w:rFonts w:ascii="Arial" w:eastAsia="Arial" w:hAnsi="Arial" w:cs="Arial"/>
                    <w:b/>
                    <w:bCs/>
                    <w:color w:val="FFFFFF"/>
                    <w:sz w:val="19"/>
                    <w:szCs w:val="19"/>
                  </w:rPr>
                </w:rPrChange>
              </w:rPr>
              <w:t>Acción regulatoria</w:t>
            </w:r>
          </w:p>
        </w:tc>
      </w:tr>
      <w:tr w:rsidR="00DA1741" w14:paraId="55F58837" w14:textId="77777777">
        <w:tblPrEx>
          <w:tblPrExChange w:id="3666" w:author="DIEGO CORDOBA URRUTIA" w:date="2026-06-07T04:36:00Z" w16du:dateUtc="2026-06-07T10:36:00Z">
            <w:tblPrEx>
              <w:tblCellMar>
                <w:top w:w="0" w:type="dxa"/>
                <w:bottom w:w="0" w:type="dxa"/>
              </w:tblCellMar>
            </w:tblPrEx>
          </w:tblPrExChange>
        </w:tblPrEx>
        <w:trPr>
          <w:trPrChange w:id="3667" w:author="DIEGO CORDOBA URRUTIA" w:date="2026-06-07T04:36:00Z" w16du:dateUtc="2026-06-07T10:36:00Z">
            <w:trPr>
              <w:gridBefore w:val="1"/>
            </w:trPr>
          </w:trPrChange>
        </w:trPr>
        <w:tc>
          <w:tcPr>
            <w:tcW w:w="0" w:type="auto"/>
            <w:tcPrChange w:id="3668" w:author="DIEGO CORDOBA URRUTIA" w:date="2026-06-07T04:36:00Z" w16du:dateUtc="2026-06-07T10:36:00Z">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9548A76" w14:textId="77777777" w:rsidR="00DA1741" w:rsidRDefault="00000000">
            <w:pPr>
              <w:pStyle w:val="Compact"/>
              <w:pPrChange w:id="3669" w:author="DIEGO CORDOBA URRUTIA" w:date="2026-06-07T04:36:00Z" w16du:dateUtc="2026-06-07T10:36:00Z">
                <w:pPr>
                  <w:jc w:val="both"/>
                </w:pPr>
              </w:pPrChange>
            </w:pPr>
            <w:r>
              <w:rPr>
                <w:rPrChange w:id="3670" w:author="DIEGO CORDOBA URRUTIA" w:date="2026-06-07T04:36:00Z" w16du:dateUtc="2026-06-07T10:36:00Z">
                  <w:rPr>
                    <w:rFonts w:ascii="Arial" w:eastAsia="Arial" w:hAnsi="Arial" w:cs="Arial"/>
                    <w:color w:val="000000"/>
                    <w:sz w:val="19"/>
                    <w:szCs w:val="19"/>
                  </w:rPr>
                </w:rPrChange>
              </w:rPr>
              <w:t>1 — Publicación informativa</w:t>
            </w:r>
          </w:p>
        </w:tc>
        <w:tc>
          <w:tcPr>
            <w:tcW w:w="0" w:type="auto"/>
            <w:tcPrChange w:id="3671"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B50AF5A" w14:textId="77777777" w:rsidR="00DA1741" w:rsidRDefault="00000000">
            <w:pPr>
              <w:pStyle w:val="Compact"/>
              <w:pPrChange w:id="3672" w:author="DIEGO CORDOBA URRUTIA" w:date="2026-06-07T04:36:00Z" w16du:dateUtc="2026-06-07T10:36:00Z">
                <w:pPr>
                  <w:jc w:val="both"/>
                </w:pPr>
              </w:pPrChange>
            </w:pPr>
            <w:r>
              <w:rPr>
                <w:rPrChange w:id="3673" w:author="DIEGO CORDOBA URRUTIA" w:date="2026-06-07T04:36:00Z" w16du:dateUtc="2026-06-07T10:36:00Z">
                  <w:rPr>
                    <w:rFonts w:ascii="Arial" w:eastAsia="Arial" w:hAnsi="Arial" w:cs="Arial"/>
                    <w:color w:val="000000"/>
                    <w:sz w:val="19"/>
                    <w:szCs w:val="19"/>
                  </w:rPr>
                </w:rPrChange>
              </w:rPr>
              <w:t>2026-2027</w:t>
            </w:r>
          </w:p>
        </w:tc>
        <w:tc>
          <w:tcPr>
            <w:tcW w:w="0" w:type="auto"/>
            <w:tcPrChange w:id="367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163EB68" w14:textId="77777777" w:rsidR="00DA1741" w:rsidRPr="00A9569D" w:rsidRDefault="00000000">
            <w:pPr>
              <w:pStyle w:val="Compact"/>
              <w:rPr>
                <w:lang w:val="es-419"/>
                <w:rPrChange w:id="3675" w:author="DIEGO CORDOBA URRUTIA" w:date="2026-06-07T04:36:00Z" w16du:dateUtc="2026-06-07T10:36:00Z">
                  <w:rPr/>
                </w:rPrChange>
              </w:rPr>
              <w:pPrChange w:id="3676" w:author="DIEGO CORDOBA URRUTIA" w:date="2026-06-07T04:36:00Z" w16du:dateUtc="2026-06-07T10:36:00Z">
                <w:pPr>
                  <w:jc w:val="both"/>
                </w:pPr>
              </w:pPrChange>
            </w:pPr>
            <w:r w:rsidRPr="00A9569D">
              <w:rPr>
                <w:lang w:val="es-419"/>
                <w:rPrChange w:id="3677" w:author="DIEGO CORDOBA URRUTIA" w:date="2026-06-07T04:36:00Z" w16du:dateUtc="2026-06-07T10:36:00Z">
                  <w:rPr>
                    <w:rFonts w:ascii="Arial" w:eastAsia="Arial" w:hAnsi="Arial" w:cs="Arial"/>
                    <w:color w:val="000000"/>
                    <w:sz w:val="19"/>
                    <w:szCs w:val="19"/>
                  </w:rPr>
                </w:rPrChange>
              </w:rPr>
              <w:t>Tarifa fija + publicación V_HJB</w:t>
            </w:r>
          </w:p>
        </w:tc>
        <w:tc>
          <w:tcPr>
            <w:tcW w:w="0" w:type="auto"/>
            <w:tcPrChange w:id="367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14ADB36" w14:textId="77777777" w:rsidR="00DA1741" w:rsidRDefault="00000000">
            <w:pPr>
              <w:pStyle w:val="Compact"/>
              <w:pPrChange w:id="3679" w:author="DIEGO CORDOBA URRUTIA" w:date="2026-06-07T04:36:00Z" w16du:dateUtc="2026-06-07T10:36:00Z">
                <w:pPr>
                  <w:jc w:val="both"/>
                </w:pPr>
              </w:pPrChange>
            </w:pPr>
            <w:r>
              <w:rPr>
                <w:rPrChange w:id="3680" w:author="DIEGO CORDOBA URRUTIA" w:date="2026-06-07T04:36:00Z" w16du:dateUtc="2026-06-07T10:36:00Z">
                  <w:rPr>
                    <w:rFonts w:ascii="Arial" w:eastAsia="Arial" w:hAnsi="Arial" w:cs="Arial"/>
                    <w:color w:val="000000"/>
                    <w:sz w:val="19"/>
                    <w:szCs w:val="19"/>
                  </w:rPr>
                </w:rPrChange>
              </w:rPr>
              <w:t>MXN 1,424,000</w:t>
            </w:r>
          </w:p>
        </w:tc>
        <w:tc>
          <w:tcPr>
            <w:tcW w:w="0" w:type="auto"/>
            <w:tcPrChange w:id="3681" w:author="DIEGO CORDOBA URRUTIA" w:date="2026-06-07T04:36:00Z" w16du:dateUtc="2026-06-07T10:36:00Z">
              <w:tcPr>
                <w:tcW w:w="26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FC865C8" w14:textId="77777777" w:rsidR="00DA1741" w:rsidRPr="00A9569D" w:rsidRDefault="00000000">
            <w:pPr>
              <w:pStyle w:val="Compact"/>
              <w:rPr>
                <w:lang w:val="es-419"/>
                <w:rPrChange w:id="3682" w:author="DIEGO CORDOBA URRUTIA" w:date="2026-06-07T04:36:00Z" w16du:dateUtc="2026-06-07T10:36:00Z">
                  <w:rPr/>
                </w:rPrChange>
              </w:rPr>
              <w:pPrChange w:id="3683" w:author="DIEGO CORDOBA URRUTIA" w:date="2026-06-07T04:36:00Z" w16du:dateUtc="2026-06-07T10:36:00Z">
                <w:pPr>
                  <w:jc w:val="both"/>
                </w:pPr>
              </w:pPrChange>
            </w:pPr>
            <w:r w:rsidRPr="00A9569D">
              <w:rPr>
                <w:lang w:val="es-419"/>
                <w:rPrChange w:id="3684" w:author="DIEGO CORDOBA URRUTIA" w:date="2026-06-07T04:36:00Z" w16du:dateUtc="2026-06-07T10:36:00Z">
                  <w:rPr>
                    <w:rFonts w:ascii="Arial" w:eastAsia="Arial" w:hAnsi="Arial" w:cs="Arial"/>
                    <w:color w:val="000000"/>
                    <w:sz w:val="19"/>
                    <w:szCs w:val="19"/>
                  </w:rPr>
                </w:rPrChange>
              </w:rPr>
              <w:t>CRE publica metodología HJB como referencia</w:t>
            </w:r>
          </w:p>
        </w:tc>
      </w:tr>
      <w:tr w:rsidR="00DA1741" w14:paraId="5ABA5961" w14:textId="77777777">
        <w:tblPrEx>
          <w:tblPrExChange w:id="3685" w:author="DIEGO CORDOBA URRUTIA" w:date="2026-06-07T04:36:00Z" w16du:dateUtc="2026-06-07T10:36:00Z">
            <w:tblPrEx>
              <w:tblCellMar>
                <w:top w:w="0" w:type="dxa"/>
                <w:bottom w:w="0" w:type="dxa"/>
              </w:tblCellMar>
            </w:tblPrEx>
          </w:tblPrExChange>
        </w:tblPrEx>
        <w:trPr>
          <w:trPrChange w:id="3686" w:author="DIEGO CORDOBA URRUTIA" w:date="2026-06-07T04:36:00Z" w16du:dateUtc="2026-06-07T10:36:00Z">
            <w:trPr>
              <w:gridBefore w:val="1"/>
            </w:trPr>
          </w:trPrChange>
        </w:trPr>
        <w:tc>
          <w:tcPr>
            <w:tcW w:w="0" w:type="auto"/>
            <w:tcPrChange w:id="3687" w:author="DIEGO CORDOBA URRUTIA" w:date="2026-06-07T04:36:00Z" w16du:dateUtc="2026-06-07T10:36:00Z">
              <w:tcPr>
                <w:tcW w:w="14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77788A9" w14:textId="77777777" w:rsidR="00DA1741" w:rsidRDefault="00000000">
            <w:pPr>
              <w:pStyle w:val="Compact"/>
              <w:pPrChange w:id="3688" w:author="DIEGO CORDOBA URRUTIA" w:date="2026-06-07T04:36:00Z" w16du:dateUtc="2026-06-07T10:36:00Z">
                <w:pPr>
                  <w:jc w:val="both"/>
                </w:pPr>
              </w:pPrChange>
            </w:pPr>
            <w:r>
              <w:rPr>
                <w:rPrChange w:id="3689" w:author="DIEGO CORDOBA URRUTIA" w:date="2026-06-07T04:36:00Z" w16du:dateUtc="2026-06-07T10:36:00Z">
                  <w:rPr>
                    <w:rFonts w:ascii="Arial" w:eastAsia="Arial" w:hAnsi="Arial" w:cs="Arial"/>
                    <w:color w:val="000000"/>
                    <w:sz w:val="19"/>
                    <w:szCs w:val="19"/>
                  </w:rPr>
                </w:rPrChange>
              </w:rPr>
              <w:lastRenderedPageBreak/>
              <w:t>2 — Subasta piloto</w:t>
            </w:r>
          </w:p>
        </w:tc>
        <w:tc>
          <w:tcPr>
            <w:tcW w:w="0" w:type="auto"/>
            <w:tcPrChange w:id="3690"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FC29DB3" w14:textId="77777777" w:rsidR="00DA1741" w:rsidRDefault="00000000">
            <w:pPr>
              <w:pStyle w:val="Compact"/>
              <w:pPrChange w:id="3691" w:author="DIEGO CORDOBA URRUTIA" w:date="2026-06-07T04:36:00Z" w16du:dateUtc="2026-06-07T10:36:00Z">
                <w:pPr>
                  <w:jc w:val="both"/>
                </w:pPr>
              </w:pPrChange>
            </w:pPr>
            <w:r>
              <w:rPr>
                <w:rPrChange w:id="3692" w:author="DIEGO CORDOBA URRUTIA" w:date="2026-06-07T04:36:00Z" w16du:dateUtc="2026-06-07T10:36:00Z">
                  <w:rPr>
                    <w:rFonts w:ascii="Arial" w:eastAsia="Arial" w:hAnsi="Arial" w:cs="Arial"/>
                    <w:color w:val="000000"/>
                    <w:sz w:val="19"/>
                    <w:szCs w:val="19"/>
                  </w:rPr>
                </w:rPrChange>
              </w:rPr>
              <w:t>2027-2028</w:t>
            </w:r>
          </w:p>
        </w:tc>
        <w:tc>
          <w:tcPr>
            <w:tcW w:w="0" w:type="auto"/>
            <w:tcPrChange w:id="3693"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828C1DA" w14:textId="77777777" w:rsidR="00DA1741" w:rsidRDefault="00000000">
            <w:pPr>
              <w:pStyle w:val="Compact"/>
              <w:pPrChange w:id="3694" w:author="DIEGO CORDOBA URRUTIA" w:date="2026-06-07T04:36:00Z" w16du:dateUtc="2026-06-07T10:36:00Z">
                <w:pPr>
                  <w:jc w:val="both"/>
                </w:pPr>
              </w:pPrChange>
            </w:pPr>
            <w:r>
              <w:rPr>
                <w:rPrChange w:id="3695" w:author="DIEGO CORDOBA URRUTIA" w:date="2026-06-07T04:36:00Z" w16du:dateUtc="2026-06-07T10:36:00Z">
                  <w:rPr>
                    <w:rFonts w:ascii="Arial" w:eastAsia="Arial" w:hAnsi="Arial" w:cs="Arial"/>
                    <w:color w:val="000000"/>
                    <w:sz w:val="19"/>
                    <w:szCs w:val="19"/>
                  </w:rPr>
                </w:rPrChange>
              </w:rPr>
              <w:t>Subasta mensual voluntaria (VCG)</w:t>
            </w:r>
          </w:p>
        </w:tc>
        <w:tc>
          <w:tcPr>
            <w:tcW w:w="0" w:type="auto"/>
            <w:tcPrChange w:id="369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EA1C2A1" w14:textId="77777777" w:rsidR="00DA1741" w:rsidRDefault="00000000">
            <w:pPr>
              <w:pStyle w:val="Compact"/>
              <w:pPrChange w:id="3697" w:author="DIEGO CORDOBA URRUTIA" w:date="2026-06-07T04:36:00Z" w16du:dateUtc="2026-06-07T10:36:00Z">
                <w:pPr>
                  <w:jc w:val="both"/>
                </w:pPr>
              </w:pPrChange>
            </w:pPr>
            <w:r>
              <w:rPr>
                <w:rPrChange w:id="3698" w:author="DIEGO CORDOBA URRUTIA" w:date="2026-06-07T04:36:00Z" w16du:dateUtc="2026-06-07T10:36:00Z">
                  <w:rPr>
                    <w:rFonts w:ascii="Arial" w:eastAsia="Arial" w:hAnsi="Arial" w:cs="Arial"/>
                    <w:color w:val="000000"/>
                    <w:sz w:val="19"/>
                    <w:szCs w:val="19"/>
                  </w:rPr>
                </w:rPrChange>
              </w:rPr>
              <w:t>MXN 1,718,000</w:t>
            </w:r>
          </w:p>
        </w:tc>
        <w:tc>
          <w:tcPr>
            <w:tcW w:w="0" w:type="auto"/>
            <w:tcPrChange w:id="3699" w:author="DIEGO CORDOBA URRUTIA" w:date="2026-06-07T04:36:00Z" w16du:dateUtc="2026-06-07T10:36:00Z">
              <w:tcPr>
                <w:tcW w:w="26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EB46CB0" w14:textId="77777777" w:rsidR="00DA1741" w:rsidRPr="00A9569D" w:rsidRDefault="00000000">
            <w:pPr>
              <w:pStyle w:val="Compact"/>
              <w:rPr>
                <w:lang w:val="es-419"/>
                <w:rPrChange w:id="3700" w:author="DIEGO CORDOBA URRUTIA" w:date="2026-06-07T04:36:00Z" w16du:dateUtc="2026-06-07T10:36:00Z">
                  <w:rPr/>
                </w:rPrChange>
              </w:rPr>
              <w:pPrChange w:id="3701" w:author="DIEGO CORDOBA URRUTIA" w:date="2026-06-07T04:36:00Z" w16du:dateUtc="2026-06-07T10:36:00Z">
                <w:pPr>
                  <w:jc w:val="both"/>
                </w:pPr>
              </w:pPrChange>
            </w:pPr>
            <w:r w:rsidRPr="00A9569D">
              <w:rPr>
                <w:lang w:val="es-419"/>
                <w:rPrChange w:id="3702" w:author="DIEGO CORDOBA URRUTIA" w:date="2026-06-07T04:36:00Z" w16du:dateUtc="2026-06-07T10:36:00Z">
                  <w:rPr>
                    <w:rFonts w:ascii="Arial" w:eastAsia="Arial" w:hAnsi="Arial" w:cs="Arial"/>
                    <w:color w:val="000000"/>
                    <w:sz w:val="19"/>
                    <w:szCs w:val="19"/>
                  </w:rPr>
                </w:rPrChange>
              </w:rPr>
              <w:t>Resolución CRE modifica metodología tarifaria</w:t>
            </w:r>
          </w:p>
        </w:tc>
      </w:tr>
      <w:tr w:rsidR="00DA1741" w14:paraId="1464BE25" w14:textId="77777777">
        <w:tblPrEx>
          <w:tblPrExChange w:id="3703" w:author="DIEGO CORDOBA URRUTIA" w:date="2026-06-07T04:36:00Z" w16du:dateUtc="2026-06-07T10:36:00Z">
            <w:tblPrEx>
              <w:tblCellMar>
                <w:top w:w="0" w:type="dxa"/>
                <w:bottom w:w="0" w:type="dxa"/>
              </w:tblCellMar>
            </w:tblPrEx>
          </w:tblPrExChange>
        </w:tblPrEx>
        <w:trPr>
          <w:trPrChange w:id="3704" w:author="DIEGO CORDOBA URRUTIA" w:date="2026-06-07T04:36:00Z" w16du:dateUtc="2026-06-07T10:36:00Z">
            <w:trPr>
              <w:gridBefore w:val="1"/>
            </w:trPr>
          </w:trPrChange>
        </w:trPr>
        <w:tc>
          <w:tcPr>
            <w:tcW w:w="0" w:type="auto"/>
            <w:tcPrChange w:id="3705" w:author="DIEGO CORDOBA URRUTIA" w:date="2026-06-07T04:36:00Z" w16du:dateUtc="2026-06-07T10:36:00Z">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A03B5FB" w14:textId="77777777" w:rsidR="00DA1741" w:rsidRDefault="00000000">
            <w:pPr>
              <w:pStyle w:val="Compact"/>
              <w:pPrChange w:id="3706" w:author="DIEGO CORDOBA URRUTIA" w:date="2026-06-07T04:36:00Z" w16du:dateUtc="2026-06-07T10:36:00Z">
                <w:pPr>
                  <w:jc w:val="both"/>
                </w:pPr>
              </w:pPrChange>
            </w:pPr>
            <w:r>
              <w:rPr>
                <w:rPrChange w:id="3707" w:author="DIEGO CORDOBA URRUTIA" w:date="2026-06-07T04:36:00Z" w16du:dateUtc="2026-06-07T10:36:00Z">
                  <w:rPr>
                    <w:rFonts w:ascii="Arial" w:eastAsia="Arial" w:hAnsi="Arial" w:cs="Arial"/>
                    <w:color w:val="000000"/>
                    <w:sz w:val="19"/>
                    <w:szCs w:val="19"/>
                  </w:rPr>
                </w:rPrChange>
              </w:rPr>
              <w:t>3 — Mercado pleno</w:t>
            </w:r>
          </w:p>
        </w:tc>
        <w:tc>
          <w:tcPr>
            <w:tcW w:w="0" w:type="auto"/>
            <w:tcPrChange w:id="3708"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B692C8F" w14:textId="77777777" w:rsidR="00DA1741" w:rsidRDefault="00000000">
            <w:pPr>
              <w:pStyle w:val="Compact"/>
              <w:pPrChange w:id="3709" w:author="DIEGO CORDOBA URRUTIA" w:date="2026-06-07T04:36:00Z" w16du:dateUtc="2026-06-07T10:36:00Z">
                <w:pPr>
                  <w:jc w:val="both"/>
                </w:pPr>
              </w:pPrChange>
            </w:pPr>
            <w:r>
              <w:rPr>
                <w:rPrChange w:id="3710" w:author="DIEGO CORDOBA URRUTIA" w:date="2026-06-07T04:36:00Z" w16du:dateUtc="2026-06-07T10:36:00Z">
                  <w:rPr>
                    <w:rFonts w:ascii="Arial" w:eastAsia="Arial" w:hAnsi="Arial" w:cs="Arial"/>
                    <w:color w:val="000000"/>
                    <w:sz w:val="19"/>
                    <w:szCs w:val="19"/>
                  </w:rPr>
                </w:rPrChange>
              </w:rPr>
              <w:t>2028+</w:t>
            </w:r>
          </w:p>
        </w:tc>
        <w:tc>
          <w:tcPr>
            <w:tcW w:w="0" w:type="auto"/>
            <w:tcPrChange w:id="3711"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DF43A3" w14:textId="77777777" w:rsidR="00DA1741" w:rsidRDefault="00000000">
            <w:pPr>
              <w:pStyle w:val="Compact"/>
              <w:pPrChange w:id="3712" w:author="DIEGO CORDOBA URRUTIA" w:date="2026-06-07T04:36:00Z" w16du:dateUtc="2026-06-07T10:36:00Z">
                <w:pPr>
                  <w:jc w:val="both"/>
                </w:pPr>
              </w:pPrChange>
            </w:pPr>
            <w:r>
              <w:rPr>
                <w:rPrChange w:id="3713" w:author="DIEGO CORDOBA URRUTIA" w:date="2026-06-07T04:36:00Z" w16du:dateUtc="2026-06-07T10:36:00Z">
                  <w:rPr>
                    <w:rFonts w:ascii="Arial" w:eastAsia="Arial" w:hAnsi="Arial" w:cs="Arial"/>
                    <w:color w:val="000000"/>
                    <w:sz w:val="19"/>
                    <w:szCs w:val="19"/>
                  </w:rPr>
                </w:rPrChange>
              </w:rPr>
              <w:t>Subasta obligatoria VCG+Linkage</w:t>
            </w:r>
          </w:p>
        </w:tc>
        <w:tc>
          <w:tcPr>
            <w:tcW w:w="0" w:type="auto"/>
            <w:tcPrChange w:id="3714"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32AE51" w14:textId="77777777" w:rsidR="00DA1741" w:rsidRDefault="00000000">
            <w:pPr>
              <w:pStyle w:val="Compact"/>
              <w:pPrChange w:id="3715" w:author="DIEGO CORDOBA URRUTIA" w:date="2026-06-07T04:36:00Z" w16du:dateUtc="2026-06-07T10:36:00Z">
                <w:pPr>
                  <w:jc w:val="both"/>
                </w:pPr>
              </w:pPrChange>
            </w:pPr>
            <w:r>
              <w:rPr>
                <w:rPrChange w:id="3716" w:author="DIEGO CORDOBA URRUTIA" w:date="2026-06-07T04:36:00Z" w16du:dateUtc="2026-06-07T10:36:00Z">
                  <w:rPr>
                    <w:rFonts w:ascii="Arial" w:eastAsia="Arial" w:hAnsi="Arial" w:cs="Arial"/>
                    <w:color w:val="000000"/>
                    <w:sz w:val="19"/>
                    <w:szCs w:val="19"/>
                  </w:rPr>
                </w:rPrChange>
              </w:rPr>
              <w:t>Precio endógeno</w:t>
            </w:r>
          </w:p>
        </w:tc>
        <w:tc>
          <w:tcPr>
            <w:tcW w:w="0" w:type="auto"/>
            <w:tcPrChange w:id="3717" w:author="DIEGO CORDOBA URRUTIA" w:date="2026-06-07T04:36:00Z" w16du:dateUtc="2026-06-07T10:36:00Z">
              <w:tcPr>
                <w:tcW w:w="26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F5614B2" w14:textId="77777777" w:rsidR="00DA1741" w:rsidRPr="00A9569D" w:rsidRDefault="00000000">
            <w:pPr>
              <w:pStyle w:val="Compact"/>
              <w:rPr>
                <w:lang w:val="es-419"/>
                <w:rPrChange w:id="3718" w:author="DIEGO CORDOBA URRUTIA" w:date="2026-06-07T04:36:00Z" w16du:dateUtc="2026-06-07T10:36:00Z">
                  <w:rPr/>
                </w:rPrChange>
              </w:rPr>
              <w:pPrChange w:id="3719" w:author="DIEGO CORDOBA URRUTIA" w:date="2026-06-07T04:36:00Z" w16du:dateUtc="2026-06-07T10:36:00Z">
                <w:pPr>
                  <w:jc w:val="both"/>
                </w:pPr>
              </w:pPrChange>
            </w:pPr>
            <w:r w:rsidRPr="00A9569D">
              <w:rPr>
                <w:lang w:val="es-419"/>
                <w:rPrChange w:id="3720" w:author="DIEGO CORDOBA URRUTIA" w:date="2026-06-07T04:36:00Z" w16du:dateUtc="2026-06-07T10:36:00Z">
                  <w:rPr>
                    <w:rFonts w:ascii="Arial" w:eastAsia="Arial" w:hAnsi="Arial" w:cs="Arial"/>
                    <w:color w:val="000000"/>
                    <w:sz w:val="19"/>
                    <w:szCs w:val="19"/>
                  </w:rPr>
                </w:rPrChange>
              </w:rPr>
              <w:t>Mercado de capacidad de regulación operativo</w:t>
            </w:r>
          </w:p>
        </w:tc>
      </w:tr>
    </w:tbl>
    <w:p w14:paraId="77DF3DDF" w14:textId="77777777" w:rsidR="00DA1741" w:rsidRPr="00A9569D" w:rsidRDefault="00000000">
      <w:pPr>
        <w:pStyle w:val="BodyText"/>
        <w:rPr>
          <w:lang w:val="es-419"/>
          <w:rPrChange w:id="3721" w:author="DIEGO CORDOBA URRUTIA" w:date="2026-06-07T04:36:00Z" w16du:dateUtc="2026-06-07T10:36:00Z">
            <w:rPr/>
          </w:rPrChange>
        </w:rPr>
        <w:pPrChange w:id="3722" w:author="DIEGO CORDOBA URRUTIA" w:date="2026-06-07T04:36:00Z" w16du:dateUtc="2026-06-07T10:36:00Z">
          <w:pPr>
            <w:spacing w:before="80" w:after="320" w:line="380" w:lineRule="auto"/>
            <w:jc w:val="center"/>
          </w:pPr>
        </w:pPrChange>
      </w:pPr>
      <w:r w:rsidRPr="00A9569D">
        <w:rPr>
          <w:lang w:val="es-419"/>
          <w:rPrChange w:id="3723" w:author="DIEGO CORDOBA URRUTIA" w:date="2026-06-07T04:36:00Z" w16du:dateUtc="2026-06-07T10:36:00Z">
            <w:rPr>
              <w:color w:val="888888"/>
              <w:sz w:val="20"/>
              <w:szCs w:val="20"/>
            </w:rPr>
          </w:rPrChange>
        </w:rPr>
        <w:t>Tabla 4.3: Hoja de ruta de transición hacia el mecanismo óptimo de subasta — Propuesta para CRE/CENACE.</w:t>
      </w:r>
    </w:p>
    <w:bookmarkEnd w:id="2964"/>
    <w:bookmarkEnd w:id="3640"/>
    <w:p w14:paraId="4A558933" w14:textId="77777777" w:rsidR="00DA1741" w:rsidRDefault="00000000">
      <w:pPr>
        <w:rPr>
          <w:del w:id="3724" w:author="DIEGO CORDOBA URRUTIA" w:date="2026-06-07T04:36:00Z" w16du:dateUtc="2026-06-07T10:36:00Z"/>
        </w:rPr>
      </w:pPr>
      <w:del w:id="3725" w:author="DIEGO CORDOBA URRUTIA" w:date="2026-06-07T04:36:00Z" w16du:dateUtc="2026-06-07T10:36:00Z">
        <w:r>
          <w:br/>
        </w:r>
      </w:del>
    </w:p>
    <w:p w14:paraId="4E7D46AA" w14:textId="77777777" w:rsidR="00DA1741" w:rsidRPr="00A9569D" w:rsidRDefault="00000000">
      <w:pPr>
        <w:pStyle w:val="Heading1"/>
        <w:rPr>
          <w:lang w:val="es-419"/>
          <w:rPrChange w:id="3726" w:author="DIEGO CORDOBA URRUTIA" w:date="2026-06-07T04:36:00Z" w16du:dateUtc="2026-06-07T10:36:00Z">
            <w:rPr/>
          </w:rPrChange>
        </w:rPr>
      </w:pPr>
      <w:bookmarkStart w:id="3727" w:name="_Toc231042705"/>
      <w:bookmarkStart w:id="3728" w:name="X12a776fc6acba67c63d7700b3439d8a5d2af4cf"/>
      <w:r w:rsidRPr="00A9569D">
        <w:rPr>
          <w:lang w:val="es-419"/>
          <w:rPrChange w:id="3729" w:author="DIEGO CORDOBA URRUTIA" w:date="2026-06-07T04:36:00Z" w16du:dateUtc="2026-06-07T10:36:00Z">
            <w:rPr/>
          </w:rPrChange>
        </w:rPr>
        <w:t xml:space="preserve">Capítulo 5 </w:t>
      </w:r>
      <w:del w:id="3730"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3731" w:author="DIEGO CORDOBA URRUTIA" w:date="2026-06-07T04:36:00Z" w16du:dateUtc="2026-06-07T10:36:00Z">
            <w:rPr/>
          </w:rPrChange>
        </w:rPr>
        <w:t>Aplicación Empírica — CENACE, Brecha de Valoración y Bienestar Social</w:t>
      </w:r>
      <w:bookmarkEnd w:id="3727"/>
    </w:p>
    <w:p w14:paraId="370CB921" w14:textId="77777777" w:rsidR="00DA1741" w:rsidRPr="00A9569D" w:rsidRDefault="00000000">
      <w:pPr>
        <w:pStyle w:val="Heading2"/>
        <w:rPr>
          <w:lang w:val="es-419"/>
          <w:rPrChange w:id="3732" w:author="DIEGO CORDOBA URRUTIA" w:date="2026-06-07T04:36:00Z" w16du:dateUtc="2026-06-07T10:36:00Z">
            <w:rPr/>
          </w:rPrChange>
        </w:rPr>
      </w:pPr>
      <w:bookmarkStart w:id="3733" w:name="_Toc231042706"/>
      <w:r w:rsidRPr="00A9569D">
        <w:rPr>
          <w:lang w:val="es-419"/>
          <w:rPrChange w:id="3734" w:author="DIEGO CORDOBA URRUTIA" w:date="2026-06-07T04:36:00Z" w16du:dateUtc="2026-06-07T10:36:00Z">
            <w:rPr/>
          </w:rPrChange>
        </w:rPr>
        <w:t>5.1</w:t>
      </w:r>
      <w:del w:id="3735" w:author="DIEGO CORDOBA URRUTIA" w:date="2026-06-07T04:36:00Z" w16du:dateUtc="2026-06-07T10:36:00Z">
        <w:r>
          <w:rPr>
            <w:rFonts w:ascii="Arial" w:eastAsia="Arial" w:hAnsi="Arial" w:cs="Arial"/>
            <w:color w:val="0F6E56"/>
          </w:rPr>
          <w:delText xml:space="preserve"> </w:delText>
        </w:r>
      </w:del>
      <w:r w:rsidRPr="00A9569D">
        <w:rPr>
          <w:lang w:val="es-419"/>
          <w:rPrChange w:id="3736" w:author="DIEGO CORDOBA URRUTIA" w:date="2026-06-07T04:36:00Z" w16du:dateUtc="2026-06-07T10:36:00Z">
            <w:rPr/>
          </w:rPrChange>
        </w:rPr>
        <w:t xml:space="preserve"> Estructura del MEM y los Datos</w:t>
      </w:r>
      <w:bookmarkEnd w:id="3733"/>
    </w:p>
    <w:p w14:paraId="7E270ADD" w14:textId="77777777" w:rsidR="00DA1741" w:rsidRPr="00A9569D" w:rsidRDefault="00000000">
      <w:pPr>
        <w:pStyle w:val="FirstParagraph"/>
        <w:rPr>
          <w:lang w:val="es-419"/>
          <w:rPrChange w:id="3737" w:author="DIEGO CORDOBA URRUTIA" w:date="2026-06-07T04:36:00Z" w16du:dateUtc="2026-06-07T10:36:00Z">
            <w:rPr/>
          </w:rPrChange>
        </w:rPr>
        <w:pPrChange w:id="3738" w:author="DIEGO CORDOBA URRUTIA" w:date="2026-06-07T04:36:00Z" w16du:dateUtc="2026-06-07T10:36:00Z">
          <w:pPr>
            <w:spacing w:after="200" w:line="380" w:lineRule="auto"/>
            <w:jc w:val="both"/>
          </w:pPr>
        </w:pPrChange>
      </w:pPr>
      <w:r w:rsidRPr="00A9569D">
        <w:rPr>
          <w:lang w:val="es-419"/>
          <w:rPrChange w:id="3739" w:author="DIEGO CORDOBA URRUTIA" w:date="2026-06-07T04:36:00Z" w16du:dateUtc="2026-06-07T10:36:00Z">
            <w:rPr>
              <w:color w:val="000000"/>
            </w:rPr>
          </w:rPrChange>
        </w:rPr>
        <w:t>El Mercado Eléctrico Mayorista (MEM) de México opera desde 2016 bajo la supervisión del CENACE como despacho centralizado de mínimo costo con mecanismos de precio marginal local. Los servicios ancilares se contratan mediante proceso de oferta mensual con precios validados —pero no determinados— por el mercado. Los datos primarios para la calibración del modelo comprenden 23,587,200 observaciones de frecuencia del SIN (nodo VZA-400, 4 segundos de resolución, enero 2022 — diciembre 2024), 47 contratos bilaterales de AGC registrados ante la CRE (2022-2024), y 36 resultados de subastas mensuales del CENACE.</w:t>
      </w:r>
    </w:p>
    <w:p w14:paraId="3AD8C55C" w14:textId="77777777" w:rsidR="00DA1741" w:rsidRPr="00A9569D" w:rsidRDefault="00000000">
      <w:pPr>
        <w:pStyle w:val="Heading2"/>
        <w:rPr>
          <w:lang w:val="es-419"/>
          <w:rPrChange w:id="3740" w:author="DIEGO CORDOBA URRUTIA" w:date="2026-06-07T04:36:00Z" w16du:dateUtc="2026-06-07T10:36:00Z">
            <w:rPr/>
          </w:rPrChange>
        </w:rPr>
      </w:pPr>
      <w:bookmarkStart w:id="3741" w:name="_Toc231042707"/>
      <w:r w:rsidRPr="00A9569D">
        <w:rPr>
          <w:lang w:val="es-419"/>
          <w:rPrChange w:id="3742" w:author="DIEGO CORDOBA URRUTIA" w:date="2026-06-07T04:36:00Z" w16du:dateUtc="2026-06-07T10:36:00Z">
            <w:rPr/>
          </w:rPrChange>
        </w:rPr>
        <w:t xml:space="preserve">5.2 </w:t>
      </w:r>
      <w:del w:id="3743" w:author="DIEGO CORDOBA URRUTIA" w:date="2026-06-07T04:36:00Z" w16du:dateUtc="2026-06-07T10:36:00Z">
        <w:r>
          <w:rPr>
            <w:rFonts w:ascii="Arial" w:eastAsia="Arial" w:hAnsi="Arial" w:cs="Arial"/>
            <w:color w:val="0F6E56"/>
          </w:rPr>
          <w:delText xml:space="preserve"> </w:delText>
        </w:r>
      </w:del>
      <w:r w:rsidRPr="00A9569D">
        <w:rPr>
          <w:lang w:val="es-419"/>
          <w:rPrChange w:id="3744" w:author="DIEGO CORDOBA URRUTIA" w:date="2026-06-07T04:36:00Z" w16du:dateUtc="2026-06-07T10:36:00Z">
            <w:rPr/>
          </w:rPrChange>
        </w:rPr>
        <w:t>Calibración Empírica</w:t>
      </w:r>
      <w:bookmarkEnd w:id="3741"/>
    </w:p>
    <w:p w14:paraId="291824AD" w14:textId="77777777" w:rsidR="00DA1741" w:rsidRPr="00A9569D" w:rsidRDefault="00000000">
      <w:pPr>
        <w:pStyle w:val="Heading3"/>
        <w:rPr>
          <w:lang w:val="es-419"/>
          <w:rPrChange w:id="3745" w:author="DIEGO CORDOBA URRUTIA" w:date="2026-06-07T04:36:00Z" w16du:dateUtc="2026-06-07T10:36:00Z">
            <w:rPr/>
          </w:rPrChange>
        </w:rPr>
      </w:pPr>
      <w:bookmarkStart w:id="3746" w:name="_Toc231042708"/>
      <w:r w:rsidRPr="00A9569D">
        <w:rPr>
          <w:lang w:val="es-419"/>
          <w:rPrChange w:id="3747" w:author="DIEGO CORDOBA URRUTIA" w:date="2026-06-07T04:36:00Z" w16du:dateUtc="2026-06-07T10:36:00Z">
            <w:rPr/>
          </w:rPrChange>
        </w:rPr>
        <w:t>5.2.1</w:t>
      </w:r>
      <w:del w:id="3748" w:author="DIEGO CORDOBA URRUTIA" w:date="2026-06-07T04:36:00Z" w16du:dateUtc="2026-06-07T10:36:00Z">
        <w:r>
          <w:rPr>
            <w:rFonts w:ascii="Arial" w:eastAsia="Arial" w:hAnsi="Arial" w:cs="Arial"/>
            <w:color w:val="0D2B45"/>
          </w:rPr>
          <w:delText xml:space="preserve"> </w:delText>
        </w:r>
      </w:del>
      <w:r w:rsidRPr="00A9569D">
        <w:rPr>
          <w:lang w:val="es-419"/>
          <w:rPrChange w:id="3749" w:author="DIEGO CORDOBA URRUTIA" w:date="2026-06-07T04:36:00Z" w16du:dateUtc="2026-06-07T10:36:00Z">
            <w:rPr/>
          </w:rPrChange>
        </w:rPr>
        <w:t xml:space="preserve"> Estimación MLE del Proceso OU</w:t>
      </w:r>
      <w:bookmarkEnd w:id="3746"/>
    </w:p>
    <w:p w14:paraId="1E43DAEA" w14:textId="77777777" w:rsidR="00DA1741" w:rsidRPr="00A9569D" w:rsidRDefault="00000000">
      <w:pPr>
        <w:pStyle w:val="FirstParagraph"/>
        <w:rPr>
          <w:lang w:val="es-419"/>
          <w:rPrChange w:id="3750" w:author="DIEGO CORDOBA URRUTIA" w:date="2026-06-07T04:36:00Z" w16du:dateUtc="2026-06-07T10:36:00Z">
            <w:rPr/>
          </w:rPrChange>
        </w:rPr>
        <w:pPrChange w:id="3751" w:author="DIEGO CORDOBA URRUTIA" w:date="2026-06-07T04:36:00Z" w16du:dateUtc="2026-06-07T10:36:00Z">
          <w:pPr>
            <w:spacing w:after="200" w:line="380" w:lineRule="auto"/>
            <w:jc w:val="both"/>
          </w:pPr>
        </w:pPrChange>
      </w:pPr>
      <w:r w:rsidRPr="00A9569D">
        <w:rPr>
          <w:lang w:val="es-419"/>
          <w:rPrChange w:id="3752" w:author="DIEGO CORDOBA URRUTIA" w:date="2026-06-07T04:36:00Z" w16du:dateUtc="2026-06-07T10:36:00Z">
            <w:rPr>
              <w:color w:val="000000"/>
            </w:rPr>
          </w:rPrChange>
        </w:rPr>
        <w:t xml:space="preserve">La función de log-verosimilitud del proceso OU discretizado a </w:t>
      </w:r>
      <w:r>
        <w:rPr>
          <w:rPrChange w:id="3753" w:author="DIEGO CORDOBA URRUTIA" w:date="2026-06-07T04:36:00Z" w16du:dateUtc="2026-06-07T10:36:00Z">
            <w:rPr>
              <w:color w:val="000000"/>
            </w:rPr>
          </w:rPrChange>
        </w:rPr>
        <w:t>Δ</w:t>
      </w:r>
      <w:r w:rsidRPr="00A9569D">
        <w:rPr>
          <w:lang w:val="es-419"/>
          <w:rPrChange w:id="3754" w:author="DIEGO CORDOBA URRUTIA" w:date="2026-06-07T04:36:00Z" w16du:dateUtc="2026-06-07T10:36:00Z">
            <w:rPr>
              <w:color w:val="000000"/>
            </w:rPr>
          </w:rPrChange>
        </w:rPr>
        <w:t>t = 4 segundos es:</w:t>
      </w:r>
    </w:p>
    <w:p w14:paraId="2C320339" w14:textId="77777777" w:rsidR="00DA1741" w:rsidRPr="00A9569D" w:rsidRDefault="00000000">
      <w:pPr>
        <w:pStyle w:val="BodyText"/>
        <w:rPr>
          <w:lang w:val="es-419"/>
          <w:rPrChange w:id="3755" w:author="DIEGO CORDOBA URRUTIA" w:date="2026-06-07T04:36:00Z" w16du:dateUtc="2026-06-07T10:36:00Z">
            <w:rPr/>
          </w:rPrChange>
        </w:rPr>
        <w:pPrChange w:id="3756" w:author="DIEGO CORDOBA URRUTIA" w:date="2026-06-07T04:36:00Z" w16du:dateUtc="2026-06-07T10:36:00Z">
          <w:pPr>
            <w:spacing w:before="240" w:after="240"/>
            <w:jc w:val="center"/>
          </w:pPr>
        </w:pPrChange>
      </w:pPr>
      <w:r w:rsidRPr="00A9569D">
        <w:rPr>
          <w:lang w:val="es-419"/>
          <w:rPrChange w:id="3757" w:author="DIEGO CORDOBA URRUTIA" w:date="2026-06-07T04:36:00Z" w16du:dateUtc="2026-06-07T10:36:00Z">
            <w:rPr>
              <w:rFonts w:ascii="Cambria Math" w:eastAsia="Cambria Math" w:hAnsi="Cambria Math" w:cs="Cambria Math"/>
              <w:color w:val="0D2B45"/>
              <w:sz w:val="22"/>
              <w:szCs w:val="22"/>
            </w:rPr>
          </w:rPrChange>
        </w:rPr>
        <w:t>ℓ(</w:t>
      </w:r>
      <w:r>
        <w:rPr>
          <w:rPrChange w:id="3758"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3759" w:author="DIEGO CORDOBA URRUTIA" w:date="2026-06-07T04:36:00Z" w16du:dateUtc="2026-06-07T10:36:00Z">
            <w:rPr>
              <w:rFonts w:ascii="Cambria Math" w:eastAsia="Cambria Math" w:hAnsi="Cambria Math" w:cs="Cambria Math"/>
              <w:color w:val="0D2B45"/>
              <w:sz w:val="22"/>
              <w:szCs w:val="22"/>
            </w:rPr>
          </w:rPrChange>
        </w:rPr>
        <w:t>,</w:t>
      </w:r>
      <w:r>
        <w:rPr>
          <w:rPrChange w:id="3760"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3761" w:author="DIEGO CORDOBA URRUTIA" w:date="2026-06-07T04:36:00Z" w16du:dateUtc="2026-06-07T10:36:00Z">
            <w:rPr>
              <w:rFonts w:ascii="Cambria Math" w:eastAsia="Cambria Math" w:hAnsi="Cambria Math" w:cs="Cambria Math"/>
              <w:color w:val="0D2B45"/>
              <w:sz w:val="22"/>
              <w:szCs w:val="22"/>
            </w:rPr>
          </w:rPrChange>
        </w:rPr>
        <w:t>,</w:t>
      </w:r>
      <w:r>
        <w:rPr>
          <w:rPrChange w:id="3762"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3763" w:author="DIEGO CORDOBA URRUTIA" w:date="2026-06-07T04:36:00Z" w16du:dateUtc="2026-06-07T10:36:00Z">
            <w:rPr>
              <w:rFonts w:ascii="Cambria Math" w:eastAsia="Cambria Math" w:hAnsi="Cambria Math" w:cs="Cambria Math"/>
              <w:color w:val="0D2B45"/>
              <w:sz w:val="22"/>
              <w:szCs w:val="22"/>
            </w:rPr>
          </w:rPrChange>
        </w:rPr>
        <w:t xml:space="preserve"> | {</w:t>
      </w:r>
      <w:r>
        <w:rPr>
          <w:rPrChange w:id="3764"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3765" w:author="DIEGO CORDOBA URRUTIA" w:date="2026-06-07T04:36:00Z" w16du:dateUtc="2026-06-07T10:36:00Z">
            <w:rPr>
              <w:rFonts w:ascii="Cambria Math" w:eastAsia="Cambria Math" w:hAnsi="Cambria Math" w:cs="Cambria Math"/>
              <w:color w:val="0D2B45"/>
              <w:sz w:val="22"/>
              <w:szCs w:val="22"/>
            </w:rPr>
          </w:rPrChange>
        </w:rPr>
        <w:t xml:space="preserve">f_t}) </w:t>
      </w:r>
      <w:ins w:id="3766" w:author="DIEGO CORDOBA URRUTIA" w:date="2026-06-07T04:36:00Z" w16du:dateUtc="2026-06-07T10:36:00Z">
        <w:r w:rsidRPr="00A9569D">
          <w:rPr>
            <w:lang w:val="es-419"/>
          </w:rPr>
          <w:t>=</w:t>
        </w:r>
      </w:ins>
      <w:del w:id="376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3768" w:author="DIEGO CORDOBA URRUTIA" w:date="2026-06-07T04:36:00Z" w16du:dateUtc="2026-06-07T10:36:00Z">
            <w:rPr>
              <w:rFonts w:ascii="Cambria Math" w:eastAsia="Cambria Math" w:hAnsi="Cambria Math" w:cs="Cambria Math"/>
              <w:color w:val="0D2B45"/>
              <w:sz w:val="22"/>
              <w:szCs w:val="22"/>
            </w:rPr>
          </w:rPrChange>
        </w:rPr>
        <w:t xml:space="preserve"> −N/2 · log(2</w:t>
      </w:r>
      <w:r>
        <w:rPr>
          <w:rPrChange w:id="3769" w:author="DIEGO CORDOBA URRUTIA" w:date="2026-06-07T04:36:00Z" w16du:dateUtc="2026-06-07T10:36:00Z">
            <w:rPr>
              <w:rFonts w:ascii="Cambria Math" w:eastAsia="Cambria Math" w:hAnsi="Cambria Math" w:cs="Cambria Math"/>
              <w:color w:val="0D2B45"/>
              <w:sz w:val="22"/>
              <w:szCs w:val="22"/>
            </w:rPr>
          </w:rPrChange>
        </w:rPr>
        <w:t>π</w:t>
      </w:r>
      <w:r w:rsidRPr="00A9569D">
        <w:rPr>
          <w:lang w:val="es-419"/>
          <w:rPrChange w:id="3770" w:author="DIEGO CORDOBA URRUTIA" w:date="2026-06-07T04:36:00Z" w16du:dateUtc="2026-06-07T10:36:00Z">
            <w:rPr>
              <w:rFonts w:ascii="Cambria Math" w:eastAsia="Cambria Math" w:hAnsi="Cambria Math" w:cs="Cambria Math"/>
              <w:color w:val="0D2B45"/>
              <w:sz w:val="22"/>
              <w:szCs w:val="22"/>
            </w:rPr>
          </w:rPrChange>
        </w:rPr>
        <w:t xml:space="preserve">s²) </w:t>
      </w:r>
      <w:ins w:id="3771" w:author="DIEGO CORDOBA URRUTIA" w:date="2026-06-07T04:36:00Z" w16du:dateUtc="2026-06-07T10:36:00Z">
        <w:r w:rsidRPr="00A9569D">
          <w:rPr>
            <w:lang w:val="es-419"/>
          </w:rPr>
          <w:t>−</w:t>
        </w:r>
      </w:ins>
      <w:del w:id="3772"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3773"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774" w:author="DIEGO CORDOBA URRUTIA" w:date="2026-06-07T04:36:00Z" w16du:dateUtc="2026-06-07T10:36:00Z">
            <w:rPr>
              <w:rFonts w:ascii="Cambria Math" w:eastAsia="Cambria Math" w:hAnsi="Cambria Math" w:cs="Cambria Math"/>
              <w:color w:val="0D2B45"/>
              <w:sz w:val="22"/>
              <w:szCs w:val="22"/>
            </w:rPr>
          </w:rPrChange>
        </w:rPr>
        <w:t>Σᵢ</w:t>
      </w:r>
      <w:r w:rsidRPr="00A9569D">
        <w:rPr>
          <w:lang w:val="es-419"/>
          <w:rPrChange w:id="3775"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3776"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3777" w:author="DIEGO CORDOBA URRUTIA" w:date="2026-06-07T04:36:00Z" w16du:dateUtc="2026-06-07T10:36:00Z">
            <w:rPr>
              <w:rFonts w:ascii="Cambria Math" w:eastAsia="Cambria Math" w:hAnsi="Cambria Math" w:cs="Cambria Math"/>
              <w:color w:val="0D2B45"/>
              <w:sz w:val="22"/>
              <w:szCs w:val="22"/>
            </w:rPr>
          </w:rPrChange>
        </w:rPr>
        <w:t>f_{i+1} − e^{−</w:t>
      </w:r>
      <w:proofErr w:type="spellStart"/>
      <w:r>
        <w:rPr>
          <w:rPrChange w:id="3778" w:author="DIEGO CORDOBA URRUTIA" w:date="2026-06-07T04:36:00Z" w16du:dateUtc="2026-06-07T10:36:00Z">
            <w:rPr>
              <w:rFonts w:ascii="Cambria Math" w:eastAsia="Cambria Math" w:hAnsi="Cambria Math" w:cs="Cambria Math"/>
              <w:color w:val="0D2B45"/>
              <w:sz w:val="22"/>
              <w:szCs w:val="22"/>
            </w:rPr>
          </w:rPrChange>
        </w:rPr>
        <w:t>κΔ</w:t>
      </w:r>
      <w:proofErr w:type="spellEnd"/>
      <w:r w:rsidRPr="00A9569D">
        <w:rPr>
          <w:lang w:val="es-419"/>
          <w:rPrChange w:id="3779" w:author="DIEGO CORDOBA URRUTIA" w:date="2026-06-07T04:36:00Z" w16du:dateUtc="2026-06-07T10:36:00Z">
            <w:rPr>
              <w:rFonts w:ascii="Cambria Math" w:eastAsia="Cambria Math" w:hAnsi="Cambria Math" w:cs="Cambria Math"/>
              <w:color w:val="0D2B45"/>
              <w:sz w:val="22"/>
              <w:szCs w:val="22"/>
            </w:rPr>
          </w:rPrChange>
        </w:rPr>
        <w:t>t}</w:t>
      </w:r>
      <w:r>
        <w:rPr>
          <w:rPrChange w:id="3780"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3781" w:author="DIEGO CORDOBA URRUTIA" w:date="2026-06-07T04:36:00Z" w16du:dateUtc="2026-06-07T10:36:00Z">
            <w:rPr>
              <w:rFonts w:ascii="Cambria Math" w:eastAsia="Cambria Math" w:hAnsi="Cambria Math" w:cs="Cambria Math"/>
              <w:color w:val="0D2B45"/>
              <w:sz w:val="22"/>
              <w:szCs w:val="22"/>
            </w:rPr>
          </w:rPrChange>
        </w:rPr>
        <w:t xml:space="preserve">f_i − </w:t>
      </w:r>
      <w:r>
        <w:rPr>
          <w:rPrChange w:id="3782"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3783" w:author="DIEGO CORDOBA URRUTIA" w:date="2026-06-07T04:36:00Z" w16du:dateUtc="2026-06-07T10:36:00Z">
            <w:rPr>
              <w:rFonts w:ascii="Cambria Math" w:eastAsia="Cambria Math" w:hAnsi="Cambria Math" w:cs="Cambria Math"/>
              <w:color w:val="0D2B45"/>
              <w:sz w:val="22"/>
              <w:szCs w:val="22"/>
            </w:rPr>
          </w:rPrChange>
        </w:rPr>
        <w:t>(1−e^{−</w:t>
      </w:r>
      <w:proofErr w:type="spellStart"/>
      <w:r>
        <w:rPr>
          <w:rPrChange w:id="3784" w:author="DIEGO CORDOBA URRUTIA" w:date="2026-06-07T04:36:00Z" w16du:dateUtc="2026-06-07T10:36:00Z">
            <w:rPr>
              <w:rFonts w:ascii="Cambria Math" w:eastAsia="Cambria Math" w:hAnsi="Cambria Math" w:cs="Cambria Math"/>
              <w:color w:val="0D2B45"/>
              <w:sz w:val="22"/>
              <w:szCs w:val="22"/>
            </w:rPr>
          </w:rPrChange>
        </w:rPr>
        <w:t>κΔ</w:t>
      </w:r>
      <w:proofErr w:type="spellEnd"/>
      <w:r w:rsidRPr="00A9569D">
        <w:rPr>
          <w:lang w:val="es-419"/>
          <w:rPrChange w:id="3785" w:author="DIEGO CORDOBA URRUTIA" w:date="2026-06-07T04:36:00Z" w16du:dateUtc="2026-06-07T10:36:00Z">
            <w:rPr>
              <w:rFonts w:ascii="Cambria Math" w:eastAsia="Cambria Math" w:hAnsi="Cambria Math" w:cs="Cambria Math"/>
              <w:color w:val="0D2B45"/>
              <w:sz w:val="22"/>
              <w:szCs w:val="22"/>
            </w:rPr>
          </w:rPrChange>
        </w:rPr>
        <w:t>t}))² / (2s²)</w:t>
      </w:r>
    </w:p>
    <w:p w14:paraId="15B26EBC" w14:textId="77777777" w:rsidR="00DA1741" w:rsidRPr="00A9569D" w:rsidRDefault="00000000">
      <w:pPr>
        <w:pStyle w:val="BodyText"/>
        <w:rPr>
          <w:lang w:val="es-419"/>
          <w:rPrChange w:id="3786" w:author="DIEGO CORDOBA URRUTIA" w:date="2026-06-07T04:36:00Z" w16du:dateUtc="2026-06-07T10:36:00Z">
            <w:rPr/>
          </w:rPrChange>
        </w:rPr>
        <w:pPrChange w:id="3787" w:author="DIEGO CORDOBA URRUTIA" w:date="2026-06-07T04:36:00Z" w16du:dateUtc="2026-06-07T10:36:00Z">
          <w:pPr>
            <w:spacing w:after="200" w:line="380" w:lineRule="auto"/>
            <w:jc w:val="both"/>
          </w:pPr>
        </w:pPrChange>
      </w:pPr>
      <w:r w:rsidRPr="00A9569D">
        <w:rPr>
          <w:lang w:val="es-419"/>
          <w:rPrChange w:id="3788" w:author="DIEGO CORDOBA URRUTIA" w:date="2026-06-07T04:36:00Z" w16du:dateUtc="2026-06-07T10:36:00Z">
            <w:rPr>
              <w:color w:val="000000"/>
            </w:rPr>
          </w:rPrChange>
        </w:rPr>
        <w:t xml:space="preserve">donde s² = </w:t>
      </w:r>
      <w:r>
        <w:rPr>
          <w:rPrChange w:id="3789" w:author="DIEGO CORDOBA URRUTIA" w:date="2026-06-07T04:36:00Z" w16du:dateUtc="2026-06-07T10:36:00Z">
            <w:rPr>
              <w:color w:val="000000"/>
            </w:rPr>
          </w:rPrChange>
        </w:rPr>
        <w:t>σ</w:t>
      </w:r>
      <w:r w:rsidRPr="00A9569D">
        <w:rPr>
          <w:lang w:val="es-419"/>
          <w:rPrChange w:id="3790" w:author="DIEGO CORDOBA URRUTIA" w:date="2026-06-07T04:36:00Z" w16du:dateUtc="2026-06-07T10:36:00Z">
            <w:rPr>
              <w:color w:val="000000"/>
            </w:rPr>
          </w:rPrChange>
        </w:rPr>
        <w:t>²(1−e^{−2</w:t>
      </w:r>
      <w:r>
        <w:rPr>
          <w:rPrChange w:id="3791" w:author="DIEGO CORDOBA URRUTIA" w:date="2026-06-07T04:36:00Z" w16du:dateUtc="2026-06-07T10:36:00Z">
            <w:rPr>
              <w:color w:val="000000"/>
            </w:rPr>
          </w:rPrChange>
        </w:rPr>
        <w:t>κΔ</w:t>
      </w:r>
      <w:r w:rsidRPr="00A9569D">
        <w:rPr>
          <w:lang w:val="es-419"/>
          <w:rPrChange w:id="3792" w:author="DIEGO CORDOBA URRUTIA" w:date="2026-06-07T04:36:00Z" w16du:dateUtc="2026-06-07T10:36:00Z">
            <w:rPr>
              <w:color w:val="000000"/>
            </w:rPr>
          </w:rPrChange>
        </w:rPr>
        <w:t>t})/(2</w:t>
      </w:r>
      <w:r>
        <w:rPr>
          <w:rPrChange w:id="3793" w:author="DIEGO CORDOBA URRUTIA" w:date="2026-06-07T04:36:00Z" w16du:dateUtc="2026-06-07T10:36:00Z">
            <w:rPr>
              <w:color w:val="000000"/>
            </w:rPr>
          </w:rPrChange>
        </w:rPr>
        <w:t>κ</w:t>
      </w:r>
      <w:r w:rsidRPr="00A9569D">
        <w:rPr>
          <w:lang w:val="es-419"/>
          <w:rPrChange w:id="3794" w:author="DIEGO CORDOBA URRUTIA" w:date="2026-06-07T04:36:00Z" w16du:dateUtc="2026-06-07T10:36:00Z">
            <w:rPr>
              <w:color w:val="000000"/>
            </w:rPr>
          </w:rPrChange>
        </w:rPr>
        <w:t xml:space="preserve">). Los estimadores MLE con sus errores estándar asintóticos se reportaron en la Tabla 1.2. El test LR para </w:t>
      </w:r>
      <w:r>
        <w:rPr>
          <w:rPrChange w:id="3795" w:author="DIEGO CORDOBA URRUTIA" w:date="2026-06-07T04:36:00Z" w16du:dateUtc="2026-06-07T10:36:00Z">
            <w:rPr>
              <w:color w:val="000000"/>
            </w:rPr>
          </w:rPrChange>
        </w:rPr>
        <w:t>κ</w:t>
      </w:r>
      <w:r w:rsidRPr="00A9569D">
        <w:rPr>
          <w:lang w:val="es-419"/>
          <w:rPrChange w:id="3796" w:author="DIEGO CORDOBA URRUTIA" w:date="2026-06-07T04:36:00Z" w16du:dateUtc="2026-06-07T10:36:00Z">
            <w:rPr>
              <w:color w:val="000000"/>
            </w:rPr>
          </w:rPrChange>
        </w:rPr>
        <w:t>=0 (caminata aleatoria) rechaza fuertemente con LR = 47,284 (p &lt; 10⁻¹⁰⁰). El test K-S de normalidad de residuos no rechaza (D = 0.0043, p = 0.317).</w:t>
      </w:r>
    </w:p>
    <w:p w14:paraId="794EF1A5" w14:textId="77777777" w:rsidR="00DA1741" w:rsidRDefault="00000000">
      <w:pPr>
        <w:pStyle w:val="Heading3"/>
      </w:pPr>
      <w:bookmarkStart w:id="3797" w:name="_Toc231042709"/>
      <w:r>
        <w:rPr>
          <w:rFonts w:ascii="Arial" w:eastAsia="Arial" w:hAnsi="Arial" w:cs="Arial"/>
          <w:color w:val="0D2B45"/>
        </w:rPr>
        <w:t>5.2.2</w:t>
      </w:r>
      <w:del w:id="3798" w:author="DIEGO CORDOBA URRUTIA" w:date="2026-06-07T04:36:00Z" w16du:dateUtc="2026-06-07T10:36:00Z">
        <w:r>
          <w:rPr>
            <w:rFonts w:ascii="Arial" w:eastAsia="Arial" w:hAnsi="Arial" w:cs="Arial"/>
            <w:color w:val="0D2B45"/>
          </w:rPr>
          <w:delText xml:space="preserve"> </w:delText>
        </w:r>
      </w:del>
      <w:r>
        <w:rPr>
          <w:rFonts w:ascii="Arial" w:eastAsia="Arial" w:hAnsi="Arial" w:cs="Arial"/>
          <w:color w:val="0D2B45"/>
        </w:rPr>
        <w:t xml:space="preserve"> Los 147 </w:t>
      </w:r>
      <w:proofErr w:type="spellStart"/>
      <w:r>
        <w:rPr>
          <w:rFonts w:ascii="Arial" w:eastAsia="Arial" w:hAnsi="Arial" w:cs="Arial"/>
          <w:color w:val="0D2B45"/>
        </w:rPr>
        <w:t>Eventos</w:t>
      </w:r>
      <w:proofErr w:type="spellEnd"/>
      <w:r>
        <w:rPr>
          <w:rFonts w:ascii="Arial" w:eastAsia="Arial" w:hAnsi="Arial" w:cs="Arial"/>
          <w:color w:val="0D2B45"/>
        </w:rPr>
        <w:t xml:space="preserve"> de Disturbancia</w:t>
      </w:r>
      <w:bookmarkEnd w:id="3797"/>
    </w:p>
    <w:tbl>
      <w:tblPr>
        <w:tblStyle w:val="Table"/>
        <w:tblW w:w="5000" w:type="pct"/>
        <w:tblLook w:val="0020" w:firstRow="1" w:lastRow="0" w:firstColumn="0" w:lastColumn="0" w:noHBand="0" w:noVBand="0"/>
        <w:tblPrChange w:id="3799"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784"/>
        <w:gridCol w:w="1092"/>
        <w:gridCol w:w="1727"/>
        <w:gridCol w:w="1700"/>
        <w:gridCol w:w="2057"/>
        <w:tblGridChange w:id="3800">
          <w:tblGrid>
            <w:gridCol w:w="1"/>
            <w:gridCol w:w="2700"/>
            <w:gridCol w:w="83"/>
            <w:gridCol w:w="1092"/>
            <w:gridCol w:w="25"/>
            <w:gridCol w:w="1702"/>
            <w:gridCol w:w="98"/>
            <w:gridCol w:w="1500"/>
            <w:gridCol w:w="102"/>
            <w:gridCol w:w="2057"/>
            <w:gridCol w:w="1"/>
          </w:tblGrid>
        </w:tblGridChange>
      </w:tblGrid>
      <w:tr w:rsidR="00DA1741" w14:paraId="443C020A" w14:textId="77777777" w:rsidTr="00A7071E">
        <w:tblPrEx>
          <w:tblPrExChange w:id="3801"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3802" w:author="DIEGO CORDOBA URRUTIA" w:date="2026-06-07T04:36:00Z" w16du:dateUtc="2026-06-07T10:36:00Z">
            <w:trPr>
              <w:gridBefore w:val="1"/>
              <w:tblHeader/>
            </w:trPr>
          </w:trPrChange>
        </w:trPr>
        <w:tc>
          <w:tcPr>
            <w:tcW w:w="0" w:type="auto"/>
            <w:tcPrChange w:id="3803"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4992E7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80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805" w:author="DIEGO CORDOBA URRUTIA" w:date="2026-06-07T04:36:00Z" w16du:dateUtc="2026-06-07T10:36:00Z">
                  <w:rPr>
                    <w:rFonts w:ascii="Arial" w:eastAsia="Arial" w:hAnsi="Arial" w:cs="Arial"/>
                    <w:b/>
                    <w:bCs/>
                    <w:color w:val="FFFFFF"/>
                    <w:sz w:val="19"/>
                    <w:szCs w:val="19"/>
                  </w:rPr>
                </w:rPrChange>
              </w:rPr>
              <w:t>Causa</w:t>
            </w:r>
          </w:p>
        </w:tc>
        <w:tc>
          <w:tcPr>
            <w:tcW w:w="0" w:type="auto"/>
            <w:tcPrChange w:id="3806"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39972A9"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80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808" w:author="DIEGO CORDOBA URRUTIA" w:date="2026-06-07T04:36:00Z" w16du:dateUtc="2026-06-07T10:36:00Z">
                  <w:rPr>
                    <w:rFonts w:ascii="Arial" w:eastAsia="Arial" w:hAnsi="Arial" w:cs="Arial"/>
                    <w:b/>
                    <w:bCs/>
                    <w:color w:val="FFFFFF"/>
                    <w:sz w:val="19"/>
                    <w:szCs w:val="19"/>
                  </w:rPr>
                </w:rPrChange>
              </w:rPr>
              <w:t>Eventos</w:t>
            </w:r>
          </w:p>
        </w:tc>
        <w:tc>
          <w:tcPr>
            <w:tcW w:w="0" w:type="auto"/>
            <w:tcPrChange w:id="380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0D0A3E6"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810"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811" w:author="DIEGO CORDOBA URRUTIA" w:date="2026-06-07T04:36:00Z" w16du:dateUtc="2026-06-07T10:36:00Z">
                  <w:rPr>
                    <w:rFonts w:ascii="Arial" w:eastAsia="Arial" w:hAnsi="Arial" w:cs="Arial"/>
                    <w:b/>
                    <w:bCs/>
                    <w:color w:val="FFFFFF"/>
                    <w:sz w:val="19"/>
                    <w:szCs w:val="19"/>
                  </w:rPr>
                </w:rPrChange>
              </w:rPr>
              <w:t>Desv. Máx. Media</w:t>
            </w:r>
          </w:p>
        </w:tc>
        <w:tc>
          <w:tcPr>
            <w:tcW w:w="0" w:type="auto"/>
            <w:tcPrChange w:id="3812"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F2C749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81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814" w:author="DIEGO CORDOBA URRUTIA" w:date="2026-06-07T04:36:00Z" w16du:dateUtc="2026-06-07T10:36:00Z">
                  <w:rPr>
                    <w:rFonts w:ascii="Arial" w:eastAsia="Arial" w:hAnsi="Arial" w:cs="Arial"/>
                    <w:b/>
                    <w:bCs/>
                    <w:color w:val="FFFFFF"/>
                    <w:sz w:val="19"/>
                    <w:szCs w:val="19"/>
                  </w:rPr>
                </w:rPrChange>
              </w:rPr>
              <w:t>Duración Media</w:t>
            </w:r>
          </w:p>
        </w:tc>
        <w:tc>
          <w:tcPr>
            <w:tcW w:w="0" w:type="auto"/>
            <w:tcPrChange w:id="3815"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7827E8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81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817" w:author="DIEGO CORDOBA URRUTIA" w:date="2026-06-07T04:36:00Z" w16du:dateUtc="2026-06-07T10:36:00Z">
                  <w:rPr>
                    <w:rFonts w:ascii="Arial" w:eastAsia="Arial" w:hAnsi="Arial" w:cs="Arial"/>
                    <w:b/>
                    <w:bCs/>
                    <w:color w:val="FFFFFF"/>
                    <w:sz w:val="19"/>
                    <w:szCs w:val="19"/>
                  </w:rPr>
                </w:rPrChange>
              </w:rPr>
              <w:t>Activación Contrato</w:t>
            </w:r>
          </w:p>
        </w:tc>
      </w:tr>
      <w:tr w:rsidR="00DA1741" w14:paraId="3274A930" w14:textId="77777777">
        <w:tblPrEx>
          <w:tblPrExChange w:id="3818" w:author="DIEGO CORDOBA URRUTIA" w:date="2026-06-07T04:36:00Z" w16du:dateUtc="2026-06-07T10:36:00Z">
            <w:tblPrEx>
              <w:tblCellMar>
                <w:top w:w="0" w:type="dxa"/>
                <w:bottom w:w="0" w:type="dxa"/>
              </w:tblCellMar>
            </w:tblPrEx>
          </w:tblPrExChange>
        </w:tblPrEx>
        <w:trPr>
          <w:trPrChange w:id="3819" w:author="DIEGO CORDOBA URRUTIA" w:date="2026-06-07T04:36:00Z" w16du:dateUtc="2026-06-07T10:36:00Z">
            <w:trPr>
              <w:gridBefore w:val="1"/>
            </w:trPr>
          </w:trPrChange>
        </w:trPr>
        <w:tc>
          <w:tcPr>
            <w:tcW w:w="0" w:type="auto"/>
            <w:tcPrChange w:id="3820"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D27180B" w14:textId="77777777" w:rsidR="00DA1741" w:rsidRDefault="00000000">
            <w:pPr>
              <w:pStyle w:val="Compact"/>
              <w:pPrChange w:id="3821" w:author="DIEGO CORDOBA URRUTIA" w:date="2026-06-07T04:36:00Z" w16du:dateUtc="2026-06-07T10:36:00Z">
                <w:pPr>
                  <w:jc w:val="both"/>
                </w:pPr>
              </w:pPrChange>
            </w:pPr>
            <w:r>
              <w:rPr>
                <w:rPrChange w:id="3822" w:author="DIEGO CORDOBA URRUTIA" w:date="2026-06-07T04:36:00Z" w16du:dateUtc="2026-06-07T10:36:00Z">
                  <w:rPr>
                    <w:rFonts w:ascii="Arial" w:eastAsia="Arial" w:hAnsi="Arial" w:cs="Arial"/>
                    <w:color w:val="000000"/>
                    <w:sz w:val="19"/>
                    <w:szCs w:val="19"/>
                  </w:rPr>
                </w:rPrChange>
              </w:rPr>
              <w:t>Pérdida generación &gt;500 MW</w:t>
            </w:r>
          </w:p>
        </w:tc>
        <w:tc>
          <w:tcPr>
            <w:tcW w:w="0" w:type="auto"/>
            <w:tcPrChange w:id="3823"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FD232BD" w14:textId="77777777" w:rsidR="00DA1741" w:rsidRDefault="00000000">
            <w:pPr>
              <w:pStyle w:val="Compact"/>
              <w:pPrChange w:id="3824" w:author="DIEGO CORDOBA URRUTIA" w:date="2026-06-07T04:36:00Z" w16du:dateUtc="2026-06-07T10:36:00Z">
                <w:pPr>
                  <w:jc w:val="both"/>
                </w:pPr>
              </w:pPrChange>
            </w:pPr>
            <w:r>
              <w:rPr>
                <w:rPrChange w:id="3825" w:author="DIEGO CORDOBA URRUTIA" w:date="2026-06-07T04:36:00Z" w16du:dateUtc="2026-06-07T10:36:00Z">
                  <w:rPr>
                    <w:rFonts w:ascii="Arial" w:eastAsia="Arial" w:hAnsi="Arial" w:cs="Arial"/>
                    <w:color w:val="000000"/>
                    <w:sz w:val="19"/>
                    <w:szCs w:val="19"/>
                  </w:rPr>
                </w:rPrChange>
              </w:rPr>
              <w:t>38</w:t>
            </w:r>
          </w:p>
        </w:tc>
        <w:tc>
          <w:tcPr>
            <w:tcW w:w="0" w:type="auto"/>
            <w:tcPrChange w:id="382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DF16735" w14:textId="77777777" w:rsidR="00DA1741" w:rsidRDefault="00000000">
            <w:pPr>
              <w:pStyle w:val="Compact"/>
              <w:pPrChange w:id="3827" w:author="DIEGO CORDOBA URRUTIA" w:date="2026-06-07T04:36:00Z" w16du:dateUtc="2026-06-07T10:36:00Z">
                <w:pPr>
                  <w:jc w:val="both"/>
                </w:pPr>
              </w:pPrChange>
            </w:pPr>
            <w:r>
              <w:rPr>
                <w:rPrChange w:id="3828" w:author="DIEGO CORDOBA URRUTIA" w:date="2026-06-07T04:36:00Z" w16du:dateUtc="2026-06-07T10:36:00Z">
                  <w:rPr>
                    <w:rFonts w:ascii="Arial" w:eastAsia="Arial" w:hAnsi="Arial" w:cs="Arial"/>
                    <w:color w:val="000000"/>
                    <w:sz w:val="19"/>
                    <w:szCs w:val="19"/>
                  </w:rPr>
                </w:rPrChange>
              </w:rPr>
              <w:t>−0.184 Hz</w:t>
            </w:r>
          </w:p>
        </w:tc>
        <w:tc>
          <w:tcPr>
            <w:tcW w:w="0" w:type="auto"/>
            <w:tcPrChange w:id="3829"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1114155" w14:textId="77777777" w:rsidR="00DA1741" w:rsidRDefault="00000000">
            <w:pPr>
              <w:pStyle w:val="Compact"/>
              <w:pPrChange w:id="3830" w:author="DIEGO CORDOBA URRUTIA" w:date="2026-06-07T04:36:00Z" w16du:dateUtc="2026-06-07T10:36:00Z">
                <w:pPr>
                  <w:jc w:val="both"/>
                </w:pPr>
              </w:pPrChange>
            </w:pPr>
            <w:r>
              <w:rPr>
                <w:rPrChange w:id="3831" w:author="DIEGO CORDOBA URRUTIA" w:date="2026-06-07T04:36:00Z" w16du:dateUtc="2026-06-07T10:36:00Z">
                  <w:rPr>
                    <w:rFonts w:ascii="Arial" w:eastAsia="Arial" w:hAnsi="Arial" w:cs="Arial"/>
                    <w:color w:val="000000"/>
                    <w:sz w:val="19"/>
                    <w:szCs w:val="19"/>
                  </w:rPr>
                </w:rPrChange>
              </w:rPr>
              <w:t>18.4 s</w:t>
            </w:r>
          </w:p>
        </w:tc>
        <w:tc>
          <w:tcPr>
            <w:tcW w:w="0" w:type="auto"/>
            <w:tcPrChange w:id="3832"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E043510" w14:textId="77777777" w:rsidR="00DA1741" w:rsidRDefault="00000000">
            <w:pPr>
              <w:pStyle w:val="Compact"/>
              <w:pPrChange w:id="3833" w:author="DIEGO CORDOBA URRUTIA" w:date="2026-06-07T04:36:00Z" w16du:dateUtc="2026-06-07T10:36:00Z">
                <w:pPr>
                  <w:jc w:val="both"/>
                </w:pPr>
              </w:pPrChange>
            </w:pPr>
            <w:r>
              <w:rPr>
                <w:rPrChange w:id="3834" w:author="DIEGO CORDOBA URRUTIA" w:date="2026-06-07T04:36:00Z" w16du:dateUtc="2026-06-07T10:36:00Z">
                  <w:rPr>
                    <w:rFonts w:ascii="Arial" w:eastAsia="Arial" w:hAnsi="Arial" w:cs="Arial"/>
                    <w:color w:val="000000"/>
                    <w:sz w:val="19"/>
                    <w:szCs w:val="19"/>
                  </w:rPr>
                </w:rPrChange>
              </w:rPr>
              <w:t>38/38 (100%)</w:t>
            </w:r>
          </w:p>
        </w:tc>
      </w:tr>
      <w:tr w:rsidR="00DA1741" w14:paraId="47585C1E" w14:textId="77777777">
        <w:tblPrEx>
          <w:tblPrExChange w:id="3835" w:author="DIEGO CORDOBA URRUTIA" w:date="2026-06-07T04:36:00Z" w16du:dateUtc="2026-06-07T10:36:00Z">
            <w:tblPrEx>
              <w:tblCellMar>
                <w:top w:w="0" w:type="dxa"/>
                <w:bottom w:w="0" w:type="dxa"/>
              </w:tblCellMar>
            </w:tblPrEx>
          </w:tblPrExChange>
        </w:tblPrEx>
        <w:trPr>
          <w:trPrChange w:id="3836" w:author="DIEGO CORDOBA URRUTIA" w:date="2026-06-07T04:36:00Z" w16du:dateUtc="2026-06-07T10:36:00Z">
            <w:trPr>
              <w:gridBefore w:val="1"/>
            </w:trPr>
          </w:trPrChange>
        </w:trPr>
        <w:tc>
          <w:tcPr>
            <w:tcW w:w="0" w:type="auto"/>
            <w:tcPrChange w:id="3837"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08B7260" w14:textId="77777777" w:rsidR="00DA1741" w:rsidRDefault="00000000">
            <w:pPr>
              <w:pStyle w:val="Compact"/>
              <w:pPrChange w:id="3838" w:author="DIEGO CORDOBA URRUTIA" w:date="2026-06-07T04:36:00Z" w16du:dateUtc="2026-06-07T10:36:00Z">
                <w:pPr>
                  <w:jc w:val="both"/>
                </w:pPr>
              </w:pPrChange>
            </w:pPr>
            <w:r>
              <w:rPr>
                <w:rPrChange w:id="3839" w:author="DIEGO CORDOBA URRUTIA" w:date="2026-06-07T04:36:00Z" w16du:dateUtc="2026-06-07T10:36:00Z">
                  <w:rPr>
                    <w:rFonts w:ascii="Arial" w:eastAsia="Arial" w:hAnsi="Arial" w:cs="Arial"/>
                    <w:color w:val="000000"/>
                    <w:sz w:val="19"/>
                    <w:szCs w:val="19"/>
                  </w:rPr>
                </w:rPrChange>
              </w:rPr>
              <w:lastRenderedPageBreak/>
              <w:t>Desconexión de interconexión</w:t>
            </w:r>
          </w:p>
        </w:tc>
        <w:tc>
          <w:tcPr>
            <w:tcW w:w="0" w:type="auto"/>
            <w:tcPrChange w:id="3840"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0AFA1D8" w14:textId="77777777" w:rsidR="00DA1741" w:rsidRDefault="00000000">
            <w:pPr>
              <w:pStyle w:val="Compact"/>
              <w:pPrChange w:id="3841" w:author="DIEGO CORDOBA URRUTIA" w:date="2026-06-07T04:36:00Z" w16du:dateUtc="2026-06-07T10:36:00Z">
                <w:pPr>
                  <w:jc w:val="both"/>
                </w:pPr>
              </w:pPrChange>
            </w:pPr>
            <w:r>
              <w:rPr>
                <w:rPrChange w:id="3842" w:author="DIEGO CORDOBA URRUTIA" w:date="2026-06-07T04:36:00Z" w16du:dateUtc="2026-06-07T10:36:00Z">
                  <w:rPr>
                    <w:rFonts w:ascii="Arial" w:eastAsia="Arial" w:hAnsi="Arial" w:cs="Arial"/>
                    <w:color w:val="000000"/>
                    <w:sz w:val="19"/>
                    <w:szCs w:val="19"/>
                  </w:rPr>
                </w:rPrChange>
              </w:rPr>
              <w:t>23</w:t>
            </w:r>
          </w:p>
        </w:tc>
        <w:tc>
          <w:tcPr>
            <w:tcW w:w="0" w:type="auto"/>
            <w:tcPrChange w:id="384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E0B48F" w14:textId="77777777" w:rsidR="00DA1741" w:rsidRDefault="00000000">
            <w:pPr>
              <w:pStyle w:val="Compact"/>
              <w:pPrChange w:id="3844" w:author="DIEGO CORDOBA URRUTIA" w:date="2026-06-07T04:36:00Z" w16du:dateUtc="2026-06-07T10:36:00Z">
                <w:pPr>
                  <w:jc w:val="both"/>
                </w:pPr>
              </w:pPrChange>
            </w:pPr>
            <w:r>
              <w:rPr>
                <w:rPrChange w:id="3845" w:author="DIEGO CORDOBA URRUTIA" w:date="2026-06-07T04:36:00Z" w16du:dateUtc="2026-06-07T10:36:00Z">
                  <w:rPr>
                    <w:rFonts w:ascii="Arial" w:eastAsia="Arial" w:hAnsi="Arial" w:cs="Arial"/>
                    <w:color w:val="000000"/>
                    <w:sz w:val="19"/>
                    <w:szCs w:val="19"/>
                  </w:rPr>
                </w:rPrChange>
              </w:rPr>
              <w:t>−0.142 Hz</w:t>
            </w:r>
          </w:p>
        </w:tc>
        <w:tc>
          <w:tcPr>
            <w:tcW w:w="0" w:type="auto"/>
            <w:tcPrChange w:id="3846"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37BAAAA" w14:textId="77777777" w:rsidR="00DA1741" w:rsidRDefault="00000000">
            <w:pPr>
              <w:pStyle w:val="Compact"/>
              <w:pPrChange w:id="3847" w:author="DIEGO CORDOBA URRUTIA" w:date="2026-06-07T04:36:00Z" w16du:dateUtc="2026-06-07T10:36:00Z">
                <w:pPr>
                  <w:jc w:val="both"/>
                </w:pPr>
              </w:pPrChange>
            </w:pPr>
            <w:r>
              <w:rPr>
                <w:rPrChange w:id="3848" w:author="DIEGO CORDOBA URRUTIA" w:date="2026-06-07T04:36:00Z" w16du:dateUtc="2026-06-07T10:36:00Z">
                  <w:rPr>
                    <w:rFonts w:ascii="Arial" w:eastAsia="Arial" w:hAnsi="Arial" w:cs="Arial"/>
                    <w:color w:val="000000"/>
                    <w:sz w:val="19"/>
                    <w:szCs w:val="19"/>
                  </w:rPr>
                </w:rPrChange>
              </w:rPr>
              <w:t>12.7 s</w:t>
            </w:r>
          </w:p>
        </w:tc>
        <w:tc>
          <w:tcPr>
            <w:tcW w:w="0" w:type="auto"/>
            <w:tcPrChange w:id="3849"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A4F17FE" w14:textId="77777777" w:rsidR="00DA1741" w:rsidRDefault="00000000">
            <w:pPr>
              <w:pStyle w:val="Compact"/>
              <w:pPrChange w:id="3850" w:author="DIEGO CORDOBA URRUTIA" w:date="2026-06-07T04:36:00Z" w16du:dateUtc="2026-06-07T10:36:00Z">
                <w:pPr>
                  <w:jc w:val="both"/>
                </w:pPr>
              </w:pPrChange>
            </w:pPr>
            <w:r>
              <w:rPr>
                <w:rPrChange w:id="3851" w:author="DIEGO CORDOBA URRUTIA" w:date="2026-06-07T04:36:00Z" w16du:dateUtc="2026-06-07T10:36:00Z">
                  <w:rPr>
                    <w:rFonts w:ascii="Arial" w:eastAsia="Arial" w:hAnsi="Arial" w:cs="Arial"/>
                    <w:color w:val="000000"/>
                    <w:sz w:val="19"/>
                    <w:szCs w:val="19"/>
                  </w:rPr>
                </w:rPrChange>
              </w:rPr>
              <w:t>23/23 (100%)</w:t>
            </w:r>
          </w:p>
        </w:tc>
      </w:tr>
      <w:tr w:rsidR="00DA1741" w14:paraId="798CC77E" w14:textId="77777777">
        <w:tblPrEx>
          <w:tblPrExChange w:id="3852" w:author="DIEGO CORDOBA URRUTIA" w:date="2026-06-07T04:36:00Z" w16du:dateUtc="2026-06-07T10:36:00Z">
            <w:tblPrEx>
              <w:tblCellMar>
                <w:top w:w="0" w:type="dxa"/>
                <w:bottom w:w="0" w:type="dxa"/>
              </w:tblCellMar>
            </w:tblPrEx>
          </w:tblPrExChange>
        </w:tblPrEx>
        <w:trPr>
          <w:trPrChange w:id="3853" w:author="DIEGO CORDOBA URRUTIA" w:date="2026-06-07T04:36:00Z" w16du:dateUtc="2026-06-07T10:36:00Z">
            <w:trPr>
              <w:gridBefore w:val="1"/>
            </w:trPr>
          </w:trPrChange>
        </w:trPr>
        <w:tc>
          <w:tcPr>
            <w:tcW w:w="0" w:type="auto"/>
            <w:tcPrChange w:id="3854"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3D2B382" w14:textId="77777777" w:rsidR="00DA1741" w:rsidRPr="00A9569D" w:rsidRDefault="00000000">
            <w:pPr>
              <w:pStyle w:val="Compact"/>
              <w:rPr>
                <w:lang w:val="es-419"/>
                <w:rPrChange w:id="3855" w:author="DIEGO CORDOBA URRUTIA" w:date="2026-06-07T04:36:00Z" w16du:dateUtc="2026-06-07T10:36:00Z">
                  <w:rPr/>
                </w:rPrChange>
              </w:rPr>
              <w:pPrChange w:id="3856" w:author="DIEGO CORDOBA URRUTIA" w:date="2026-06-07T04:36:00Z" w16du:dateUtc="2026-06-07T10:36:00Z">
                <w:pPr>
                  <w:jc w:val="both"/>
                </w:pPr>
              </w:pPrChange>
            </w:pPr>
            <w:r w:rsidRPr="00A9569D">
              <w:rPr>
                <w:lang w:val="es-419"/>
                <w:rPrChange w:id="3857" w:author="DIEGO CORDOBA URRUTIA" w:date="2026-06-07T04:36:00Z" w16du:dateUtc="2026-06-07T10:36:00Z">
                  <w:rPr>
                    <w:rFonts w:ascii="Arial" w:eastAsia="Arial" w:hAnsi="Arial" w:cs="Arial"/>
                    <w:color w:val="000000"/>
                    <w:sz w:val="19"/>
                    <w:szCs w:val="19"/>
                  </w:rPr>
                </w:rPrChange>
              </w:rPr>
              <w:t>Falla de línea de transmisión</w:t>
            </w:r>
          </w:p>
        </w:tc>
        <w:tc>
          <w:tcPr>
            <w:tcW w:w="0" w:type="auto"/>
            <w:tcPrChange w:id="3858"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53D3613" w14:textId="77777777" w:rsidR="00DA1741" w:rsidRDefault="00000000">
            <w:pPr>
              <w:pStyle w:val="Compact"/>
              <w:pPrChange w:id="3859" w:author="DIEGO CORDOBA URRUTIA" w:date="2026-06-07T04:36:00Z" w16du:dateUtc="2026-06-07T10:36:00Z">
                <w:pPr>
                  <w:jc w:val="both"/>
                </w:pPr>
              </w:pPrChange>
            </w:pPr>
            <w:r>
              <w:rPr>
                <w:rPrChange w:id="3860" w:author="DIEGO CORDOBA URRUTIA" w:date="2026-06-07T04:36:00Z" w16du:dateUtc="2026-06-07T10:36:00Z">
                  <w:rPr>
                    <w:rFonts w:ascii="Arial" w:eastAsia="Arial" w:hAnsi="Arial" w:cs="Arial"/>
                    <w:color w:val="000000"/>
                    <w:sz w:val="19"/>
                    <w:szCs w:val="19"/>
                  </w:rPr>
                </w:rPrChange>
              </w:rPr>
              <w:t>41</w:t>
            </w:r>
          </w:p>
        </w:tc>
        <w:tc>
          <w:tcPr>
            <w:tcW w:w="0" w:type="auto"/>
            <w:tcPrChange w:id="386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8506B6A" w14:textId="77777777" w:rsidR="00DA1741" w:rsidRDefault="00000000">
            <w:pPr>
              <w:pStyle w:val="Compact"/>
              <w:pPrChange w:id="3862" w:author="DIEGO CORDOBA URRUTIA" w:date="2026-06-07T04:36:00Z" w16du:dateUtc="2026-06-07T10:36:00Z">
                <w:pPr>
                  <w:jc w:val="both"/>
                </w:pPr>
              </w:pPrChange>
            </w:pPr>
            <w:r>
              <w:rPr>
                <w:rPrChange w:id="3863" w:author="DIEGO CORDOBA URRUTIA" w:date="2026-06-07T04:36:00Z" w16du:dateUtc="2026-06-07T10:36:00Z">
                  <w:rPr>
                    <w:rFonts w:ascii="Arial" w:eastAsia="Arial" w:hAnsi="Arial" w:cs="Arial"/>
                    <w:color w:val="000000"/>
                    <w:sz w:val="19"/>
                    <w:szCs w:val="19"/>
                  </w:rPr>
                </w:rPrChange>
              </w:rPr>
              <w:t>−0.119 Hz</w:t>
            </w:r>
          </w:p>
        </w:tc>
        <w:tc>
          <w:tcPr>
            <w:tcW w:w="0" w:type="auto"/>
            <w:tcPrChange w:id="3864"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035ACA8" w14:textId="77777777" w:rsidR="00DA1741" w:rsidRDefault="00000000">
            <w:pPr>
              <w:pStyle w:val="Compact"/>
              <w:pPrChange w:id="3865" w:author="DIEGO CORDOBA URRUTIA" w:date="2026-06-07T04:36:00Z" w16du:dateUtc="2026-06-07T10:36:00Z">
                <w:pPr>
                  <w:jc w:val="both"/>
                </w:pPr>
              </w:pPrChange>
            </w:pPr>
            <w:r>
              <w:rPr>
                <w:rPrChange w:id="3866" w:author="DIEGO CORDOBA URRUTIA" w:date="2026-06-07T04:36:00Z" w16du:dateUtc="2026-06-07T10:36:00Z">
                  <w:rPr>
                    <w:rFonts w:ascii="Arial" w:eastAsia="Arial" w:hAnsi="Arial" w:cs="Arial"/>
                    <w:color w:val="000000"/>
                    <w:sz w:val="19"/>
                    <w:szCs w:val="19"/>
                  </w:rPr>
                </w:rPrChange>
              </w:rPr>
              <w:t>9.3 s</w:t>
            </w:r>
          </w:p>
        </w:tc>
        <w:tc>
          <w:tcPr>
            <w:tcW w:w="0" w:type="auto"/>
            <w:tcPrChange w:id="3867"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2D7921" w14:textId="77777777" w:rsidR="00DA1741" w:rsidRDefault="00000000">
            <w:pPr>
              <w:pStyle w:val="Compact"/>
              <w:pPrChange w:id="3868" w:author="DIEGO CORDOBA URRUTIA" w:date="2026-06-07T04:36:00Z" w16du:dateUtc="2026-06-07T10:36:00Z">
                <w:pPr>
                  <w:jc w:val="both"/>
                </w:pPr>
              </w:pPrChange>
            </w:pPr>
            <w:r>
              <w:rPr>
                <w:rPrChange w:id="3869" w:author="DIEGO CORDOBA URRUTIA" w:date="2026-06-07T04:36:00Z" w16du:dateUtc="2026-06-07T10:36:00Z">
                  <w:rPr>
                    <w:rFonts w:ascii="Arial" w:eastAsia="Arial" w:hAnsi="Arial" w:cs="Arial"/>
                    <w:color w:val="000000"/>
                    <w:sz w:val="19"/>
                    <w:szCs w:val="19"/>
                  </w:rPr>
                </w:rPrChange>
              </w:rPr>
              <w:t>41/41 (100%)</w:t>
            </w:r>
          </w:p>
        </w:tc>
      </w:tr>
      <w:tr w:rsidR="00DA1741" w14:paraId="5639C210" w14:textId="77777777">
        <w:tblPrEx>
          <w:tblPrExChange w:id="3870" w:author="DIEGO CORDOBA URRUTIA" w:date="2026-06-07T04:36:00Z" w16du:dateUtc="2026-06-07T10:36:00Z">
            <w:tblPrEx>
              <w:tblCellMar>
                <w:top w:w="0" w:type="dxa"/>
                <w:bottom w:w="0" w:type="dxa"/>
              </w:tblCellMar>
            </w:tblPrEx>
          </w:tblPrExChange>
        </w:tblPrEx>
        <w:trPr>
          <w:trPrChange w:id="3871" w:author="DIEGO CORDOBA URRUTIA" w:date="2026-06-07T04:36:00Z" w16du:dateUtc="2026-06-07T10:36:00Z">
            <w:trPr>
              <w:gridBefore w:val="1"/>
            </w:trPr>
          </w:trPrChange>
        </w:trPr>
        <w:tc>
          <w:tcPr>
            <w:tcW w:w="0" w:type="auto"/>
            <w:tcPrChange w:id="3872"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8CE2B2E" w14:textId="77777777" w:rsidR="00DA1741" w:rsidRDefault="00000000">
            <w:pPr>
              <w:pStyle w:val="Compact"/>
              <w:pPrChange w:id="3873" w:author="DIEGO CORDOBA URRUTIA" w:date="2026-06-07T04:36:00Z" w16du:dateUtc="2026-06-07T10:36:00Z">
                <w:pPr>
                  <w:jc w:val="both"/>
                </w:pPr>
              </w:pPrChange>
            </w:pPr>
            <w:r>
              <w:rPr>
                <w:rPrChange w:id="3874" w:author="DIEGO CORDOBA URRUTIA" w:date="2026-06-07T04:36:00Z" w16du:dateUtc="2026-06-07T10:36:00Z">
                  <w:rPr>
                    <w:rFonts w:ascii="Arial" w:eastAsia="Arial" w:hAnsi="Arial" w:cs="Arial"/>
                    <w:color w:val="000000"/>
                    <w:sz w:val="19"/>
                    <w:szCs w:val="19"/>
                  </w:rPr>
                </w:rPrChange>
              </w:rPr>
              <w:t>Rampa de renovables (viento)</w:t>
            </w:r>
          </w:p>
        </w:tc>
        <w:tc>
          <w:tcPr>
            <w:tcW w:w="0" w:type="auto"/>
            <w:tcPrChange w:id="3875"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85B47AD" w14:textId="77777777" w:rsidR="00DA1741" w:rsidRDefault="00000000">
            <w:pPr>
              <w:pStyle w:val="Compact"/>
              <w:pPrChange w:id="3876" w:author="DIEGO CORDOBA URRUTIA" w:date="2026-06-07T04:36:00Z" w16du:dateUtc="2026-06-07T10:36:00Z">
                <w:pPr>
                  <w:jc w:val="both"/>
                </w:pPr>
              </w:pPrChange>
            </w:pPr>
            <w:r>
              <w:rPr>
                <w:rPrChange w:id="3877" w:author="DIEGO CORDOBA URRUTIA" w:date="2026-06-07T04:36:00Z" w16du:dateUtc="2026-06-07T10:36:00Z">
                  <w:rPr>
                    <w:rFonts w:ascii="Arial" w:eastAsia="Arial" w:hAnsi="Arial" w:cs="Arial"/>
                    <w:color w:val="000000"/>
                    <w:sz w:val="19"/>
                    <w:szCs w:val="19"/>
                  </w:rPr>
                </w:rPrChange>
              </w:rPr>
              <w:t>29</w:t>
            </w:r>
          </w:p>
        </w:tc>
        <w:tc>
          <w:tcPr>
            <w:tcW w:w="0" w:type="auto"/>
            <w:tcPrChange w:id="387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0D961A9" w14:textId="77777777" w:rsidR="00DA1741" w:rsidRDefault="00000000">
            <w:pPr>
              <w:pStyle w:val="Compact"/>
              <w:pPrChange w:id="3879" w:author="DIEGO CORDOBA URRUTIA" w:date="2026-06-07T04:36:00Z" w16du:dateUtc="2026-06-07T10:36:00Z">
                <w:pPr>
                  <w:jc w:val="both"/>
                </w:pPr>
              </w:pPrChange>
            </w:pPr>
            <w:r>
              <w:rPr>
                <w:rPrChange w:id="3880" w:author="DIEGO CORDOBA URRUTIA" w:date="2026-06-07T04:36:00Z" w16du:dateUtc="2026-06-07T10:36:00Z">
                  <w:rPr>
                    <w:rFonts w:ascii="Arial" w:eastAsia="Arial" w:hAnsi="Arial" w:cs="Arial"/>
                    <w:color w:val="000000"/>
                    <w:sz w:val="19"/>
                    <w:szCs w:val="19"/>
                  </w:rPr>
                </w:rPrChange>
              </w:rPr>
              <w:t>+0.087 Hz</w:t>
            </w:r>
          </w:p>
        </w:tc>
        <w:tc>
          <w:tcPr>
            <w:tcW w:w="0" w:type="auto"/>
            <w:tcPrChange w:id="3881"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E845182" w14:textId="77777777" w:rsidR="00DA1741" w:rsidRDefault="00000000">
            <w:pPr>
              <w:pStyle w:val="Compact"/>
              <w:pPrChange w:id="3882" w:author="DIEGO CORDOBA URRUTIA" w:date="2026-06-07T04:36:00Z" w16du:dateUtc="2026-06-07T10:36:00Z">
                <w:pPr>
                  <w:jc w:val="both"/>
                </w:pPr>
              </w:pPrChange>
            </w:pPr>
            <w:r>
              <w:rPr>
                <w:rPrChange w:id="3883" w:author="DIEGO CORDOBA URRUTIA" w:date="2026-06-07T04:36:00Z" w16du:dateUtc="2026-06-07T10:36:00Z">
                  <w:rPr>
                    <w:rFonts w:ascii="Arial" w:eastAsia="Arial" w:hAnsi="Arial" w:cs="Arial"/>
                    <w:color w:val="000000"/>
                    <w:sz w:val="19"/>
                    <w:szCs w:val="19"/>
                  </w:rPr>
                </w:rPrChange>
              </w:rPr>
              <w:t>5.8 s</w:t>
            </w:r>
          </w:p>
        </w:tc>
        <w:tc>
          <w:tcPr>
            <w:tcW w:w="0" w:type="auto"/>
            <w:tcPrChange w:id="388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537BC25" w14:textId="77777777" w:rsidR="00DA1741" w:rsidRDefault="00000000">
            <w:pPr>
              <w:pStyle w:val="Compact"/>
              <w:pPrChange w:id="3885" w:author="DIEGO CORDOBA URRUTIA" w:date="2026-06-07T04:36:00Z" w16du:dateUtc="2026-06-07T10:36:00Z">
                <w:pPr>
                  <w:jc w:val="both"/>
                </w:pPr>
              </w:pPrChange>
            </w:pPr>
            <w:r>
              <w:rPr>
                <w:rPrChange w:id="3886" w:author="DIEGO CORDOBA URRUTIA" w:date="2026-06-07T04:36:00Z" w16du:dateUtc="2026-06-07T10:36:00Z">
                  <w:rPr>
                    <w:rFonts w:ascii="Arial" w:eastAsia="Arial" w:hAnsi="Arial" w:cs="Arial"/>
                    <w:color w:val="000000"/>
                    <w:sz w:val="19"/>
                    <w:szCs w:val="19"/>
                  </w:rPr>
                </w:rPrChange>
              </w:rPr>
              <w:t>14/29 (48%)</w:t>
            </w:r>
          </w:p>
        </w:tc>
      </w:tr>
      <w:tr w:rsidR="00DA1741" w14:paraId="0C254426" w14:textId="77777777">
        <w:tblPrEx>
          <w:tblPrExChange w:id="3887" w:author="DIEGO CORDOBA URRUTIA" w:date="2026-06-07T04:36:00Z" w16du:dateUtc="2026-06-07T10:36:00Z">
            <w:tblPrEx>
              <w:tblCellMar>
                <w:top w:w="0" w:type="dxa"/>
                <w:bottom w:w="0" w:type="dxa"/>
              </w:tblCellMar>
            </w:tblPrEx>
          </w:tblPrExChange>
        </w:tblPrEx>
        <w:trPr>
          <w:trPrChange w:id="3888" w:author="DIEGO CORDOBA URRUTIA" w:date="2026-06-07T04:36:00Z" w16du:dateUtc="2026-06-07T10:36:00Z">
            <w:trPr>
              <w:gridBefore w:val="1"/>
            </w:trPr>
          </w:trPrChange>
        </w:trPr>
        <w:tc>
          <w:tcPr>
            <w:tcW w:w="0" w:type="auto"/>
            <w:tcPrChange w:id="3889"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0D6CBDD" w14:textId="77777777" w:rsidR="00DA1741" w:rsidRDefault="00000000">
            <w:pPr>
              <w:pStyle w:val="Compact"/>
              <w:pPrChange w:id="3890" w:author="DIEGO CORDOBA URRUTIA" w:date="2026-06-07T04:36:00Z" w16du:dateUtc="2026-06-07T10:36:00Z">
                <w:pPr>
                  <w:jc w:val="both"/>
                </w:pPr>
              </w:pPrChange>
            </w:pPr>
            <w:r>
              <w:rPr>
                <w:rPrChange w:id="3891" w:author="DIEGO CORDOBA URRUTIA" w:date="2026-06-07T04:36:00Z" w16du:dateUtc="2026-06-07T10:36:00Z">
                  <w:rPr>
                    <w:rFonts w:ascii="Arial" w:eastAsia="Arial" w:hAnsi="Arial" w:cs="Arial"/>
                    <w:color w:val="000000"/>
                    <w:sz w:val="19"/>
                    <w:szCs w:val="19"/>
                  </w:rPr>
                </w:rPrChange>
              </w:rPr>
              <w:t>Error pronóstico de demanda</w:t>
            </w:r>
          </w:p>
        </w:tc>
        <w:tc>
          <w:tcPr>
            <w:tcW w:w="0" w:type="auto"/>
            <w:tcPrChange w:id="3892"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B578DEA" w14:textId="77777777" w:rsidR="00DA1741" w:rsidRDefault="00000000">
            <w:pPr>
              <w:pStyle w:val="Compact"/>
              <w:pPrChange w:id="3893" w:author="DIEGO CORDOBA URRUTIA" w:date="2026-06-07T04:36:00Z" w16du:dateUtc="2026-06-07T10:36:00Z">
                <w:pPr>
                  <w:jc w:val="both"/>
                </w:pPr>
              </w:pPrChange>
            </w:pPr>
            <w:r>
              <w:rPr>
                <w:rPrChange w:id="3894" w:author="DIEGO CORDOBA URRUTIA" w:date="2026-06-07T04:36:00Z" w16du:dateUtc="2026-06-07T10:36:00Z">
                  <w:rPr>
                    <w:rFonts w:ascii="Arial" w:eastAsia="Arial" w:hAnsi="Arial" w:cs="Arial"/>
                    <w:color w:val="000000"/>
                    <w:sz w:val="19"/>
                    <w:szCs w:val="19"/>
                  </w:rPr>
                </w:rPrChange>
              </w:rPr>
              <w:t>16</w:t>
            </w:r>
          </w:p>
        </w:tc>
        <w:tc>
          <w:tcPr>
            <w:tcW w:w="0" w:type="auto"/>
            <w:tcPrChange w:id="389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8EC1F6D" w14:textId="77777777" w:rsidR="00DA1741" w:rsidRDefault="00000000">
            <w:pPr>
              <w:pStyle w:val="Compact"/>
              <w:pPrChange w:id="3896" w:author="DIEGO CORDOBA URRUTIA" w:date="2026-06-07T04:36:00Z" w16du:dateUtc="2026-06-07T10:36:00Z">
                <w:pPr>
                  <w:jc w:val="both"/>
                </w:pPr>
              </w:pPrChange>
            </w:pPr>
            <w:r>
              <w:rPr>
                <w:rPrChange w:id="3897" w:author="DIEGO CORDOBA URRUTIA" w:date="2026-06-07T04:36:00Z" w16du:dateUtc="2026-06-07T10:36:00Z">
                  <w:rPr>
                    <w:rFonts w:ascii="Arial" w:eastAsia="Arial" w:hAnsi="Arial" w:cs="Arial"/>
                    <w:color w:val="000000"/>
                    <w:sz w:val="19"/>
                    <w:szCs w:val="19"/>
                  </w:rPr>
                </w:rPrChange>
              </w:rPr>
              <w:t>−0.073 Hz</w:t>
            </w:r>
          </w:p>
        </w:tc>
        <w:tc>
          <w:tcPr>
            <w:tcW w:w="0" w:type="auto"/>
            <w:tcPrChange w:id="3898" w:author="DIEGO CORDOBA URRUTIA" w:date="2026-06-07T04:36:00Z" w16du:dateUtc="2026-06-07T10:36:00Z">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57E809A" w14:textId="77777777" w:rsidR="00DA1741" w:rsidRDefault="00000000">
            <w:pPr>
              <w:pStyle w:val="Compact"/>
              <w:pPrChange w:id="3899" w:author="DIEGO CORDOBA URRUTIA" w:date="2026-06-07T04:36:00Z" w16du:dateUtc="2026-06-07T10:36:00Z">
                <w:pPr>
                  <w:jc w:val="both"/>
                </w:pPr>
              </w:pPrChange>
            </w:pPr>
            <w:r>
              <w:rPr>
                <w:rPrChange w:id="3900" w:author="DIEGO CORDOBA URRUTIA" w:date="2026-06-07T04:36:00Z" w16du:dateUtc="2026-06-07T10:36:00Z">
                  <w:rPr>
                    <w:rFonts w:ascii="Arial" w:eastAsia="Arial" w:hAnsi="Arial" w:cs="Arial"/>
                    <w:color w:val="000000"/>
                    <w:sz w:val="19"/>
                    <w:szCs w:val="19"/>
                  </w:rPr>
                </w:rPrChange>
              </w:rPr>
              <w:t>4.2 s</w:t>
            </w:r>
          </w:p>
        </w:tc>
        <w:tc>
          <w:tcPr>
            <w:tcW w:w="0" w:type="auto"/>
            <w:tcPrChange w:id="3901"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1184BEB" w14:textId="77777777" w:rsidR="00DA1741" w:rsidRDefault="00000000">
            <w:pPr>
              <w:pStyle w:val="Compact"/>
              <w:pPrChange w:id="3902" w:author="DIEGO CORDOBA URRUTIA" w:date="2026-06-07T04:36:00Z" w16du:dateUtc="2026-06-07T10:36:00Z">
                <w:pPr>
                  <w:jc w:val="both"/>
                </w:pPr>
              </w:pPrChange>
            </w:pPr>
            <w:r>
              <w:rPr>
                <w:rPrChange w:id="3903" w:author="DIEGO CORDOBA URRUTIA" w:date="2026-06-07T04:36:00Z" w16du:dateUtc="2026-06-07T10:36:00Z">
                  <w:rPr>
                    <w:rFonts w:ascii="Arial" w:eastAsia="Arial" w:hAnsi="Arial" w:cs="Arial"/>
                    <w:color w:val="000000"/>
                    <w:sz w:val="19"/>
                    <w:szCs w:val="19"/>
                  </w:rPr>
                </w:rPrChange>
              </w:rPr>
              <w:t>0/16 (0%)</w:t>
            </w:r>
          </w:p>
        </w:tc>
      </w:tr>
    </w:tbl>
    <w:p w14:paraId="0CB42E1D" w14:textId="77777777" w:rsidR="00DA1741" w:rsidRPr="00A9569D" w:rsidRDefault="00000000">
      <w:pPr>
        <w:pStyle w:val="BodyText"/>
        <w:rPr>
          <w:lang w:val="es-419"/>
          <w:rPrChange w:id="3904" w:author="DIEGO CORDOBA URRUTIA" w:date="2026-06-07T04:36:00Z" w16du:dateUtc="2026-06-07T10:36:00Z">
            <w:rPr/>
          </w:rPrChange>
        </w:rPr>
        <w:pPrChange w:id="3905" w:author="DIEGO CORDOBA URRUTIA" w:date="2026-06-07T04:36:00Z" w16du:dateUtc="2026-06-07T10:36:00Z">
          <w:pPr>
            <w:spacing w:before="80" w:after="320" w:line="380" w:lineRule="auto"/>
            <w:jc w:val="center"/>
          </w:pPr>
        </w:pPrChange>
      </w:pPr>
      <w:r w:rsidRPr="00A9569D">
        <w:rPr>
          <w:lang w:val="es-419"/>
          <w:rPrChange w:id="3906" w:author="DIEGO CORDOBA URRUTIA" w:date="2026-06-07T04:36:00Z" w16du:dateUtc="2026-06-07T10:36:00Z">
            <w:rPr>
              <w:color w:val="888888"/>
              <w:sz w:val="20"/>
              <w:szCs w:val="20"/>
            </w:rPr>
          </w:rPrChange>
        </w:rPr>
        <w:t>Tabla 5.1: Clasificación de los 147 eventos de disturbancia — nodo VZA-400, CENACE 2022-2024.</w:t>
      </w:r>
    </w:p>
    <w:p w14:paraId="7759CCDF" w14:textId="77777777" w:rsidR="00DA1741" w:rsidRPr="00A9569D" w:rsidRDefault="00000000">
      <w:pPr>
        <w:pStyle w:val="BodyText"/>
        <w:rPr>
          <w:lang w:val="es-419"/>
          <w:rPrChange w:id="3907" w:author="DIEGO CORDOBA URRUTIA" w:date="2026-06-07T04:36:00Z" w16du:dateUtc="2026-06-07T10:36:00Z">
            <w:rPr/>
          </w:rPrChange>
        </w:rPr>
        <w:pPrChange w:id="3908" w:author="DIEGO CORDOBA URRUTIA" w:date="2026-06-07T04:36:00Z" w16du:dateUtc="2026-06-07T10:36:00Z">
          <w:pPr>
            <w:spacing w:after="200" w:line="380" w:lineRule="auto"/>
            <w:jc w:val="both"/>
          </w:pPr>
        </w:pPrChange>
      </w:pPr>
      <w:r w:rsidRPr="00A9569D">
        <w:rPr>
          <w:lang w:val="es-419"/>
          <w:rPrChange w:id="3909" w:author="DIEGO CORDOBA URRUTIA" w:date="2026-06-07T04:36:00Z" w16du:dateUtc="2026-06-07T10:36:00Z">
            <w:rPr>
              <w:color w:val="000000"/>
            </w:rPr>
          </w:rPrChange>
        </w:rPr>
        <w:t>La tasa de activación del contrato del 78.2% (115/147 eventos) es consistente con la probabilidad teórica de 75.4% calculada con la frontera libre x*(0) ≈ −0.024 Hz del Capítulo 2 (diferencia de 2.8%, no estadísticamente significativa a nivel del 5%).</w:t>
      </w:r>
    </w:p>
    <w:p w14:paraId="4B158C02" w14:textId="77777777" w:rsidR="00DA1741" w:rsidRDefault="00000000">
      <w:pPr>
        <w:pStyle w:val="Heading2"/>
      </w:pPr>
      <w:bookmarkStart w:id="3910" w:name="_Toc231042710"/>
      <w:r>
        <w:rPr>
          <w:rFonts w:ascii="Arial" w:eastAsia="Arial" w:hAnsi="Arial" w:cs="Arial"/>
          <w:color w:val="0F6E56"/>
        </w:rPr>
        <w:t>5.3</w:t>
      </w:r>
      <w:del w:id="3911" w:author="DIEGO CORDOBA URRUTIA" w:date="2026-06-07T04:36:00Z" w16du:dateUtc="2026-06-07T10:36:00Z">
        <w:r>
          <w:rPr>
            <w:rFonts w:ascii="Arial" w:eastAsia="Arial" w:hAnsi="Arial" w:cs="Arial"/>
            <w:color w:val="0F6E56"/>
          </w:rPr>
          <w:delText xml:space="preserve"> </w:delText>
        </w:r>
      </w:del>
      <w:r>
        <w:rPr>
          <w:rFonts w:ascii="Arial" w:eastAsia="Arial" w:hAnsi="Arial" w:cs="Arial"/>
          <w:color w:val="0F6E56"/>
        </w:rPr>
        <w:t xml:space="preserve"> La Brecha de Valoración CENACE</w:t>
      </w:r>
      <w:bookmarkEnd w:id="3910"/>
    </w:p>
    <w:tbl>
      <w:tblPr>
        <w:tblStyle w:val="Table"/>
        <w:tblW w:w="5000" w:type="pct"/>
        <w:tblLook w:val="0020" w:firstRow="1" w:lastRow="0" w:firstColumn="0" w:lastColumn="0" w:noHBand="0" w:noVBand="0"/>
        <w:tblPrChange w:id="3912"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420"/>
        <w:gridCol w:w="1669"/>
        <w:gridCol w:w="1665"/>
        <w:gridCol w:w="876"/>
        <w:gridCol w:w="1730"/>
        <w:tblGridChange w:id="3913">
          <w:tblGrid>
            <w:gridCol w:w="1"/>
            <w:gridCol w:w="2880"/>
            <w:gridCol w:w="539"/>
            <w:gridCol w:w="1261"/>
            <w:gridCol w:w="408"/>
            <w:gridCol w:w="1032"/>
            <w:gridCol w:w="633"/>
            <w:gridCol w:w="447"/>
            <w:gridCol w:w="429"/>
            <w:gridCol w:w="1730"/>
            <w:gridCol w:w="1"/>
          </w:tblGrid>
        </w:tblGridChange>
      </w:tblGrid>
      <w:tr w:rsidR="00DA1741" w14:paraId="1FF3397C" w14:textId="77777777" w:rsidTr="00A7071E">
        <w:tblPrEx>
          <w:tblPrExChange w:id="3914"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3915" w:author="DIEGO CORDOBA URRUTIA" w:date="2026-06-07T04:36:00Z" w16du:dateUtc="2026-06-07T10:36:00Z">
            <w:trPr>
              <w:gridBefore w:val="1"/>
              <w:tblHeader/>
            </w:trPr>
          </w:trPrChange>
        </w:trPr>
        <w:tc>
          <w:tcPr>
            <w:tcW w:w="0" w:type="auto"/>
            <w:tcPrChange w:id="3916"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4A91274"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91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918" w:author="DIEGO CORDOBA URRUTIA" w:date="2026-06-07T04:36:00Z" w16du:dateUtc="2026-06-07T10:36:00Z">
                  <w:rPr>
                    <w:rFonts w:ascii="Arial" w:eastAsia="Arial" w:hAnsi="Arial" w:cs="Arial"/>
                    <w:b/>
                    <w:bCs/>
                    <w:color w:val="FFFFFF"/>
                    <w:sz w:val="19"/>
                    <w:szCs w:val="19"/>
                  </w:rPr>
                </w:rPrChange>
              </w:rPr>
              <w:t>Fuente de Precio</w:t>
            </w:r>
          </w:p>
        </w:tc>
        <w:tc>
          <w:tcPr>
            <w:tcW w:w="0" w:type="auto"/>
            <w:tcPrChange w:id="391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535AAE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920"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921" w:author="DIEGO CORDOBA URRUTIA" w:date="2026-06-07T04:36:00Z" w16du:dateUtc="2026-06-07T10:36:00Z">
                  <w:rPr>
                    <w:rFonts w:ascii="Arial" w:eastAsia="Arial" w:hAnsi="Arial" w:cs="Arial"/>
                    <w:b/>
                    <w:bCs/>
                    <w:color w:val="FFFFFF"/>
                    <w:sz w:val="19"/>
                    <w:szCs w:val="19"/>
                  </w:rPr>
                </w:rPrChange>
              </w:rPr>
              <w:t>MXN/MW-año</w:t>
            </w:r>
          </w:p>
        </w:tc>
        <w:tc>
          <w:tcPr>
            <w:tcW w:w="0" w:type="auto"/>
            <w:tcPrChange w:id="3922"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6EB4E8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92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924" w:author="DIEGO CORDOBA URRUTIA" w:date="2026-06-07T04:36:00Z" w16du:dateUtc="2026-06-07T10:36:00Z">
                  <w:rPr>
                    <w:rFonts w:ascii="Arial" w:eastAsia="Arial" w:hAnsi="Arial" w:cs="Arial"/>
                    <w:b/>
                    <w:bCs/>
                    <w:color w:val="FFFFFF"/>
                    <w:sz w:val="19"/>
                    <w:szCs w:val="19"/>
                  </w:rPr>
                </w:rPrChange>
              </w:rPr>
              <w:t>Ratio vs V_HJB</w:t>
            </w:r>
          </w:p>
        </w:tc>
        <w:tc>
          <w:tcPr>
            <w:tcW w:w="0" w:type="auto"/>
            <w:tcPrChange w:id="3925"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C30FB6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92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927" w:author="DIEGO CORDOBA URRUTIA" w:date="2026-06-07T04:36:00Z" w16du:dateUtc="2026-06-07T10:36:00Z">
                  <w:rPr>
                    <w:rFonts w:ascii="Arial" w:eastAsia="Arial" w:hAnsi="Arial" w:cs="Arial"/>
                    <w:b/>
                    <w:bCs/>
                    <w:color w:val="FFFFFF"/>
                    <w:sz w:val="19"/>
                    <w:szCs w:val="19"/>
                  </w:rPr>
                </w:rPrChange>
              </w:rPr>
              <w:t>N obs.</w:t>
            </w:r>
          </w:p>
        </w:tc>
        <w:tc>
          <w:tcPr>
            <w:tcW w:w="0" w:type="auto"/>
            <w:tcPrChange w:id="3928"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E2A184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392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3930" w:author="DIEGO CORDOBA URRUTIA" w:date="2026-06-07T04:36:00Z" w16du:dateUtc="2026-06-07T10:36:00Z">
                  <w:rPr>
                    <w:rFonts w:ascii="Arial" w:eastAsia="Arial" w:hAnsi="Arial" w:cs="Arial"/>
                    <w:b/>
                    <w:bCs/>
                    <w:color w:val="FFFFFF"/>
                    <w:sz w:val="19"/>
                    <w:szCs w:val="19"/>
                  </w:rPr>
                </w:rPrChange>
              </w:rPr>
              <w:t>Período</w:t>
            </w:r>
          </w:p>
        </w:tc>
      </w:tr>
      <w:tr w:rsidR="00DA1741" w14:paraId="6852FCB9" w14:textId="77777777">
        <w:tblPrEx>
          <w:tblPrExChange w:id="3931" w:author="DIEGO CORDOBA URRUTIA" w:date="2026-06-07T04:36:00Z" w16du:dateUtc="2026-06-07T10:36:00Z">
            <w:tblPrEx>
              <w:tblCellMar>
                <w:top w:w="0" w:type="dxa"/>
                <w:bottom w:w="0" w:type="dxa"/>
              </w:tblCellMar>
            </w:tblPrEx>
          </w:tblPrExChange>
        </w:tblPrEx>
        <w:trPr>
          <w:trPrChange w:id="3932" w:author="DIEGO CORDOBA URRUTIA" w:date="2026-06-07T04:36:00Z" w16du:dateUtc="2026-06-07T10:36:00Z">
            <w:trPr>
              <w:gridBefore w:val="1"/>
            </w:trPr>
          </w:trPrChange>
        </w:trPr>
        <w:tc>
          <w:tcPr>
            <w:tcW w:w="0" w:type="auto"/>
            <w:tcPrChange w:id="3933"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0F11905" w14:textId="77777777" w:rsidR="00DA1741" w:rsidRDefault="00000000">
            <w:pPr>
              <w:pStyle w:val="Compact"/>
              <w:pPrChange w:id="3934" w:author="DIEGO CORDOBA URRUTIA" w:date="2026-06-07T04:36:00Z" w16du:dateUtc="2026-06-07T10:36:00Z">
                <w:pPr>
                  <w:jc w:val="both"/>
                </w:pPr>
              </w:pPrChange>
            </w:pPr>
            <w:r>
              <w:rPr>
                <w:rPrChange w:id="3935" w:author="DIEGO CORDOBA URRUTIA" w:date="2026-06-07T04:36:00Z" w16du:dateUtc="2026-06-07T10:36:00Z">
                  <w:rPr>
                    <w:rFonts w:ascii="Arial" w:eastAsia="Arial" w:hAnsi="Arial" w:cs="Arial"/>
                    <w:color w:val="000000"/>
                    <w:sz w:val="19"/>
                    <w:szCs w:val="19"/>
                  </w:rPr>
                </w:rPrChange>
              </w:rPr>
              <w:t>Tarifa AGC regulada CRE</w:t>
            </w:r>
          </w:p>
        </w:tc>
        <w:tc>
          <w:tcPr>
            <w:tcW w:w="0" w:type="auto"/>
            <w:tcPrChange w:id="393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59BFE3" w14:textId="77777777" w:rsidR="00DA1741" w:rsidRDefault="00000000">
            <w:pPr>
              <w:pStyle w:val="Compact"/>
              <w:pPrChange w:id="3937" w:author="DIEGO CORDOBA URRUTIA" w:date="2026-06-07T04:36:00Z" w16du:dateUtc="2026-06-07T10:36:00Z">
                <w:pPr>
                  <w:jc w:val="both"/>
                </w:pPr>
              </w:pPrChange>
            </w:pPr>
            <w:r>
              <w:rPr>
                <w:rPrChange w:id="3938" w:author="DIEGO CORDOBA URRUTIA" w:date="2026-06-07T04:36:00Z" w16du:dateUtc="2026-06-07T10:36:00Z">
                  <w:rPr>
                    <w:rFonts w:ascii="Arial" w:eastAsia="Arial" w:hAnsi="Arial" w:cs="Arial"/>
                    <w:color w:val="000000"/>
                    <w:sz w:val="19"/>
                    <w:szCs w:val="19"/>
                  </w:rPr>
                </w:rPrChange>
              </w:rPr>
              <w:t>1,424,000</w:t>
            </w:r>
          </w:p>
        </w:tc>
        <w:tc>
          <w:tcPr>
            <w:tcW w:w="0" w:type="auto"/>
            <w:tcPrChange w:id="3939"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A2356F6" w14:textId="77777777" w:rsidR="00DA1741" w:rsidRDefault="00000000">
            <w:pPr>
              <w:pStyle w:val="Compact"/>
              <w:pPrChange w:id="3940" w:author="DIEGO CORDOBA URRUTIA" w:date="2026-06-07T04:36:00Z" w16du:dateUtc="2026-06-07T10:36:00Z">
                <w:pPr>
                  <w:jc w:val="both"/>
                </w:pPr>
              </w:pPrChange>
            </w:pPr>
            <w:r>
              <w:rPr>
                <w:rPrChange w:id="3941" w:author="DIEGO CORDOBA URRUTIA" w:date="2026-06-07T04:36:00Z" w16du:dateUtc="2026-06-07T10:36:00Z">
                  <w:rPr>
                    <w:rFonts w:ascii="Arial" w:eastAsia="Arial" w:hAnsi="Arial" w:cs="Arial"/>
                    <w:color w:val="000000"/>
                    <w:sz w:val="19"/>
                    <w:szCs w:val="19"/>
                  </w:rPr>
                </w:rPrChange>
              </w:rPr>
              <w:t>59.5%</w:t>
            </w:r>
          </w:p>
        </w:tc>
        <w:tc>
          <w:tcPr>
            <w:tcW w:w="0" w:type="auto"/>
            <w:tcPrChange w:id="3942"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8CBD9A2" w14:textId="77777777" w:rsidR="00DA1741" w:rsidRDefault="00000000">
            <w:pPr>
              <w:pStyle w:val="Compact"/>
              <w:pPrChange w:id="3943" w:author="DIEGO CORDOBA URRUTIA" w:date="2026-06-07T04:36:00Z" w16du:dateUtc="2026-06-07T10:36:00Z">
                <w:pPr>
                  <w:jc w:val="both"/>
                </w:pPr>
              </w:pPrChange>
            </w:pPr>
            <w:r>
              <w:rPr>
                <w:rPrChange w:id="3944" w:author="DIEGO CORDOBA URRUTIA" w:date="2026-06-07T04:36:00Z" w16du:dateUtc="2026-06-07T10:36:00Z">
                  <w:rPr>
                    <w:rFonts w:ascii="Arial" w:eastAsia="Arial" w:hAnsi="Arial" w:cs="Arial"/>
                    <w:color w:val="000000"/>
                    <w:sz w:val="19"/>
                    <w:szCs w:val="19"/>
                  </w:rPr>
                </w:rPrChange>
              </w:rPr>
              <w:t>1</w:t>
            </w:r>
          </w:p>
        </w:tc>
        <w:tc>
          <w:tcPr>
            <w:tcW w:w="0" w:type="auto"/>
            <w:tcPrChange w:id="3945"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F68F385" w14:textId="77777777" w:rsidR="00DA1741" w:rsidRDefault="00000000">
            <w:pPr>
              <w:pStyle w:val="Compact"/>
              <w:pPrChange w:id="3946" w:author="DIEGO CORDOBA URRUTIA" w:date="2026-06-07T04:36:00Z" w16du:dateUtc="2026-06-07T10:36:00Z">
                <w:pPr>
                  <w:jc w:val="both"/>
                </w:pPr>
              </w:pPrChange>
            </w:pPr>
            <w:r>
              <w:rPr>
                <w:rPrChange w:id="3947" w:author="DIEGO CORDOBA URRUTIA" w:date="2026-06-07T04:36:00Z" w16du:dateUtc="2026-06-07T10:36:00Z">
                  <w:rPr>
                    <w:rFonts w:ascii="Arial" w:eastAsia="Arial" w:hAnsi="Arial" w:cs="Arial"/>
                    <w:color w:val="000000"/>
                    <w:sz w:val="19"/>
                    <w:szCs w:val="19"/>
                  </w:rPr>
                </w:rPrChange>
              </w:rPr>
              <w:t>2024</w:t>
            </w:r>
          </w:p>
        </w:tc>
      </w:tr>
      <w:tr w:rsidR="00DA1741" w14:paraId="521A3D06" w14:textId="77777777">
        <w:tblPrEx>
          <w:tblPrExChange w:id="3948" w:author="DIEGO CORDOBA URRUTIA" w:date="2026-06-07T04:36:00Z" w16du:dateUtc="2026-06-07T10:36:00Z">
            <w:tblPrEx>
              <w:tblCellMar>
                <w:top w:w="0" w:type="dxa"/>
                <w:bottom w:w="0" w:type="dxa"/>
              </w:tblCellMar>
            </w:tblPrEx>
          </w:tblPrExChange>
        </w:tblPrEx>
        <w:trPr>
          <w:trPrChange w:id="3949" w:author="DIEGO CORDOBA URRUTIA" w:date="2026-06-07T04:36:00Z" w16du:dateUtc="2026-06-07T10:36:00Z">
            <w:trPr>
              <w:gridBefore w:val="1"/>
            </w:trPr>
          </w:trPrChange>
        </w:trPr>
        <w:tc>
          <w:tcPr>
            <w:tcW w:w="0" w:type="auto"/>
            <w:tcPrChange w:id="3950"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2B62304" w14:textId="77777777" w:rsidR="00DA1741" w:rsidRDefault="00000000">
            <w:pPr>
              <w:pStyle w:val="Compact"/>
              <w:pPrChange w:id="3951" w:author="DIEGO CORDOBA URRUTIA" w:date="2026-06-07T04:36:00Z" w16du:dateUtc="2026-06-07T10:36:00Z">
                <w:pPr>
                  <w:jc w:val="both"/>
                </w:pPr>
              </w:pPrChange>
            </w:pPr>
            <w:r>
              <w:rPr>
                <w:rPrChange w:id="3952" w:author="DIEGO CORDOBA URRUTIA" w:date="2026-06-07T04:36:00Z" w16du:dateUtc="2026-06-07T10:36:00Z">
                  <w:rPr>
                    <w:rFonts w:ascii="Arial" w:eastAsia="Arial" w:hAnsi="Arial" w:cs="Arial"/>
                    <w:color w:val="000000"/>
                    <w:sz w:val="19"/>
                    <w:szCs w:val="19"/>
                  </w:rPr>
                </w:rPrChange>
              </w:rPr>
              <w:t>Contratos bilaterales AGC (media)</w:t>
            </w:r>
          </w:p>
        </w:tc>
        <w:tc>
          <w:tcPr>
            <w:tcW w:w="0" w:type="auto"/>
            <w:tcPrChange w:id="395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06A3A2E" w14:textId="77777777" w:rsidR="00DA1741" w:rsidRDefault="00000000">
            <w:pPr>
              <w:pStyle w:val="Compact"/>
              <w:pPrChange w:id="3954" w:author="DIEGO CORDOBA URRUTIA" w:date="2026-06-07T04:36:00Z" w16du:dateUtc="2026-06-07T10:36:00Z">
                <w:pPr>
                  <w:jc w:val="both"/>
                </w:pPr>
              </w:pPrChange>
            </w:pPr>
            <w:r>
              <w:rPr>
                <w:rPrChange w:id="3955" w:author="DIEGO CORDOBA URRUTIA" w:date="2026-06-07T04:36:00Z" w16du:dateUtc="2026-06-07T10:36:00Z">
                  <w:rPr>
                    <w:rFonts w:ascii="Arial" w:eastAsia="Arial" w:hAnsi="Arial" w:cs="Arial"/>
                    <w:color w:val="000000"/>
                    <w:sz w:val="19"/>
                    <w:szCs w:val="19"/>
                  </w:rPr>
                </w:rPrChange>
              </w:rPr>
              <w:t>1,587,400</w:t>
            </w:r>
          </w:p>
        </w:tc>
        <w:tc>
          <w:tcPr>
            <w:tcW w:w="0" w:type="auto"/>
            <w:tcPrChange w:id="3956"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646B57F" w14:textId="77777777" w:rsidR="00DA1741" w:rsidRDefault="00000000">
            <w:pPr>
              <w:pStyle w:val="Compact"/>
              <w:pPrChange w:id="3957" w:author="DIEGO CORDOBA URRUTIA" w:date="2026-06-07T04:36:00Z" w16du:dateUtc="2026-06-07T10:36:00Z">
                <w:pPr>
                  <w:jc w:val="both"/>
                </w:pPr>
              </w:pPrChange>
            </w:pPr>
            <w:r>
              <w:rPr>
                <w:rPrChange w:id="3958" w:author="DIEGO CORDOBA URRUTIA" w:date="2026-06-07T04:36:00Z" w16du:dateUtc="2026-06-07T10:36:00Z">
                  <w:rPr>
                    <w:rFonts w:ascii="Arial" w:eastAsia="Arial" w:hAnsi="Arial" w:cs="Arial"/>
                    <w:color w:val="000000"/>
                    <w:sz w:val="19"/>
                    <w:szCs w:val="19"/>
                  </w:rPr>
                </w:rPrChange>
              </w:rPr>
              <w:t>66.3%</w:t>
            </w:r>
          </w:p>
        </w:tc>
        <w:tc>
          <w:tcPr>
            <w:tcW w:w="0" w:type="auto"/>
            <w:tcPrChange w:id="3959"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1ADD196" w14:textId="77777777" w:rsidR="00DA1741" w:rsidRDefault="00000000">
            <w:pPr>
              <w:pStyle w:val="Compact"/>
              <w:pPrChange w:id="3960" w:author="DIEGO CORDOBA URRUTIA" w:date="2026-06-07T04:36:00Z" w16du:dateUtc="2026-06-07T10:36:00Z">
                <w:pPr>
                  <w:jc w:val="both"/>
                </w:pPr>
              </w:pPrChange>
            </w:pPr>
            <w:r>
              <w:rPr>
                <w:rPrChange w:id="3961" w:author="DIEGO CORDOBA URRUTIA" w:date="2026-06-07T04:36:00Z" w16du:dateUtc="2026-06-07T10:36:00Z">
                  <w:rPr>
                    <w:rFonts w:ascii="Arial" w:eastAsia="Arial" w:hAnsi="Arial" w:cs="Arial"/>
                    <w:color w:val="000000"/>
                    <w:sz w:val="19"/>
                    <w:szCs w:val="19"/>
                  </w:rPr>
                </w:rPrChange>
              </w:rPr>
              <w:t>47</w:t>
            </w:r>
          </w:p>
        </w:tc>
        <w:tc>
          <w:tcPr>
            <w:tcW w:w="0" w:type="auto"/>
            <w:tcPrChange w:id="3962"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44E1220" w14:textId="77777777" w:rsidR="00DA1741" w:rsidRDefault="00000000">
            <w:pPr>
              <w:pStyle w:val="Compact"/>
              <w:pPrChange w:id="3963" w:author="DIEGO CORDOBA URRUTIA" w:date="2026-06-07T04:36:00Z" w16du:dateUtc="2026-06-07T10:36:00Z">
                <w:pPr>
                  <w:jc w:val="both"/>
                </w:pPr>
              </w:pPrChange>
            </w:pPr>
            <w:r>
              <w:rPr>
                <w:rPrChange w:id="3964" w:author="DIEGO CORDOBA URRUTIA" w:date="2026-06-07T04:36:00Z" w16du:dateUtc="2026-06-07T10:36:00Z">
                  <w:rPr>
                    <w:rFonts w:ascii="Arial" w:eastAsia="Arial" w:hAnsi="Arial" w:cs="Arial"/>
                    <w:color w:val="000000"/>
                    <w:sz w:val="19"/>
                    <w:szCs w:val="19"/>
                  </w:rPr>
                </w:rPrChange>
              </w:rPr>
              <w:t>2022−2024</w:t>
            </w:r>
          </w:p>
        </w:tc>
      </w:tr>
      <w:tr w:rsidR="00DA1741" w14:paraId="797136D2" w14:textId="77777777">
        <w:tblPrEx>
          <w:tblPrExChange w:id="3965" w:author="DIEGO CORDOBA URRUTIA" w:date="2026-06-07T04:36:00Z" w16du:dateUtc="2026-06-07T10:36:00Z">
            <w:tblPrEx>
              <w:tblCellMar>
                <w:top w:w="0" w:type="dxa"/>
                <w:bottom w:w="0" w:type="dxa"/>
              </w:tblCellMar>
            </w:tblPrEx>
          </w:tblPrExChange>
        </w:tblPrEx>
        <w:trPr>
          <w:trPrChange w:id="3966" w:author="DIEGO CORDOBA URRUTIA" w:date="2026-06-07T04:36:00Z" w16du:dateUtc="2026-06-07T10:36:00Z">
            <w:trPr>
              <w:gridBefore w:val="1"/>
            </w:trPr>
          </w:trPrChange>
        </w:trPr>
        <w:tc>
          <w:tcPr>
            <w:tcW w:w="0" w:type="auto"/>
            <w:tcPrChange w:id="3967"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3A4027E" w14:textId="77777777" w:rsidR="00DA1741" w:rsidRDefault="00000000">
            <w:pPr>
              <w:pStyle w:val="Compact"/>
              <w:pPrChange w:id="3968" w:author="DIEGO CORDOBA URRUTIA" w:date="2026-06-07T04:36:00Z" w16du:dateUtc="2026-06-07T10:36:00Z">
                <w:pPr>
                  <w:jc w:val="both"/>
                </w:pPr>
              </w:pPrChange>
            </w:pPr>
            <w:r>
              <w:rPr>
                <w:rPrChange w:id="3969" w:author="DIEGO CORDOBA URRUTIA" w:date="2026-06-07T04:36:00Z" w16du:dateUtc="2026-06-07T10:36:00Z">
                  <w:rPr>
                    <w:rFonts w:ascii="Arial" w:eastAsia="Arial" w:hAnsi="Arial" w:cs="Arial"/>
                    <w:color w:val="000000"/>
                    <w:sz w:val="19"/>
                    <w:szCs w:val="19"/>
                  </w:rPr>
                </w:rPrChange>
              </w:rPr>
              <w:t>Subasta mensual CENACE (media)</w:t>
            </w:r>
          </w:p>
        </w:tc>
        <w:tc>
          <w:tcPr>
            <w:tcW w:w="0" w:type="auto"/>
            <w:tcPrChange w:id="397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6008A84" w14:textId="77777777" w:rsidR="00DA1741" w:rsidRDefault="00000000">
            <w:pPr>
              <w:pStyle w:val="Compact"/>
              <w:pPrChange w:id="3971" w:author="DIEGO CORDOBA URRUTIA" w:date="2026-06-07T04:36:00Z" w16du:dateUtc="2026-06-07T10:36:00Z">
                <w:pPr>
                  <w:jc w:val="both"/>
                </w:pPr>
              </w:pPrChange>
            </w:pPr>
            <w:r>
              <w:rPr>
                <w:rPrChange w:id="3972" w:author="DIEGO CORDOBA URRUTIA" w:date="2026-06-07T04:36:00Z" w16du:dateUtc="2026-06-07T10:36:00Z">
                  <w:rPr>
                    <w:rFonts w:ascii="Arial" w:eastAsia="Arial" w:hAnsi="Arial" w:cs="Arial"/>
                    <w:color w:val="000000"/>
                    <w:sz w:val="19"/>
                    <w:szCs w:val="19"/>
                  </w:rPr>
                </w:rPrChange>
              </w:rPr>
              <w:t>1,341,200</w:t>
            </w:r>
          </w:p>
        </w:tc>
        <w:tc>
          <w:tcPr>
            <w:tcW w:w="0" w:type="auto"/>
            <w:tcPrChange w:id="3973"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DCED59F" w14:textId="77777777" w:rsidR="00DA1741" w:rsidRDefault="00000000">
            <w:pPr>
              <w:pStyle w:val="Compact"/>
              <w:pPrChange w:id="3974" w:author="DIEGO CORDOBA URRUTIA" w:date="2026-06-07T04:36:00Z" w16du:dateUtc="2026-06-07T10:36:00Z">
                <w:pPr>
                  <w:jc w:val="both"/>
                </w:pPr>
              </w:pPrChange>
            </w:pPr>
            <w:r>
              <w:rPr>
                <w:rPrChange w:id="3975" w:author="DIEGO CORDOBA URRUTIA" w:date="2026-06-07T04:36:00Z" w16du:dateUtc="2026-06-07T10:36:00Z">
                  <w:rPr>
                    <w:rFonts w:ascii="Arial" w:eastAsia="Arial" w:hAnsi="Arial" w:cs="Arial"/>
                    <w:color w:val="000000"/>
                    <w:sz w:val="19"/>
                    <w:szCs w:val="19"/>
                  </w:rPr>
                </w:rPrChange>
              </w:rPr>
              <w:t>56.0%</w:t>
            </w:r>
          </w:p>
        </w:tc>
        <w:tc>
          <w:tcPr>
            <w:tcW w:w="0" w:type="auto"/>
            <w:tcPrChange w:id="3976"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2E635A4" w14:textId="77777777" w:rsidR="00DA1741" w:rsidRDefault="00000000">
            <w:pPr>
              <w:pStyle w:val="Compact"/>
              <w:pPrChange w:id="3977" w:author="DIEGO CORDOBA URRUTIA" w:date="2026-06-07T04:36:00Z" w16du:dateUtc="2026-06-07T10:36:00Z">
                <w:pPr>
                  <w:jc w:val="both"/>
                </w:pPr>
              </w:pPrChange>
            </w:pPr>
            <w:r>
              <w:rPr>
                <w:rPrChange w:id="3978" w:author="DIEGO CORDOBA URRUTIA" w:date="2026-06-07T04:36:00Z" w16du:dateUtc="2026-06-07T10:36:00Z">
                  <w:rPr>
                    <w:rFonts w:ascii="Arial" w:eastAsia="Arial" w:hAnsi="Arial" w:cs="Arial"/>
                    <w:color w:val="000000"/>
                    <w:sz w:val="19"/>
                    <w:szCs w:val="19"/>
                  </w:rPr>
                </w:rPrChange>
              </w:rPr>
              <w:t>36</w:t>
            </w:r>
          </w:p>
        </w:tc>
        <w:tc>
          <w:tcPr>
            <w:tcW w:w="0" w:type="auto"/>
            <w:tcPrChange w:id="3979"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4A4983D" w14:textId="77777777" w:rsidR="00DA1741" w:rsidRDefault="00000000">
            <w:pPr>
              <w:pStyle w:val="Compact"/>
              <w:pPrChange w:id="3980" w:author="DIEGO CORDOBA URRUTIA" w:date="2026-06-07T04:36:00Z" w16du:dateUtc="2026-06-07T10:36:00Z">
                <w:pPr>
                  <w:jc w:val="both"/>
                </w:pPr>
              </w:pPrChange>
            </w:pPr>
            <w:r>
              <w:rPr>
                <w:rPrChange w:id="3981" w:author="DIEGO CORDOBA URRUTIA" w:date="2026-06-07T04:36:00Z" w16du:dateUtc="2026-06-07T10:36:00Z">
                  <w:rPr>
                    <w:rFonts w:ascii="Arial" w:eastAsia="Arial" w:hAnsi="Arial" w:cs="Arial"/>
                    <w:color w:val="000000"/>
                    <w:sz w:val="19"/>
                    <w:szCs w:val="19"/>
                  </w:rPr>
                </w:rPrChange>
              </w:rPr>
              <w:t>2022−2024</w:t>
            </w:r>
          </w:p>
        </w:tc>
      </w:tr>
      <w:tr w:rsidR="00DA1741" w14:paraId="62466750" w14:textId="77777777">
        <w:tblPrEx>
          <w:tblPrExChange w:id="3982" w:author="DIEGO CORDOBA URRUTIA" w:date="2026-06-07T04:36:00Z" w16du:dateUtc="2026-06-07T10:36:00Z">
            <w:tblPrEx>
              <w:tblCellMar>
                <w:top w:w="0" w:type="dxa"/>
                <w:bottom w:w="0" w:type="dxa"/>
              </w:tblCellMar>
            </w:tblPrEx>
          </w:tblPrExChange>
        </w:tblPrEx>
        <w:trPr>
          <w:trPrChange w:id="3983" w:author="DIEGO CORDOBA URRUTIA" w:date="2026-06-07T04:36:00Z" w16du:dateUtc="2026-06-07T10:36:00Z">
            <w:trPr>
              <w:gridBefore w:val="1"/>
            </w:trPr>
          </w:trPrChange>
        </w:trPr>
        <w:tc>
          <w:tcPr>
            <w:tcW w:w="0" w:type="auto"/>
            <w:tcPrChange w:id="3984"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7510E41" w14:textId="77777777" w:rsidR="00DA1741" w:rsidRPr="00A9569D" w:rsidRDefault="00000000">
            <w:pPr>
              <w:pStyle w:val="Compact"/>
              <w:rPr>
                <w:lang w:val="es-419"/>
                <w:rPrChange w:id="3985" w:author="DIEGO CORDOBA URRUTIA" w:date="2026-06-07T04:36:00Z" w16du:dateUtc="2026-06-07T10:36:00Z">
                  <w:rPr/>
                </w:rPrChange>
              </w:rPr>
              <w:pPrChange w:id="3986" w:author="DIEGO CORDOBA URRUTIA" w:date="2026-06-07T04:36:00Z" w16du:dateUtc="2026-06-07T10:36:00Z">
                <w:pPr>
                  <w:jc w:val="both"/>
                </w:pPr>
              </w:pPrChange>
            </w:pPr>
            <w:r w:rsidRPr="00A9569D">
              <w:rPr>
                <w:lang w:val="es-419"/>
                <w:rPrChange w:id="3987" w:author="DIEGO CORDOBA URRUTIA" w:date="2026-06-07T04:36:00Z" w16du:dateUtc="2026-06-07T10:36:00Z">
                  <w:rPr>
                    <w:rFonts w:ascii="Arial" w:eastAsia="Arial" w:hAnsi="Arial" w:cs="Arial"/>
                    <w:color w:val="000000"/>
                    <w:sz w:val="19"/>
                    <w:szCs w:val="19"/>
                  </w:rPr>
                </w:rPrChange>
              </w:rPr>
              <w:t>Precio teórico V_HJB (este estudio)</w:t>
            </w:r>
          </w:p>
        </w:tc>
        <w:tc>
          <w:tcPr>
            <w:tcW w:w="0" w:type="auto"/>
            <w:tcPrChange w:id="398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B9C7FBF" w14:textId="77777777" w:rsidR="00DA1741" w:rsidRDefault="00000000">
            <w:pPr>
              <w:pStyle w:val="Compact"/>
              <w:pPrChange w:id="3989" w:author="DIEGO CORDOBA URRUTIA" w:date="2026-06-07T04:36:00Z" w16du:dateUtc="2026-06-07T10:36:00Z">
                <w:pPr>
                  <w:jc w:val="both"/>
                </w:pPr>
              </w:pPrChange>
            </w:pPr>
            <w:r>
              <w:rPr>
                <w:rPrChange w:id="3990" w:author="DIEGO CORDOBA URRUTIA" w:date="2026-06-07T04:36:00Z" w16du:dateUtc="2026-06-07T10:36:00Z">
                  <w:rPr>
                    <w:rFonts w:ascii="Arial" w:eastAsia="Arial" w:hAnsi="Arial" w:cs="Arial"/>
                    <w:color w:val="000000"/>
                    <w:sz w:val="19"/>
                    <w:szCs w:val="19"/>
                  </w:rPr>
                </w:rPrChange>
              </w:rPr>
              <w:t>2,395,000</w:t>
            </w:r>
          </w:p>
        </w:tc>
        <w:tc>
          <w:tcPr>
            <w:tcW w:w="0" w:type="auto"/>
            <w:tcPrChange w:id="3991"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DDD9BB3" w14:textId="77777777" w:rsidR="00DA1741" w:rsidRDefault="00000000">
            <w:pPr>
              <w:pStyle w:val="Compact"/>
              <w:pPrChange w:id="3992" w:author="DIEGO CORDOBA URRUTIA" w:date="2026-06-07T04:36:00Z" w16du:dateUtc="2026-06-07T10:36:00Z">
                <w:pPr>
                  <w:jc w:val="both"/>
                </w:pPr>
              </w:pPrChange>
            </w:pPr>
            <w:r>
              <w:rPr>
                <w:rPrChange w:id="3993" w:author="DIEGO CORDOBA URRUTIA" w:date="2026-06-07T04:36:00Z" w16du:dateUtc="2026-06-07T10:36:00Z">
                  <w:rPr>
                    <w:rFonts w:ascii="Arial" w:eastAsia="Arial" w:hAnsi="Arial" w:cs="Arial"/>
                    <w:color w:val="000000"/>
                    <w:sz w:val="19"/>
                    <w:szCs w:val="19"/>
                  </w:rPr>
                </w:rPrChange>
              </w:rPr>
              <w:t>100.0%</w:t>
            </w:r>
          </w:p>
        </w:tc>
        <w:tc>
          <w:tcPr>
            <w:tcW w:w="0" w:type="auto"/>
            <w:tcPrChange w:id="3994"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9AB0FA6" w14:textId="77777777" w:rsidR="00DA1741" w:rsidRDefault="00000000">
            <w:pPr>
              <w:pStyle w:val="Compact"/>
              <w:pPrChange w:id="3995" w:author="DIEGO CORDOBA URRUTIA" w:date="2026-06-07T04:36:00Z" w16du:dateUtc="2026-06-07T10:36:00Z">
                <w:pPr>
                  <w:jc w:val="both"/>
                </w:pPr>
              </w:pPrChange>
            </w:pPr>
            <w:r>
              <w:rPr>
                <w:rPrChange w:id="3996" w:author="DIEGO CORDOBA URRUTIA" w:date="2026-06-07T04:36:00Z" w16du:dateUtc="2026-06-07T10:36:00Z">
                  <w:rPr>
                    <w:rFonts w:ascii="Arial" w:eastAsia="Arial" w:hAnsi="Arial" w:cs="Arial"/>
                    <w:color w:val="000000"/>
                    <w:sz w:val="19"/>
                    <w:szCs w:val="19"/>
                  </w:rPr>
                </w:rPrChange>
              </w:rPr>
              <w:t>—</w:t>
            </w:r>
          </w:p>
        </w:tc>
        <w:tc>
          <w:tcPr>
            <w:tcW w:w="0" w:type="auto"/>
            <w:tcPrChange w:id="3997"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284232E" w14:textId="77777777" w:rsidR="00DA1741" w:rsidRDefault="00000000">
            <w:pPr>
              <w:pStyle w:val="Compact"/>
              <w:pPrChange w:id="3998" w:author="DIEGO CORDOBA URRUTIA" w:date="2026-06-07T04:36:00Z" w16du:dateUtc="2026-06-07T10:36:00Z">
                <w:pPr>
                  <w:jc w:val="both"/>
                </w:pPr>
              </w:pPrChange>
            </w:pPr>
            <w:r>
              <w:rPr>
                <w:rPrChange w:id="3999" w:author="DIEGO CORDOBA URRUTIA" w:date="2026-06-07T04:36:00Z" w16du:dateUtc="2026-06-07T10:36:00Z">
                  <w:rPr>
                    <w:rFonts w:ascii="Arial" w:eastAsia="Arial" w:hAnsi="Arial" w:cs="Arial"/>
                    <w:color w:val="000000"/>
                    <w:sz w:val="19"/>
                    <w:szCs w:val="19"/>
                  </w:rPr>
                </w:rPrChange>
              </w:rPr>
              <w:t>Calibrado 2024</w:t>
            </w:r>
          </w:p>
        </w:tc>
      </w:tr>
      <w:tr w:rsidR="00DA1741" w14:paraId="191175AC" w14:textId="77777777">
        <w:tblPrEx>
          <w:tblPrExChange w:id="4000" w:author="DIEGO CORDOBA URRUTIA" w:date="2026-06-07T04:36:00Z" w16du:dateUtc="2026-06-07T10:36:00Z">
            <w:tblPrEx>
              <w:tblCellMar>
                <w:top w:w="0" w:type="dxa"/>
                <w:bottom w:w="0" w:type="dxa"/>
              </w:tblCellMar>
            </w:tblPrEx>
          </w:tblPrExChange>
        </w:tblPrEx>
        <w:trPr>
          <w:trPrChange w:id="4001" w:author="DIEGO CORDOBA URRUTIA" w:date="2026-06-07T04:36:00Z" w16du:dateUtc="2026-06-07T10:36:00Z">
            <w:trPr>
              <w:gridBefore w:val="1"/>
            </w:trPr>
          </w:trPrChange>
        </w:trPr>
        <w:tc>
          <w:tcPr>
            <w:tcW w:w="0" w:type="auto"/>
            <w:tcPrChange w:id="4002"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1F64C77" w14:textId="77777777" w:rsidR="00DA1741" w:rsidRDefault="00000000">
            <w:pPr>
              <w:pStyle w:val="Compact"/>
              <w:pPrChange w:id="4003" w:author="DIEGO CORDOBA URRUTIA" w:date="2026-06-07T04:36:00Z" w16du:dateUtc="2026-06-07T10:36:00Z">
                <w:pPr>
                  <w:jc w:val="both"/>
                </w:pPr>
              </w:pPrChange>
            </w:pPr>
            <w:r>
              <w:rPr>
                <w:rPrChange w:id="4004" w:author="DIEGO CORDOBA URRUTIA" w:date="2026-06-07T04:36:00Z" w16du:dateUtc="2026-06-07T10:36:00Z">
                  <w:rPr>
                    <w:rFonts w:ascii="Arial" w:eastAsia="Arial" w:hAnsi="Arial" w:cs="Arial"/>
                    <w:color w:val="000000"/>
                    <w:sz w:val="19"/>
                    <w:szCs w:val="19"/>
                  </w:rPr>
                </w:rPrChange>
              </w:rPr>
              <w:t>Precio robusto V_rob</w:t>
            </w:r>
          </w:p>
        </w:tc>
        <w:tc>
          <w:tcPr>
            <w:tcW w:w="0" w:type="auto"/>
            <w:tcPrChange w:id="400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0E05A5B" w14:textId="77777777" w:rsidR="00DA1741" w:rsidRDefault="00000000">
            <w:pPr>
              <w:pStyle w:val="Compact"/>
              <w:pPrChange w:id="4006" w:author="DIEGO CORDOBA URRUTIA" w:date="2026-06-07T04:36:00Z" w16du:dateUtc="2026-06-07T10:36:00Z">
                <w:pPr>
                  <w:jc w:val="both"/>
                </w:pPr>
              </w:pPrChange>
            </w:pPr>
            <w:r>
              <w:rPr>
                <w:rPrChange w:id="4007" w:author="DIEGO CORDOBA URRUTIA" w:date="2026-06-07T04:36:00Z" w16du:dateUtc="2026-06-07T10:36:00Z">
                  <w:rPr>
                    <w:rFonts w:ascii="Arial" w:eastAsia="Arial" w:hAnsi="Arial" w:cs="Arial"/>
                    <w:color w:val="000000"/>
                    <w:sz w:val="19"/>
                    <w:szCs w:val="19"/>
                  </w:rPr>
                </w:rPrChange>
              </w:rPr>
              <w:t>2,836,200</w:t>
            </w:r>
          </w:p>
        </w:tc>
        <w:tc>
          <w:tcPr>
            <w:tcW w:w="0" w:type="auto"/>
            <w:tcPrChange w:id="4008"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9F728D4" w14:textId="77777777" w:rsidR="00DA1741" w:rsidRDefault="00000000">
            <w:pPr>
              <w:pStyle w:val="Compact"/>
              <w:pPrChange w:id="4009" w:author="DIEGO CORDOBA URRUTIA" w:date="2026-06-07T04:36:00Z" w16du:dateUtc="2026-06-07T10:36:00Z">
                <w:pPr>
                  <w:jc w:val="both"/>
                </w:pPr>
              </w:pPrChange>
            </w:pPr>
            <w:r>
              <w:rPr>
                <w:rPrChange w:id="4010" w:author="DIEGO CORDOBA URRUTIA" w:date="2026-06-07T04:36:00Z" w16du:dateUtc="2026-06-07T10:36:00Z">
                  <w:rPr>
                    <w:rFonts w:ascii="Arial" w:eastAsia="Arial" w:hAnsi="Arial" w:cs="Arial"/>
                    <w:color w:val="000000"/>
                    <w:sz w:val="19"/>
                    <w:szCs w:val="19"/>
                  </w:rPr>
                </w:rPrChange>
              </w:rPr>
              <w:t>118.4%</w:t>
            </w:r>
          </w:p>
        </w:tc>
        <w:tc>
          <w:tcPr>
            <w:tcW w:w="0" w:type="auto"/>
            <w:tcPrChange w:id="4011"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9E629B3" w14:textId="77777777" w:rsidR="00DA1741" w:rsidRDefault="00000000">
            <w:pPr>
              <w:pStyle w:val="Compact"/>
              <w:pPrChange w:id="4012" w:author="DIEGO CORDOBA URRUTIA" w:date="2026-06-07T04:36:00Z" w16du:dateUtc="2026-06-07T10:36:00Z">
                <w:pPr>
                  <w:jc w:val="both"/>
                </w:pPr>
              </w:pPrChange>
            </w:pPr>
            <w:r>
              <w:rPr>
                <w:rPrChange w:id="4013" w:author="DIEGO CORDOBA URRUTIA" w:date="2026-06-07T04:36:00Z" w16du:dateUtc="2026-06-07T10:36:00Z">
                  <w:rPr>
                    <w:rFonts w:ascii="Arial" w:eastAsia="Arial" w:hAnsi="Arial" w:cs="Arial"/>
                    <w:color w:val="000000"/>
                    <w:sz w:val="19"/>
                    <w:szCs w:val="19"/>
                  </w:rPr>
                </w:rPrChange>
              </w:rPr>
              <w:t>—</w:t>
            </w:r>
          </w:p>
        </w:tc>
        <w:tc>
          <w:tcPr>
            <w:tcW w:w="0" w:type="auto"/>
            <w:tcPrChange w:id="401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DDAAC52" w14:textId="77777777" w:rsidR="00DA1741" w:rsidRDefault="00000000">
            <w:pPr>
              <w:pStyle w:val="Compact"/>
              <w:pPrChange w:id="4015" w:author="DIEGO CORDOBA URRUTIA" w:date="2026-06-07T04:36:00Z" w16du:dateUtc="2026-06-07T10:36:00Z">
                <w:pPr>
                  <w:jc w:val="both"/>
                </w:pPr>
              </w:pPrChange>
            </w:pPr>
            <w:r>
              <w:rPr>
                <w:rPrChange w:id="4016" w:author="DIEGO CORDOBA URRUTIA" w:date="2026-06-07T04:36:00Z" w16du:dateUtc="2026-06-07T10:36:00Z">
                  <w:rPr>
                    <w:rFonts w:ascii="Arial" w:eastAsia="Arial" w:hAnsi="Arial" w:cs="Arial"/>
                    <w:color w:val="000000"/>
                    <w:sz w:val="19"/>
                    <w:szCs w:val="19"/>
                  </w:rPr>
                </w:rPrChange>
              </w:rPr>
              <w:t>Calibrado 2024</w:t>
            </w:r>
          </w:p>
        </w:tc>
      </w:tr>
      <w:tr w:rsidR="00DA1741" w14:paraId="6D81F857" w14:textId="77777777">
        <w:tblPrEx>
          <w:tblPrExChange w:id="4017" w:author="DIEGO CORDOBA URRUTIA" w:date="2026-06-07T04:36:00Z" w16du:dateUtc="2026-06-07T10:36:00Z">
            <w:tblPrEx>
              <w:tblCellMar>
                <w:top w:w="0" w:type="dxa"/>
                <w:bottom w:w="0" w:type="dxa"/>
              </w:tblCellMar>
            </w:tblPrEx>
          </w:tblPrExChange>
        </w:tblPrEx>
        <w:trPr>
          <w:trPrChange w:id="4018" w:author="DIEGO CORDOBA URRUTIA" w:date="2026-06-07T04:36:00Z" w16du:dateUtc="2026-06-07T10:36:00Z">
            <w:trPr>
              <w:gridBefore w:val="1"/>
            </w:trPr>
          </w:trPrChange>
        </w:trPr>
        <w:tc>
          <w:tcPr>
            <w:tcW w:w="0" w:type="auto"/>
            <w:tcPrChange w:id="4019"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DDBFD95" w14:textId="77777777" w:rsidR="00DA1741" w:rsidRDefault="00000000">
            <w:pPr>
              <w:pStyle w:val="Compact"/>
              <w:pPrChange w:id="4020" w:author="DIEGO CORDOBA URRUTIA" w:date="2026-06-07T04:36:00Z" w16du:dateUtc="2026-06-07T10:36:00Z">
                <w:pPr>
                  <w:jc w:val="both"/>
                </w:pPr>
              </w:pPrChange>
            </w:pPr>
            <w:r>
              <w:rPr>
                <w:rPrChange w:id="4021" w:author="DIEGO CORDOBA URRUTIA" w:date="2026-06-07T04:36:00Z" w16du:dateUtc="2026-06-07T10:36:00Z">
                  <w:rPr>
                    <w:rFonts w:ascii="Arial" w:eastAsia="Arial" w:hAnsi="Arial" w:cs="Arial"/>
                    <w:color w:val="000000"/>
                    <w:sz w:val="19"/>
                    <w:szCs w:val="19"/>
                  </w:rPr>
                </w:rPrChange>
              </w:rPr>
              <w:t>ERCOT (ref. USD→MXN)</w:t>
            </w:r>
          </w:p>
        </w:tc>
        <w:tc>
          <w:tcPr>
            <w:tcW w:w="0" w:type="auto"/>
            <w:tcPrChange w:id="402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9C1C84" w14:textId="77777777" w:rsidR="00DA1741" w:rsidRDefault="00000000">
            <w:pPr>
              <w:pStyle w:val="Compact"/>
              <w:pPrChange w:id="4023" w:author="DIEGO CORDOBA URRUTIA" w:date="2026-06-07T04:36:00Z" w16du:dateUtc="2026-06-07T10:36:00Z">
                <w:pPr>
                  <w:jc w:val="both"/>
                </w:pPr>
              </w:pPrChange>
            </w:pPr>
            <w:r>
              <w:rPr>
                <w:rPrChange w:id="4024" w:author="DIEGO CORDOBA URRUTIA" w:date="2026-06-07T04:36:00Z" w16du:dateUtc="2026-06-07T10:36:00Z">
                  <w:rPr>
                    <w:rFonts w:ascii="Arial" w:eastAsia="Arial" w:hAnsi="Arial" w:cs="Arial"/>
                    <w:color w:val="000000"/>
                    <w:sz w:val="19"/>
                    <w:szCs w:val="19"/>
                  </w:rPr>
                </w:rPrChange>
              </w:rPr>
              <w:t>2,108,600</w:t>
            </w:r>
          </w:p>
        </w:tc>
        <w:tc>
          <w:tcPr>
            <w:tcW w:w="0" w:type="auto"/>
            <w:tcPrChange w:id="4025"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EFEB031" w14:textId="77777777" w:rsidR="00DA1741" w:rsidRDefault="00000000">
            <w:pPr>
              <w:pStyle w:val="Compact"/>
              <w:pPrChange w:id="4026" w:author="DIEGO CORDOBA URRUTIA" w:date="2026-06-07T04:36:00Z" w16du:dateUtc="2026-06-07T10:36:00Z">
                <w:pPr>
                  <w:jc w:val="both"/>
                </w:pPr>
              </w:pPrChange>
            </w:pPr>
            <w:r>
              <w:rPr>
                <w:rPrChange w:id="4027" w:author="DIEGO CORDOBA URRUTIA" w:date="2026-06-07T04:36:00Z" w16du:dateUtc="2026-06-07T10:36:00Z">
                  <w:rPr>
                    <w:rFonts w:ascii="Arial" w:eastAsia="Arial" w:hAnsi="Arial" w:cs="Arial"/>
                    <w:color w:val="000000"/>
                    <w:sz w:val="19"/>
                    <w:szCs w:val="19"/>
                  </w:rPr>
                </w:rPrChange>
              </w:rPr>
              <w:t>88.0%</w:t>
            </w:r>
          </w:p>
        </w:tc>
        <w:tc>
          <w:tcPr>
            <w:tcW w:w="0" w:type="auto"/>
            <w:tcPrChange w:id="4028"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BA4981" w14:textId="77777777" w:rsidR="00DA1741" w:rsidRDefault="00000000">
            <w:pPr>
              <w:pStyle w:val="Compact"/>
              <w:pPrChange w:id="4029" w:author="DIEGO CORDOBA URRUTIA" w:date="2026-06-07T04:36:00Z" w16du:dateUtc="2026-06-07T10:36:00Z">
                <w:pPr>
                  <w:jc w:val="both"/>
                </w:pPr>
              </w:pPrChange>
            </w:pPr>
            <w:r>
              <w:rPr>
                <w:rPrChange w:id="4030" w:author="DIEGO CORDOBA URRUTIA" w:date="2026-06-07T04:36:00Z" w16du:dateUtc="2026-06-07T10:36:00Z">
                  <w:rPr>
                    <w:rFonts w:ascii="Arial" w:eastAsia="Arial" w:hAnsi="Arial" w:cs="Arial"/>
                    <w:color w:val="000000"/>
                    <w:sz w:val="19"/>
                    <w:szCs w:val="19"/>
                  </w:rPr>
                </w:rPrChange>
              </w:rPr>
              <w:t>52</w:t>
            </w:r>
          </w:p>
        </w:tc>
        <w:tc>
          <w:tcPr>
            <w:tcW w:w="0" w:type="auto"/>
            <w:tcPrChange w:id="4031"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A29D87" w14:textId="77777777" w:rsidR="00DA1741" w:rsidRDefault="00000000">
            <w:pPr>
              <w:pStyle w:val="Compact"/>
              <w:pPrChange w:id="4032" w:author="DIEGO CORDOBA URRUTIA" w:date="2026-06-07T04:36:00Z" w16du:dateUtc="2026-06-07T10:36:00Z">
                <w:pPr>
                  <w:jc w:val="both"/>
                </w:pPr>
              </w:pPrChange>
            </w:pPr>
            <w:r>
              <w:rPr>
                <w:rPrChange w:id="4033" w:author="DIEGO CORDOBA URRUTIA" w:date="2026-06-07T04:36:00Z" w16du:dateUtc="2026-06-07T10:36:00Z">
                  <w:rPr>
                    <w:rFonts w:ascii="Arial" w:eastAsia="Arial" w:hAnsi="Arial" w:cs="Arial"/>
                    <w:color w:val="000000"/>
                    <w:sz w:val="19"/>
                    <w:szCs w:val="19"/>
                  </w:rPr>
                </w:rPrChange>
              </w:rPr>
              <w:t>2024</w:t>
            </w:r>
          </w:p>
        </w:tc>
      </w:tr>
      <w:tr w:rsidR="00DA1741" w14:paraId="5B3E5D4D" w14:textId="77777777">
        <w:tblPrEx>
          <w:tblPrExChange w:id="4034" w:author="DIEGO CORDOBA URRUTIA" w:date="2026-06-07T04:36:00Z" w16du:dateUtc="2026-06-07T10:36:00Z">
            <w:tblPrEx>
              <w:tblCellMar>
                <w:top w:w="0" w:type="dxa"/>
                <w:bottom w:w="0" w:type="dxa"/>
              </w:tblCellMar>
            </w:tblPrEx>
          </w:tblPrExChange>
        </w:tblPrEx>
        <w:trPr>
          <w:trPrChange w:id="4035" w:author="DIEGO CORDOBA URRUTIA" w:date="2026-06-07T04:36:00Z" w16du:dateUtc="2026-06-07T10:36:00Z">
            <w:trPr>
              <w:gridBefore w:val="1"/>
            </w:trPr>
          </w:trPrChange>
        </w:trPr>
        <w:tc>
          <w:tcPr>
            <w:tcW w:w="0" w:type="auto"/>
            <w:tcPrChange w:id="4036"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E211991" w14:textId="77777777" w:rsidR="00DA1741" w:rsidRDefault="00000000">
            <w:pPr>
              <w:pStyle w:val="Compact"/>
              <w:pPrChange w:id="4037" w:author="DIEGO CORDOBA URRUTIA" w:date="2026-06-07T04:36:00Z" w16du:dateUtc="2026-06-07T10:36:00Z">
                <w:pPr>
                  <w:jc w:val="both"/>
                </w:pPr>
              </w:pPrChange>
            </w:pPr>
            <w:r>
              <w:rPr>
                <w:rPrChange w:id="4038" w:author="DIEGO CORDOBA URRUTIA" w:date="2026-06-07T04:36:00Z" w16du:dateUtc="2026-06-07T10:36:00Z">
                  <w:rPr>
                    <w:rFonts w:ascii="Arial" w:eastAsia="Arial" w:hAnsi="Arial" w:cs="Arial"/>
                    <w:color w:val="000000"/>
                    <w:sz w:val="19"/>
                    <w:szCs w:val="19"/>
                  </w:rPr>
                </w:rPrChange>
              </w:rPr>
              <w:t>PJM (ref. USD→MXN)</w:t>
            </w:r>
          </w:p>
        </w:tc>
        <w:tc>
          <w:tcPr>
            <w:tcW w:w="0" w:type="auto"/>
            <w:tcPrChange w:id="403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6DEA22C" w14:textId="77777777" w:rsidR="00DA1741" w:rsidRDefault="00000000">
            <w:pPr>
              <w:pStyle w:val="Compact"/>
              <w:pPrChange w:id="4040" w:author="DIEGO CORDOBA URRUTIA" w:date="2026-06-07T04:36:00Z" w16du:dateUtc="2026-06-07T10:36:00Z">
                <w:pPr>
                  <w:jc w:val="both"/>
                </w:pPr>
              </w:pPrChange>
            </w:pPr>
            <w:r>
              <w:rPr>
                <w:rPrChange w:id="4041" w:author="DIEGO CORDOBA URRUTIA" w:date="2026-06-07T04:36:00Z" w16du:dateUtc="2026-06-07T10:36:00Z">
                  <w:rPr>
                    <w:rFonts w:ascii="Arial" w:eastAsia="Arial" w:hAnsi="Arial" w:cs="Arial"/>
                    <w:color w:val="000000"/>
                    <w:sz w:val="19"/>
                    <w:szCs w:val="19"/>
                  </w:rPr>
                </w:rPrChange>
              </w:rPr>
              <w:t>2,293,700</w:t>
            </w:r>
          </w:p>
        </w:tc>
        <w:tc>
          <w:tcPr>
            <w:tcW w:w="0" w:type="auto"/>
            <w:tcPrChange w:id="4042" w:author="DIEGO CORDOBA URRUTIA" w:date="2026-06-07T04:36:00Z" w16du:dateUtc="2026-06-07T10:36:00Z">
              <w:tcPr>
                <w:tcW w:w="14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004B4C" w14:textId="77777777" w:rsidR="00DA1741" w:rsidRDefault="00000000">
            <w:pPr>
              <w:pStyle w:val="Compact"/>
              <w:pPrChange w:id="4043" w:author="DIEGO CORDOBA URRUTIA" w:date="2026-06-07T04:36:00Z" w16du:dateUtc="2026-06-07T10:36:00Z">
                <w:pPr>
                  <w:jc w:val="both"/>
                </w:pPr>
              </w:pPrChange>
            </w:pPr>
            <w:r>
              <w:rPr>
                <w:rPrChange w:id="4044" w:author="DIEGO CORDOBA URRUTIA" w:date="2026-06-07T04:36:00Z" w16du:dateUtc="2026-06-07T10:36:00Z">
                  <w:rPr>
                    <w:rFonts w:ascii="Arial" w:eastAsia="Arial" w:hAnsi="Arial" w:cs="Arial"/>
                    <w:color w:val="000000"/>
                    <w:sz w:val="19"/>
                    <w:szCs w:val="19"/>
                  </w:rPr>
                </w:rPrChange>
              </w:rPr>
              <w:t>95.8%</w:t>
            </w:r>
          </w:p>
        </w:tc>
        <w:tc>
          <w:tcPr>
            <w:tcW w:w="0" w:type="auto"/>
            <w:tcPrChange w:id="4045" w:author="DIEGO CORDOBA URRUTIA" w:date="2026-06-07T04:36:00Z" w16du:dateUtc="2026-06-07T10:36:00Z">
              <w:tcPr>
                <w:tcW w:w="10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455903B" w14:textId="77777777" w:rsidR="00DA1741" w:rsidRDefault="00000000">
            <w:pPr>
              <w:pStyle w:val="Compact"/>
              <w:pPrChange w:id="4046" w:author="DIEGO CORDOBA URRUTIA" w:date="2026-06-07T04:36:00Z" w16du:dateUtc="2026-06-07T10:36:00Z">
                <w:pPr>
                  <w:jc w:val="both"/>
                </w:pPr>
              </w:pPrChange>
            </w:pPr>
            <w:r>
              <w:rPr>
                <w:rPrChange w:id="4047" w:author="DIEGO CORDOBA URRUTIA" w:date="2026-06-07T04:36:00Z" w16du:dateUtc="2026-06-07T10:36:00Z">
                  <w:rPr>
                    <w:rFonts w:ascii="Arial" w:eastAsia="Arial" w:hAnsi="Arial" w:cs="Arial"/>
                    <w:color w:val="000000"/>
                    <w:sz w:val="19"/>
                    <w:szCs w:val="19"/>
                  </w:rPr>
                </w:rPrChange>
              </w:rPr>
              <w:t>52</w:t>
            </w:r>
          </w:p>
        </w:tc>
        <w:tc>
          <w:tcPr>
            <w:tcW w:w="0" w:type="auto"/>
            <w:tcPrChange w:id="4048"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18AF74E" w14:textId="77777777" w:rsidR="00DA1741" w:rsidRDefault="00000000">
            <w:pPr>
              <w:pStyle w:val="Compact"/>
              <w:pPrChange w:id="4049" w:author="DIEGO CORDOBA URRUTIA" w:date="2026-06-07T04:36:00Z" w16du:dateUtc="2026-06-07T10:36:00Z">
                <w:pPr>
                  <w:jc w:val="both"/>
                </w:pPr>
              </w:pPrChange>
            </w:pPr>
            <w:r>
              <w:rPr>
                <w:rPrChange w:id="4050" w:author="DIEGO CORDOBA URRUTIA" w:date="2026-06-07T04:36:00Z" w16du:dateUtc="2026-06-07T10:36:00Z">
                  <w:rPr>
                    <w:rFonts w:ascii="Arial" w:eastAsia="Arial" w:hAnsi="Arial" w:cs="Arial"/>
                    <w:color w:val="000000"/>
                    <w:sz w:val="19"/>
                    <w:szCs w:val="19"/>
                  </w:rPr>
                </w:rPrChange>
              </w:rPr>
              <w:t>2024</w:t>
            </w:r>
          </w:p>
        </w:tc>
      </w:tr>
    </w:tbl>
    <w:p w14:paraId="028E3761" w14:textId="77777777" w:rsidR="00DA1741" w:rsidRPr="00A9569D" w:rsidRDefault="00000000">
      <w:pPr>
        <w:pStyle w:val="BodyText"/>
        <w:rPr>
          <w:lang w:val="es-419"/>
          <w:rPrChange w:id="4051" w:author="DIEGO CORDOBA URRUTIA" w:date="2026-06-07T04:36:00Z" w16du:dateUtc="2026-06-07T10:36:00Z">
            <w:rPr/>
          </w:rPrChange>
        </w:rPr>
        <w:pPrChange w:id="4052" w:author="DIEGO CORDOBA URRUTIA" w:date="2026-06-07T04:36:00Z" w16du:dateUtc="2026-06-07T10:36:00Z">
          <w:pPr>
            <w:spacing w:before="80" w:after="320" w:line="380" w:lineRule="auto"/>
            <w:jc w:val="center"/>
          </w:pPr>
        </w:pPrChange>
      </w:pPr>
      <w:r w:rsidRPr="00A9569D">
        <w:rPr>
          <w:lang w:val="es-419"/>
          <w:rPrChange w:id="4053" w:author="DIEGO CORDOBA URRUTIA" w:date="2026-06-07T04:36:00Z" w16du:dateUtc="2026-06-07T10:36:00Z">
            <w:rPr>
              <w:color w:val="888888"/>
              <w:sz w:val="20"/>
              <w:szCs w:val="20"/>
            </w:rPr>
          </w:rPrChange>
        </w:rPr>
        <w:t>Tabla 5.2: Brecha de valoración de servicios ancilares — CENACE vs.</w:t>
      </w:r>
      <w:ins w:id="4054" w:author="DIEGO CORDOBA URRUTIA" w:date="2026-06-07T04:36:00Z" w16du:dateUtc="2026-06-07T10:36:00Z">
        <w:r w:rsidRPr="00A9569D">
          <w:rPr>
            <w:lang w:val="es-419"/>
          </w:rPr>
          <w:t> </w:t>
        </w:r>
      </w:ins>
      <w:del w:id="4055" w:author="DIEGO CORDOBA URRUTIA" w:date="2026-06-07T04:36:00Z" w16du:dateUtc="2026-06-07T10:36:00Z">
        <w:r w:rsidRPr="00DA5EBB">
          <w:rPr>
            <w:rFonts w:ascii="Arial" w:eastAsia="Arial" w:hAnsi="Arial" w:cs="Arial"/>
            <w:color w:val="888888"/>
            <w:sz w:val="20"/>
            <w:szCs w:val="20"/>
            <w:lang w:val="es-419"/>
          </w:rPr>
          <w:delText xml:space="preserve"> </w:delText>
        </w:r>
      </w:del>
      <w:r w:rsidRPr="00A9569D">
        <w:rPr>
          <w:lang w:val="es-419"/>
          <w:rPrChange w:id="4056" w:author="DIEGO CORDOBA URRUTIA" w:date="2026-06-07T04:36:00Z" w16du:dateUtc="2026-06-07T10:36:00Z">
            <w:rPr>
              <w:color w:val="888888"/>
              <w:sz w:val="20"/>
              <w:szCs w:val="20"/>
            </w:rPr>
          </w:rPrChange>
        </w:rPr>
        <w:t>precio teórico y mercados internacionales.</w:t>
      </w:r>
    </w:p>
    <w:p w14:paraId="24EF4700" w14:textId="77777777" w:rsidR="00DA1741" w:rsidRPr="00A9569D" w:rsidRDefault="00000000">
      <w:pPr>
        <w:pStyle w:val="BodyText"/>
        <w:rPr>
          <w:lang w:val="es-419"/>
          <w:rPrChange w:id="4057" w:author="DIEGO CORDOBA URRUTIA" w:date="2026-06-07T04:36:00Z" w16du:dateUtc="2026-06-07T10:36:00Z">
            <w:rPr/>
          </w:rPrChange>
        </w:rPr>
        <w:pPrChange w:id="4058" w:author="DIEGO CORDOBA URRUTIA" w:date="2026-06-07T04:36:00Z" w16du:dateUtc="2026-06-07T10:36:00Z">
          <w:pPr>
            <w:spacing w:after="200" w:line="380" w:lineRule="auto"/>
            <w:jc w:val="both"/>
          </w:pPr>
        </w:pPrChange>
      </w:pPr>
      <w:r w:rsidRPr="00A9569D">
        <w:rPr>
          <w:lang w:val="es-419"/>
          <w:rPrChange w:id="4059" w:author="DIEGO CORDOBA URRUTIA" w:date="2026-06-07T04:36:00Z" w16du:dateUtc="2026-06-07T10:36:00Z">
            <w:rPr>
              <w:color w:val="000000"/>
            </w:rPr>
          </w:rPrChange>
        </w:rPr>
        <w:t xml:space="preserve">La brecha es persistente y sistemática: la tarifa CENACE (56-66% del V_HJB) está por debajo no solo del precio teórico sino también de los precios de referencia internacionales ERCOT (88%) y PJM (96%). Durante 2022-2024 la volatilidad </w:t>
      </w:r>
      <w:r>
        <w:rPr>
          <w:rPrChange w:id="4060" w:author="DIEGO CORDOBA URRUTIA" w:date="2026-06-07T04:36:00Z" w16du:dateUtc="2026-06-07T10:36:00Z">
            <w:rPr>
              <w:color w:val="000000"/>
            </w:rPr>
          </w:rPrChange>
        </w:rPr>
        <w:t>σ</w:t>
      </w:r>
      <w:r w:rsidRPr="00A9569D">
        <w:rPr>
          <w:lang w:val="es-419"/>
          <w:rPrChange w:id="4061" w:author="DIEGO CORDOBA URRUTIA" w:date="2026-06-07T04:36:00Z" w16du:dateUtc="2026-06-07T10:36:00Z">
            <w:rPr>
              <w:color w:val="000000"/>
            </w:rPr>
          </w:rPrChange>
        </w:rPr>
        <w:t>_OU creció 18.3% por penetración de renovables, incrementando el valor teórico en +14.2% (vía el Vega de la Tabla 2.2), pero la tarifa CRE no se ajustó.</w:t>
      </w:r>
    </w:p>
    <w:p w14:paraId="0A839EC7" w14:textId="77777777" w:rsidR="00DA1741" w:rsidRPr="00A9569D" w:rsidRDefault="00000000">
      <w:pPr>
        <w:pStyle w:val="Heading2"/>
        <w:rPr>
          <w:lang w:val="es-419"/>
          <w:rPrChange w:id="4062" w:author="DIEGO CORDOBA URRUTIA" w:date="2026-06-07T04:36:00Z" w16du:dateUtc="2026-06-07T10:36:00Z">
            <w:rPr/>
          </w:rPrChange>
        </w:rPr>
      </w:pPr>
      <w:bookmarkStart w:id="4063" w:name="_Toc231042711"/>
      <w:bookmarkStart w:id="4064" w:name="X1d0a6a2ae90945c06a4c2f2b11ef0ae10d3424f"/>
      <w:r w:rsidRPr="00A9569D">
        <w:rPr>
          <w:lang w:val="es-419"/>
          <w:rPrChange w:id="4065" w:author="DIEGO CORDOBA URRUTIA" w:date="2026-06-07T04:36:00Z" w16du:dateUtc="2026-06-07T10:36:00Z">
            <w:rPr/>
          </w:rPrChange>
        </w:rPr>
        <w:lastRenderedPageBreak/>
        <w:t>5.4</w:t>
      </w:r>
      <w:del w:id="4066" w:author="DIEGO CORDOBA URRUTIA" w:date="2026-06-07T04:36:00Z" w16du:dateUtc="2026-06-07T10:36:00Z">
        <w:r>
          <w:rPr>
            <w:rFonts w:ascii="Arial" w:eastAsia="Arial" w:hAnsi="Arial" w:cs="Arial"/>
            <w:color w:val="0F6E56"/>
          </w:rPr>
          <w:delText xml:space="preserve"> </w:delText>
        </w:r>
      </w:del>
      <w:r w:rsidRPr="00A9569D">
        <w:rPr>
          <w:lang w:val="es-419"/>
          <w:rPrChange w:id="4067" w:author="DIEGO CORDOBA URRUTIA" w:date="2026-06-07T04:36:00Z" w16du:dateUtc="2026-06-07T10:36:00Z">
            <w:rPr/>
          </w:rPrChange>
        </w:rPr>
        <w:t xml:space="preserve"> Análisis de Bienestar Social en Seis Canales</w:t>
      </w:r>
      <w:bookmarkEnd w:id="4063"/>
    </w:p>
    <w:p w14:paraId="766EDF41" w14:textId="77777777" w:rsidR="00DA1741" w:rsidRPr="00A9569D" w:rsidRDefault="00000000">
      <w:pPr>
        <w:pStyle w:val="Heading3"/>
        <w:rPr>
          <w:lang w:val="es-419"/>
          <w:rPrChange w:id="4068" w:author="DIEGO CORDOBA URRUTIA" w:date="2026-06-07T04:36:00Z" w16du:dateUtc="2026-06-07T10:36:00Z">
            <w:rPr/>
          </w:rPrChange>
        </w:rPr>
      </w:pPr>
      <w:bookmarkStart w:id="4069" w:name="_Toc231042712"/>
      <w:r w:rsidRPr="00A9569D">
        <w:rPr>
          <w:lang w:val="es-419"/>
          <w:rPrChange w:id="4070" w:author="DIEGO CORDOBA URRUTIA" w:date="2026-06-07T04:36:00Z" w16du:dateUtc="2026-06-07T10:36:00Z">
            <w:rPr/>
          </w:rPrChange>
        </w:rPr>
        <w:t>5.4.1</w:t>
      </w:r>
      <w:del w:id="4071" w:author="DIEGO CORDOBA URRUTIA" w:date="2026-06-07T04:36:00Z" w16du:dateUtc="2026-06-07T10:36:00Z">
        <w:r>
          <w:rPr>
            <w:rFonts w:ascii="Arial" w:eastAsia="Arial" w:hAnsi="Arial" w:cs="Arial"/>
            <w:color w:val="0D2B45"/>
          </w:rPr>
          <w:delText xml:space="preserve"> </w:delText>
        </w:r>
      </w:del>
      <w:r w:rsidRPr="00A9569D">
        <w:rPr>
          <w:lang w:val="es-419"/>
          <w:rPrChange w:id="4072" w:author="DIEGO CORDOBA URRUTIA" w:date="2026-06-07T04:36:00Z" w16du:dateUtc="2026-06-07T10:36:00Z">
            <w:rPr/>
          </w:rPrChange>
        </w:rPr>
        <w:t xml:space="preserve"> Metodología: Criterio de Kaldor-Hicks</w:t>
      </w:r>
      <w:bookmarkEnd w:id="4069"/>
    </w:p>
    <w:p w14:paraId="1677ABD7" w14:textId="77777777" w:rsidR="00DA1741" w:rsidRPr="00A9569D" w:rsidRDefault="00000000">
      <w:pPr>
        <w:pStyle w:val="FirstParagraph"/>
        <w:rPr>
          <w:lang w:val="es-419"/>
          <w:rPrChange w:id="4073" w:author="DIEGO CORDOBA URRUTIA" w:date="2026-06-07T04:36:00Z" w16du:dateUtc="2026-06-07T10:36:00Z">
            <w:rPr/>
          </w:rPrChange>
        </w:rPr>
        <w:pPrChange w:id="4074" w:author="DIEGO CORDOBA URRUTIA" w:date="2026-06-07T04:36:00Z" w16du:dateUtc="2026-06-07T10:36:00Z">
          <w:pPr>
            <w:spacing w:after="200" w:line="380" w:lineRule="auto"/>
            <w:jc w:val="both"/>
          </w:pPr>
        </w:pPrChange>
      </w:pPr>
      <w:r w:rsidRPr="00A9569D">
        <w:rPr>
          <w:lang w:val="es-419"/>
          <w:rPrChange w:id="4075" w:author="DIEGO CORDOBA URRUTIA" w:date="2026-06-07T04:36:00Z" w16du:dateUtc="2026-06-07T10:36:00Z">
            <w:rPr>
              <w:color w:val="000000"/>
            </w:rPr>
          </w:rPrChange>
        </w:rPr>
        <w:t>El análisis de bienestar social cuantifica el cambio en el excedente total de la economía mexicana derivado de implementar el mecanismo óptimo de subasta (precio V_HJB, mecanismo VCG+Linkage, Capítulo 4) en lugar del mecanismo actual (tarifa fija CRE). La metodología sigue el criterio de compensación potencial de Kaldor-Hicks: la reforma es socialmente deseable si los ganadores podrían compensar a los perdedores y aun así estar mejor, independientemente de si la compensación ocurre en la práctica.</w:t>
      </w:r>
    </w:p>
    <w:p w14:paraId="080807E3" w14:textId="77777777" w:rsidR="00DA1741" w:rsidRPr="00A9569D" w:rsidRDefault="00000000">
      <w:pPr>
        <w:pStyle w:val="Heading3"/>
        <w:rPr>
          <w:lang w:val="es-419"/>
          <w:rPrChange w:id="4076" w:author="DIEGO CORDOBA URRUTIA" w:date="2026-06-07T04:36:00Z" w16du:dateUtc="2026-06-07T10:36:00Z">
            <w:rPr/>
          </w:rPrChange>
        </w:rPr>
      </w:pPr>
      <w:bookmarkStart w:id="4077" w:name="_Toc231042713"/>
      <w:r w:rsidRPr="00A9569D">
        <w:rPr>
          <w:lang w:val="es-419"/>
          <w:rPrChange w:id="4078" w:author="DIEGO CORDOBA URRUTIA" w:date="2026-06-07T04:36:00Z" w16du:dateUtc="2026-06-07T10:36:00Z">
            <w:rPr/>
          </w:rPrChange>
        </w:rPr>
        <w:t>5.4.2</w:t>
      </w:r>
      <w:del w:id="4079" w:author="DIEGO CORDOBA URRUTIA" w:date="2026-06-07T04:36:00Z" w16du:dateUtc="2026-06-07T10:36:00Z">
        <w:r>
          <w:rPr>
            <w:rFonts w:ascii="Arial" w:eastAsia="Arial" w:hAnsi="Arial" w:cs="Arial"/>
            <w:color w:val="0D2B45"/>
          </w:rPr>
          <w:delText xml:space="preserve"> </w:delText>
        </w:r>
      </w:del>
      <w:r w:rsidRPr="00A9569D">
        <w:rPr>
          <w:lang w:val="es-419"/>
          <w:rPrChange w:id="4080" w:author="DIEGO CORDOBA URRUTIA" w:date="2026-06-07T04:36:00Z" w16du:dateUtc="2026-06-07T10:36:00Z">
            <w:rPr/>
          </w:rPrChange>
        </w:rPr>
        <w:t xml:space="preserve"> Canal 1 — Reducción de ENS (USD 0.1 M/año)</w:t>
      </w:r>
      <w:bookmarkEnd w:id="4077"/>
    </w:p>
    <w:p w14:paraId="37234C75" w14:textId="77777777" w:rsidR="00DA1741" w:rsidRPr="00A9569D" w:rsidRDefault="00000000">
      <w:pPr>
        <w:pStyle w:val="FirstParagraph"/>
        <w:rPr>
          <w:lang w:val="es-419"/>
          <w:rPrChange w:id="4081" w:author="DIEGO CORDOBA URRUTIA" w:date="2026-06-07T04:36:00Z" w16du:dateUtc="2026-06-07T10:36:00Z">
            <w:rPr/>
          </w:rPrChange>
        </w:rPr>
        <w:pPrChange w:id="4082" w:author="DIEGO CORDOBA URRUTIA" w:date="2026-06-07T04:36:00Z" w16du:dateUtc="2026-06-07T10:36:00Z">
          <w:pPr>
            <w:spacing w:after="200" w:line="380" w:lineRule="auto"/>
            <w:jc w:val="both"/>
          </w:pPr>
        </w:pPrChange>
      </w:pPr>
      <w:r w:rsidRPr="00A9569D">
        <w:rPr>
          <w:lang w:val="es-419"/>
          <w:rPrChange w:id="4083" w:author="DIEGO CORDOBA URRUTIA" w:date="2026-06-07T04:36:00Z" w16du:dateUtc="2026-06-07T10:36:00Z">
            <w:rPr>
              <w:color w:val="000000"/>
            </w:rPr>
          </w:rPrChange>
        </w:rPr>
        <w:t>Los 10.6 MWh de Energía No Suministrada evitada anualmente (73% reducción en duración de eventos via HJB/DRL) se valúan al VoLL promedio ponderado de MXN 61,730/MWh y se multiplican por el factor de paros de producción encadenados de 2.8x (Carlsson y Hammar, 2002). El beneficio directo a consumidores industriales y residenciales es MXN 1.8 M/año.</w:t>
      </w:r>
    </w:p>
    <w:p w14:paraId="6038F8CC" w14:textId="77777777" w:rsidR="00DA1741" w:rsidRPr="00A9569D" w:rsidRDefault="00000000">
      <w:pPr>
        <w:pStyle w:val="Heading3"/>
        <w:rPr>
          <w:lang w:val="es-419"/>
          <w:rPrChange w:id="4084" w:author="DIEGO CORDOBA URRUTIA" w:date="2026-06-07T04:36:00Z" w16du:dateUtc="2026-06-07T10:36:00Z">
            <w:rPr/>
          </w:rPrChange>
        </w:rPr>
      </w:pPr>
      <w:bookmarkStart w:id="4085" w:name="_Toc231042714"/>
      <w:bookmarkStart w:id="4086" w:name="X1c0edba88296d180162e1a239df8c9076d54ab0"/>
      <w:r w:rsidRPr="00A9569D">
        <w:rPr>
          <w:lang w:val="es-419"/>
          <w:rPrChange w:id="4087" w:author="DIEGO CORDOBA URRUTIA" w:date="2026-06-07T04:36:00Z" w16du:dateUtc="2026-06-07T10:36:00Z">
            <w:rPr/>
          </w:rPrChange>
        </w:rPr>
        <w:t>5.4.3</w:t>
      </w:r>
      <w:del w:id="4088" w:author="DIEGO CORDOBA URRUTIA" w:date="2026-06-07T04:36:00Z" w16du:dateUtc="2026-06-07T10:36:00Z">
        <w:r>
          <w:rPr>
            <w:rFonts w:ascii="Arial" w:eastAsia="Arial" w:hAnsi="Arial" w:cs="Arial"/>
            <w:color w:val="0D2B45"/>
          </w:rPr>
          <w:delText xml:space="preserve"> </w:delText>
        </w:r>
      </w:del>
      <w:r w:rsidRPr="00A9569D">
        <w:rPr>
          <w:lang w:val="es-419"/>
          <w:rPrChange w:id="4089" w:author="DIEGO CORDOBA URRUTIA" w:date="2026-06-07T04:36:00Z" w16du:dateUtc="2026-06-07T10:36:00Z">
            <w:rPr/>
          </w:rPrChange>
        </w:rPr>
        <w:t xml:space="preserve"> Canal 2 — Triángulo de Harberger (USD 7 M/año)</w:t>
      </w:r>
      <w:bookmarkEnd w:id="4085"/>
    </w:p>
    <w:p w14:paraId="04AD9137" w14:textId="77777777" w:rsidR="00DA1741" w:rsidRPr="00A9569D" w:rsidRDefault="00000000">
      <w:pPr>
        <w:pStyle w:val="FirstParagraph"/>
        <w:rPr>
          <w:lang w:val="es-419"/>
          <w:rPrChange w:id="4090" w:author="DIEGO CORDOBA URRUTIA" w:date="2026-06-07T04:36:00Z" w16du:dateUtc="2026-06-07T10:36:00Z">
            <w:rPr/>
          </w:rPrChange>
        </w:rPr>
        <w:pPrChange w:id="4091" w:author="DIEGO CORDOBA URRUTIA" w:date="2026-06-07T04:36:00Z" w16du:dateUtc="2026-06-07T10:36:00Z">
          <w:pPr>
            <w:spacing w:after="200" w:line="380" w:lineRule="auto"/>
            <w:jc w:val="both"/>
          </w:pPr>
        </w:pPrChange>
      </w:pPr>
      <w:r w:rsidRPr="00A9569D">
        <w:rPr>
          <w:lang w:val="es-419"/>
          <w:rPrChange w:id="4092" w:author="DIEGO CORDOBA URRUTIA" w:date="2026-06-07T04:36:00Z" w16du:dateUtc="2026-06-07T10:36:00Z">
            <w:rPr>
              <w:color w:val="000000"/>
            </w:rPr>
          </w:rPrChange>
        </w:rPr>
        <w:t>La brecha de MXN 971,000/MW-año entre el precio eficiente y la tarifa actual crea el triángulo de pérdida irrecuperable de Harberger: hay 400 MW de capacidad de regulación que no se construye porque el precio señal está por debajo del costo de oportunidad de los proveedores potenciales. La eliminación del DWL, el excedente del productor de nuevos entrantes, y el excedente del consumidor CENACE, neto del traslado tarifario, generan MXN 117 M/año de bienestar Harberger neto.</w:t>
      </w:r>
    </w:p>
    <w:p w14:paraId="11A89C10" w14:textId="77777777" w:rsidR="00DA1741" w:rsidRPr="00A9569D" w:rsidRDefault="00000000">
      <w:pPr>
        <w:pStyle w:val="Heading3"/>
        <w:rPr>
          <w:lang w:val="es-419"/>
          <w:rPrChange w:id="4093" w:author="DIEGO CORDOBA URRUTIA" w:date="2026-06-07T04:36:00Z" w16du:dateUtc="2026-06-07T10:36:00Z">
            <w:rPr/>
          </w:rPrChange>
        </w:rPr>
      </w:pPr>
      <w:bookmarkStart w:id="4094" w:name="_Toc231042715"/>
      <w:bookmarkStart w:id="4095" w:name="X4e31fb35ad3f3ed4177be9c42bd81f0433f7678"/>
      <w:bookmarkEnd w:id="4086"/>
      <w:r w:rsidRPr="00A9569D">
        <w:rPr>
          <w:lang w:val="es-419"/>
          <w:rPrChange w:id="4096" w:author="DIEGO CORDOBA URRUTIA" w:date="2026-06-07T04:36:00Z" w16du:dateUtc="2026-06-07T10:36:00Z">
            <w:rPr/>
          </w:rPrChange>
        </w:rPr>
        <w:t>5.4.4</w:t>
      </w:r>
      <w:del w:id="4097" w:author="DIEGO CORDOBA URRUTIA" w:date="2026-06-07T04:36:00Z" w16du:dateUtc="2026-06-07T10:36:00Z">
        <w:r>
          <w:rPr>
            <w:rFonts w:ascii="Arial" w:eastAsia="Arial" w:hAnsi="Arial" w:cs="Arial"/>
            <w:color w:val="0D2B45"/>
          </w:rPr>
          <w:delText xml:space="preserve"> </w:delText>
        </w:r>
      </w:del>
      <w:r w:rsidRPr="00A9569D">
        <w:rPr>
          <w:lang w:val="es-419"/>
          <w:rPrChange w:id="4098" w:author="DIEGO CORDOBA URRUTIA" w:date="2026-06-07T04:36:00Z" w16du:dateUtc="2026-06-07T10:36:00Z">
            <w:rPr/>
          </w:rPrChange>
        </w:rPr>
        <w:t xml:space="preserve"> Canal 3 — Externalidades de CO2 (USD 80 M/año)</w:t>
      </w:r>
      <w:bookmarkEnd w:id="4094"/>
    </w:p>
    <w:p w14:paraId="0C77C451" w14:textId="77777777" w:rsidR="00DA1741" w:rsidRPr="00A9569D" w:rsidRDefault="00000000">
      <w:pPr>
        <w:pStyle w:val="FirstParagraph"/>
        <w:rPr>
          <w:lang w:val="es-419"/>
          <w:rPrChange w:id="4099" w:author="DIEGO CORDOBA URRUTIA" w:date="2026-06-07T04:36:00Z" w16du:dateUtc="2026-06-07T10:36:00Z">
            <w:rPr/>
          </w:rPrChange>
        </w:rPr>
        <w:pPrChange w:id="4100" w:author="DIEGO CORDOBA URRUTIA" w:date="2026-06-07T04:36:00Z" w16du:dateUtc="2026-06-07T10:36:00Z">
          <w:pPr>
            <w:spacing w:after="200" w:line="380" w:lineRule="auto"/>
            <w:jc w:val="both"/>
          </w:pPr>
        </w:pPrChange>
      </w:pPr>
      <w:r w:rsidRPr="00A9569D">
        <w:rPr>
          <w:lang w:val="es-419"/>
          <w:rPrChange w:id="4101" w:author="DIEGO CORDOBA URRUTIA" w:date="2026-06-07T04:36:00Z" w16du:dateUtc="2026-06-07T10:36:00Z">
            <w:rPr>
              <w:color w:val="000000"/>
            </w:rPr>
          </w:rPrChange>
        </w:rPr>
        <w:t>800 MW de ciclos combinados operan a 15-25% de carga nominal como spinning reserves, con eficiencia de 35% en lugar de 52%. PRIMEnergeia reduce en 40% esa necesidad y permite integrar 2.1 TWh adicionales de energía renovable. Total: 1 millón de tCO2/año evitadas, valoradas al Costo Social del Carbono de USD 80/tCO2 (EPA 2023). Beneficio ambiental: MXN 1.426 B/año.</w:t>
      </w:r>
    </w:p>
    <w:p w14:paraId="69B31B3C" w14:textId="77777777" w:rsidR="00DA1741" w:rsidRPr="00A9569D" w:rsidRDefault="00000000">
      <w:pPr>
        <w:pStyle w:val="Heading3"/>
        <w:rPr>
          <w:lang w:val="es-419"/>
          <w:rPrChange w:id="4102" w:author="DIEGO CORDOBA URRUTIA" w:date="2026-06-07T04:36:00Z" w16du:dateUtc="2026-06-07T10:36:00Z">
            <w:rPr/>
          </w:rPrChange>
        </w:rPr>
      </w:pPr>
      <w:bookmarkStart w:id="4103" w:name="_Toc231042716"/>
      <w:bookmarkEnd w:id="4095"/>
      <w:r w:rsidRPr="00A9569D">
        <w:rPr>
          <w:lang w:val="es-419"/>
          <w:rPrChange w:id="4104" w:author="DIEGO CORDOBA URRUTIA" w:date="2026-06-07T04:36:00Z" w16du:dateUtc="2026-06-07T10:36:00Z">
            <w:rPr/>
          </w:rPrChange>
        </w:rPr>
        <w:t>5.4.5</w:t>
      </w:r>
      <w:del w:id="4105" w:author="DIEGO CORDOBA URRUTIA" w:date="2026-06-07T04:36:00Z" w16du:dateUtc="2026-06-07T10:36:00Z">
        <w:r>
          <w:rPr>
            <w:rFonts w:ascii="Arial" w:eastAsia="Arial" w:hAnsi="Arial" w:cs="Arial"/>
            <w:color w:val="0D2B45"/>
          </w:rPr>
          <w:delText xml:space="preserve"> </w:delText>
        </w:r>
      </w:del>
      <w:r w:rsidRPr="00A9569D">
        <w:rPr>
          <w:lang w:val="es-419"/>
          <w:rPrChange w:id="4106" w:author="DIEGO CORDOBA URRUTIA" w:date="2026-06-07T04:36:00Z" w16du:dateUtc="2026-06-07T10:36:00Z">
            <w:rPr/>
          </w:rPrChange>
        </w:rPr>
        <w:t xml:space="preserve"> Canal 4 — Inversión Inducida (USD 33 M/año)</w:t>
      </w:r>
      <w:bookmarkEnd w:id="4103"/>
    </w:p>
    <w:p w14:paraId="1728B566" w14:textId="77777777" w:rsidR="00DA1741" w:rsidRPr="00A9569D" w:rsidRDefault="00000000">
      <w:pPr>
        <w:pStyle w:val="FirstParagraph"/>
        <w:rPr>
          <w:lang w:val="es-419"/>
          <w:rPrChange w:id="4107" w:author="DIEGO CORDOBA URRUTIA" w:date="2026-06-07T04:36:00Z" w16du:dateUtc="2026-06-07T10:36:00Z">
            <w:rPr/>
          </w:rPrChange>
        </w:rPr>
        <w:pPrChange w:id="4108" w:author="DIEGO CORDOBA URRUTIA" w:date="2026-06-07T04:36:00Z" w16du:dateUtc="2026-06-07T10:36:00Z">
          <w:pPr>
            <w:spacing w:after="200" w:line="380" w:lineRule="auto"/>
            <w:jc w:val="both"/>
          </w:pPr>
        </w:pPrChange>
      </w:pPr>
      <w:r w:rsidRPr="00A9569D">
        <w:rPr>
          <w:lang w:val="es-419"/>
          <w:rPrChange w:id="4109" w:author="DIEGO CORDOBA URRUTIA" w:date="2026-06-07T04:36:00Z" w16du:dateUtc="2026-06-07T10:36:00Z">
            <w:rPr>
              <w:color w:val="000000"/>
            </w:rPr>
          </w:rPrChange>
        </w:rPr>
        <w:t>Con precio de equilibrio, el VAN de proyectos de almacenamiento BESS de 100 MW pasa de −USD 12.4M a +USD 8.7M. Se inducen 600 MW de storage, MXN 1.98 B de inversión privada, 1,440 empleos (IRENA: 2.4 empleos/MW) y MXN 403 M/año de masa salarial. El multiplicador keynesiano de 1.8x (Banco Mundial, México 2022) amplifica el efecto de inversión.</w:t>
      </w:r>
    </w:p>
    <w:p w14:paraId="0FC3D36A" w14:textId="77777777" w:rsidR="00DA1741" w:rsidRPr="00A9569D" w:rsidRDefault="00000000">
      <w:pPr>
        <w:pStyle w:val="Heading3"/>
        <w:rPr>
          <w:lang w:val="es-419"/>
          <w:rPrChange w:id="4110" w:author="DIEGO CORDOBA URRUTIA" w:date="2026-06-07T04:36:00Z" w16du:dateUtc="2026-06-07T10:36:00Z">
            <w:rPr/>
          </w:rPrChange>
        </w:rPr>
      </w:pPr>
      <w:bookmarkStart w:id="4111" w:name="_Toc231042717"/>
      <w:bookmarkStart w:id="4112" w:name="Xee437d9aa3477a88d8c986f8328b6bbab097a6d"/>
      <w:r w:rsidRPr="00A9569D">
        <w:rPr>
          <w:lang w:val="es-419"/>
          <w:rPrChange w:id="4113" w:author="DIEGO CORDOBA URRUTIA" w:date="2026-06-07T04:36:00Z" w16du:dateUtc="2026-06-07T10:36:00Z">
            <w:rPr/>
          </w:rPrChange>
        </w:rPr>
        <w:t>5.4.6</w:t>
      </w:r>
      <w:del w:id="4114" w:author="DIEGO CORDOBA URRUTIA" w:date="2026-06-07T04:36:00Z" w16du:dateUtc="2026-06-07T10:36:00Z">
        <w:r>
          <w:rPr>
            <w:rFonts w:ascii="Arial" w:eastAsia="Arial" w:hAnsi="Arial" w:cs="Arial"/>
            <w:color w:val="0D2B45"/>
          </w:rPr>
          <w:delText xml:space="preserve"> </w:delText>
        </w:r>
      </w:del>
      <w:r w:rsidRPr="00A9569D">
        <w:rPr>
          <w:lang w:val="es-419"/>
          <w:rPrChange w:id="4115" w:author="DIEGO CORDOBA URRUTIA" w:date="2026-06-07T04:36:00Z" w16du:dateUtc="2026-06-07T10:36:00Z">
            <w:rPr/>
          </w:rPrChange>
        </w:rPr>
        <w:t xml:space="preserve"> Canal 5 — Spillovers de Conocimiento (USD 9 M/año)</w:t>
      </w:r>
      <w:bookmarkEnd w:id="4111"/>
    </w:p>
    <w:p w14:paraId="66923650" w14:textId="77777777" w:rsidR="00DA1741" w:rsidRPr="00A9569D" w:rsidRDefault="00000000">
      <w:pPr>
        <w:pStyle w:val="FirstParagraph"/>
        <w:rPr>
          <w:lang w:val="es-419"/>
          <w:rPrChange w:id="4116" w:author="DIEGO CORDOBA URRUTIA" w:date="2026-06-07T04:36:00Z" w16du:dateUtc="2026-06-07T10:36:00Z">
            <w:rPr/>
          </w:rPrChange>
        </w:rPr>
        <w:pPrChange w:id="4117" w:author="DIEGO CORDOBA URRUTIA" w:date="2026-06-07T04:36:00Z" w16du:dateUtc="2026-06-07T10:36:00Z">
          <w:pPr>
            <w:spacing w:after="200" w:line="380" w:lineRule="auto"/>
            <w:jc w:val="both"/>
          </w:pPr>
        </w:pPrChange>
      </w:pPr>
      <w:r w:rsidRPr="00A9569D">
        <w:rPr>
          <w:lang w:val="es-419"/>
          <w:rPrChange w:id="4118" w:author="DIEGO CORDOBA URRUTIA" w:date="2026-06-07T04:36:00Z" w16du:dateUtc="2026-06-07T10:36:00Z">
            <w:rPr>
              <w:color w:val="000000"/>
            </w:rPr>
          </w:rPrChange>
        </w:rPr>
        <w:t xml:space="preserve">La publicación de la metodología HJB-Myerson en Energy Economics y su adopción por Colombia, Chile y Brasil (3 ISOs en 5 años) genera bienestar por reducción de asimetría de </w:t>
      </w:r>
      <w:r w:rsidRPr="00A9569D">
        <w:rPr>
          <w:lang w:val="es-419"/>
          <w:rPrChange w:id="4119" w:author="DIEGO CORDOBA URRUTIA" w:date="2026-06-07T04:36:00Z" w16du:dateUtc="2026-06-07T10:36:00Z">
            <w:rPr>
              <w:color w:val="000000"/>
            </w:rPr>
          </w:rPrChange>
        </w:rPr>
        <w:lastRenderedPageBreak/>
        <w:t>información en contratos de servicios ancilares regionales. La reducción del 35% en litigios y renegociaciones contractuales (costo actual estimado: MXN 450 M/año) genera MXN 158 M/año de beneficio.</w:t>
      </w:r>
    </w:p>
    <w:p w14:paraId="123A8CBB" w14:textId="77777777" w:rsidR="00DA1741" w:rsidRPr="00A9569D" w:rsidRDefault="00000000">
      <w:pPr>
        <w:pStyle w:val="Heading3"/>
        <w:rPr>
          <w:lang w:val="es-419"/>
          <w:rPrChange w:id="4120" w:author="DIEGO CORDOBA URRUTIA" w:date="2026-06-07T04:36:00Z" w16du:dateUtc="2026-06-07T10:36:00Z">
            <w:rPr/>
          </w:rPrChange>
        </w:rPr>
      </w:pPr>
      <w:bookmarkStart w:id="4121" w:name="_Toc231042718"/>
      <w:bookmarkStart w:id="4122" w:name="Xac8f40e716a76c9bf0654049ddcd2bc48a8fb01"/>
      <w:bookmarkEnd w:id="4112"/>
      <w:r w:rsidRPr="00A9569D">
        <w:rPr>
          <w:lang w:val="es-419"/>
          <w:rPrChange w:id="4123" w:author="DIEGO CORDOBA URRUTIA" w:date="2026-06-07T04:36:00Z" w16du:dateUtc="2026-06-07T10:36:00Z">
            <w:rPr/>
          </w:rPrChange>
        </w:rPr>
        <w:t>5.4.7</w:t>
      </w:r>
      <w:del w:id="4124" w:author="DIEGO CORDOBA URRUTIA" w:date="2026-06-07T04:36:00Z" w16du:dateUtc="2026-06-07T10:36:00Z">
        <w:r>
          <w:rPr>
            <w:rFonts w:ascii="Arial" w:eastAsia="Arial" w:hAnsi="Arial" w:cs="Arial"/>
            <w:color w:val="0D2B45"/>
          </w:rPr>
          <w:delText xml:space="preserve"> </w:delText>
        </w:r>
      </w:del>
      <w:r w:rsidRPr="00A9569D">
        <w:rPr>
          <w:lang w:val="es-419"/>
          <w:rPrChange w:id="4125" w:author="DIEGO CORDOBA URRUTIA" w:date="2026-06-07T04:36:00Z" w16du:dateUtc="2026-06-07T10:36:00Z">
            <w:rPr/>
          </w:rPrChange>
        </w:rPr>
        <w:t xml:space="preserve"> Canal 6 — Estabilidad Macroeconómica (USD 263 M/año — Canal Dominante)</w:t>
      </w:r>
      <w:bookmarkEnd w:id="4121"/>
    </w:p>
    <w:p w14:paraId="6B35AA76" w14:textId="77777777" w:rsidR="00DA1741" w:rsidRPr="00A9569D" w:rsidRDefault="00000000">
      <w:pPr>
        <w:pStyle w:val="FirstParagraph"/>
        <w:rPr>
          <w:lang w:val="es-419"/>
          <w:rPrChange w:id="4126" w:author="DIEGO CORDOBA URRUTIA" w:date="2026-06-07T04:36:00Z" w16du:dateUtc="2026-06-07T10:36:00Z">
            <w:rPr/>
          </w:rPrChange>
        </w:rPr>
        <w:pPrChange w:id="4127" w:author="DIEGO CORDOBA URRUTIA" w:date="2026-06-07T04:36:00Z" w16du:dateUtc="2026-06-07T10:36:00Z">
          <w:pPr>
            <w:spacing w:after="200" w:line="380" w:lineRule="auto"/>
            <w:jc w:val="both"/>
          </w:pPr>
        </w:pPrChange>
      </w:pPr>
      <w:r w:rsidRPr="00A9569D">
        <w:rPr>
          <w:lang w:val="es-419"/>
          <w:rPrChange w:id="4128" w:author="DIEGO CORDOBA URRUTIA" w:date="2026-06-07T04:36:00Z" w16du:dateUtc="2026-06-07T10:36:00Z">
            <w:rPr>
              <w:color w:val="000000"/>
            </w:rPr>
          </w:rPrChange>
        </w:rPr>
        <w:t>Dos efectos. Efecto directo (MXN 0.12 B/año): reducción del 65% en interrupciones industriales — cada hora de interrupción equivale a 0.0008% del PIB del sector industrial (FMI, 2023). Efecto indirecto dominante (MXN 4.56 B/año): una reducción de 3 bps en el spread soberano (CDS de 5 años) sobre una deuda pública de MXN 15.2 billones genera MXN 4.56 B de ahorro anual en servicio de deuda. La calibración de −3 bps es conservadora: Ecuador redujo su CDS en 45 bps al resolver su problema de estabilidad de generación en 2019-2022.</w:t>
      </w:r>
    </w:p>
    <w:p w14:paraId="04D96A7B" w14:textId="77777777" w:rsidR="00DA1741" w:rsidRDefault="00000000">
      <w:pPr>
        <w:pStyle w:val="Heading3"/>
      </w:pPr>
      <w:bookmarkStart w:id="4129" w:name="_Toc231042719"/>
      <w:bookmarkEnd w:id="4122"/>
      <w:r>
        <w:rPr>
          <w:rFonts w:ascii="Arial" w:eastAsia="Arial" w:hAnsi="Arial" w:cs="Arial"/>
          <w:color w:val="0D2B45"/>
        </w:rPr>
        <w:t>5.4.8</w:t>
      </w:r>
      <w:del w:id="4130" w:author="DIEGO CORDOBA URRUTIA" w:date="2026-06-07T04:36:00Z" w16du:dateUtc="2026-06-07T10:36:00Z">
        <w:r>
          <w:rPr>
            <w:rFonts w:ascii="Arial" w:eastAsia="Arial" w:hAnsi="Arial" w:cs="Arial"/>
            <w:color w:val="0D2B45"/>
          </w:rPr>
          <w:delText xml:space="preserve"> </w:delText>
        </w:r>
      </w:del>
      <w:r>
        <w:rPr>
          <w:rFonts w:ascii="Arial" w:eastAsia="Arial" w:hAnsi="Arial" w:cs="Arial"/>
          <w:color w:val="0D2B45"/>
        </w:rPr>
        <w:t xml:space="preserve"> </w:t>
      </w:r>
      <w:proofErr w:type="spellStart"/>
      <w:r>
        <w:rPr>
          <w:rFonts w:ascii="Arial" w:eastAsia="Arial" w:hAnsi="Arial" w:cs="Arial"/>
          <w:color w:val="0D2B45"/>
        </w:rPr>
        <w:t>Síntesis</w:t>
      </w:r>
      <w:proofErr w:type="spellEnd"/>
      <w:r>
        <w:rPr>
          <w:rFonts w:ascii="Arial" w:eastAsia="Arial" w:hAnsi="Arial" w:cs="Arial"/>
          <w:color w:val="0D2B45"/>
        </w:rPr>
        <w:t>: VPN del Bienestar Social</w:t>
      </w:r>
      <w:bookmarkEnd w:id="4129"/>
    </w:p>
    <w:tbl>
      <w:tblPr>
        <w:tblStyle w:val="Table"/>
        <w:tblW w:w="5000" w:type="pct"/>
        <w:tblLook w:val="0020" w:firstRow="1" w:lastRow="0" w:firstColumn="0" w:lastColumn="0" w:noHBand="0" w:noVBand="0"/>
        <w:tblPrChange w:id="4131"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082"/>
        <w:gridCol w:w="1704"/>
        <w:gridCol w:w="1185"/>
        <w:gridCol w:w="1381"/>
        <w:gridCol w:w="2008"/>
        <w:tblGridChange w:id="4132">
          <w:tblGrid>
            <w:gridCol w:w="1"/>
            <w:gridCol w:w="2699"/>
            <w:gridCol w:w="382"/>
            <w:gridCol w:w="1418"/>
            <w:gridCol w:w="286"/>
            <w:gridCol w:w="914"/>
            <w:gridCol w:w="271"/>
            <w:gridCol w:w="931"/>
            <w:gridCol w:w="450"/>
            <w:gridCol w:w="2008"/>
            <w:gridCol w:w="1"/>
          </w:tblGrid>
        </w:tblGridChange>
      </w:tblGrid>
      <w:tr w:rsidR="00DA1741" w14:paraId="4ED25235" w14:textId="77777777" w:rsidTr="00A7071E">
        <w:tblPrEx>
          <w:tblPrExChange w:id="4133"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134" w:author="DIEGO CORDOBA URRUTIA" w:date="2026-06-07T04:36:00Z" w16du:dateUtc="2026-06-07T10:36:00Z">
            <w:trPr>
              <w:gridBefore w:val="1"/>
              <w:tblHeader/>
            </w:trPr>
          </w:trPrChange>
        </w:trPr>
        <w:tc>
          <w:tcPr>
            <w:tcW w:w="0" w:type="auto"/>
            <w:tcPrChange w:id="4135"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3D69CA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13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137" w:author="DIEGO CORDOBA URRUTIA" w:date="2026-06-07T04:36:00Z" w16du:dateUtc="2026-06-07T10:36:00Z">
                  <w:rPr>
                    <w:rFonts w:ascii="Arial" w:eastAsia="Arial" w:hAnsi="Arial" w:cs="Arial"/>
                    <w:b/>
                    <w:bCs/>
                    <w:color w:val="FFFFFF"/>
                    <w:sz w:val="19"/>
                    <w:szCs w:val="19"/>
                  </w:rPr>
                </w:rPrChange>
              </w:rPr>
              <w:t>Canal</w:t>
            </w:r>
          </w:p>
        </w:tc>
        <w:tc>
          <w:tcPr>
            <w:tcW w:w="0" w:type="auto"/>
            <w:tcPrChange w:id="413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B45177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13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140" w:author="DIEGO CORDOBA URRUTIA" w:date="2026-06-07T04:36:00Z" w16du:dateUtc="2026-06-07T10:36:00Z">
                  <w:rPr>
                    <w:rFonts w:ascii="Arial" w:eastAsia="Arial" w:hAnsi="Arial" w:cs="Arial"/>
                    <w:b/>
                    <w:bCs/>
                    <w:color w:val="FFFFFF"/>
                    <w:sz w:val="19"/>
                    <w:szCs w:val="19"/>
                  </w:rPr>
                </w:rPrChange>
              </w:rPr>
              <w:t>MXN/año</w:t>
            </w:r>
          </w:p>
        </w:tc>
        <w:tc>
          <w:tcPr>
            <w:tcW w:w="0" w:type="auto"/>
            <w:tcPrChange w:id="4141"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4A3590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14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143" w:author="DIEGO CORDOBA URRUTIA" w:date="2026-06-07T04:36:00Z" w16du:dateUtc="2026-06-07T10:36:00Z">
                  <w:rPr>
                    <w:rFonts w:ascii="Arial" w:eastAsia="Arial" w:hAnsi="Arial" w:cs="Arial"/>
                    <w:b/>
                    <w:bCs/>
                    <w:color w:val="FFFFFF"/>
                    <w:sz w:val="19"/>
                    <w:szCs w:val="19"/>
                  </w:rPr>
                </w:rPrChange>
              </w:rPr>
              <w:t>USD M/año</w:t>
            </w:r>
          </w:p>
        </w:tc>
        <w:tc>
          <w:tcPr>
            <w:tcW w:w="0" w:type="auto"/>
            <w:tcPrChange w:id="4144"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99A243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1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146" w:author="DIEGO CORDOBA URRUTIA" w:date="2026-06-07T04:36:00Z" w16du:dateUtc="2026-06-07T10:36:00Z">
                  <w:rPr>
                    <w:rFonts w:ascii="Arial" w:eastAsia="Arial" w:hAnsi="Arial" w:cs="Arial"/>
                    <w:b/>
                    <w:bCs/>
                    <w:color w:val="FFFFFF"/>
                    <w:sz w:val="19"/>
                    <w:szCs w:val="19"/>
                  </w:rPr>
                </w:rPrChange>
              </w:rPr>
              <w:t>% del PIB</w:t>
            </w:r>
          </w:p>
        </w:tc>
        <w:tc>
          <w:tcPr>
            <w:tcW w:w="0" w:type="auto"/>
            <w:tcPrChange w:id="4147"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96B922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1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149" w:author="DIEGO CORDOBA URRUTIA" w:date="2026-06-07T04:36:00Z" w16du:dateUtc="2026-06-07T10:36:00Z">
                  <w:rPr>
                    <w:rFonts w:ascii="Arial" w:eastAsia="Arial" w:hAnsi="Arial" w:cs="Arial"/>
                    <w:b/>
                    <w:bCs/>
                    <w:color w:val="FFFFFF"/>
                    <w:sz w:val="19"/>
                    <w:szCs w:val="19"/>
                  </w:rPr>
                </w:rPrChange>
              </w:rPr>
              <w:t>VPN 10 años (r=8%)</w:t>
            </w:r>
          </w:p>
        </w:tc>
      </w:tr>
      <w:tr w:rsidR="00DA1741" w14:paraId="010B7A8E" w14:textId="77777777">
        <w:tblPrEx>
          <w:tblPrExChange w:id="4150" w:author="DIEGO CORDOBA URRUTIA" w:date="2026-06-07T04:36:00Z" w16du:dateUtc="2026-06-07T10:36:00Z">
            <w:tblPrEx>
              <w:tblCellMar>
                <w:top w:w="0" w:type="dxa"/>
                <w:bottom w:w="0" w:type="dxa"/>
              </w:tblCellMar>
            </w:tblPrEx>
          </w:tblPrExChange>
        </w:tblPrEx>
        <w:trPr>
          <w:trPrChange w:id="4151" w:author="DIEGO CORDOBA URRUTIA" w:date="2026-06-07T04:36:00Z" w16du:dateUtc="2026-06-07T10:36:00Z">
            <w:trPr>
              <w:gridBefore w:val="1"/>
            </w:trPr>
          </w:trPrChange>
        </w:trPr>
        <w:tc>
          <w:tcPr>
            <w:tcW w:w="0" w:type="auto"/>
            <w:tcPrChange w:id="4152"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5A8A101" w14:textId="77777777" w:rsidR="00DA1741" w:rsidRDefault="00000000">
            <w:pPr>
              <w:pStyle w:val="Compact"/>
              <w:pPrChange w:id="4153" w:author="DIEGO CORDOBA URRUTIA" w:date="2026-06-07T04:36:00Z" w16du:dateUtc="2026-06-07T10:36:00Z">
                <w:pPr>
                  <w:jc w:val="both"/>
                </w:pPr>
              </w:pPrChange>
            </w:pPr>
            <w:r>
              <w:rPr>
                <w:rPrChange w:id="4154" w:author="DIEGO CORDOBA URRUTIA" w:date="2026-06-07T04:36:00Z" w16du:dateUtc="2026-06-07T10:36:00Z">
                  <w:rPr>
                    <w:rFonts w:ascii="Arial" w:eastAsia="Arial" w:hAnsi="Arial" w:cs="Arial"/>
                    <w:color w:val="000000"/>
                    <w:sz w:val="19"/>
                    <w:szCs w:val="19"/>
                  </w:rPr>
                </w:rPrChange>
              </w:rPr>
              <w:t>C1 — ENS evitada</w:t>
            </w:r>
          </w:p>
        </w:tc>
        <w:tc>
          <w:tcPr>
            <w:tcW w:w="0" w:type="auto"/>
            <w:tcPrChange w:id="415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13596D3" w14:textId="77777777" w:rsidR="00DA1741" w:rsidRDefault="00000000">
            <w:pPr>
              <w:pStyle w:val="Compact"/>
              <w:pPrChange w:id="4156" w:author="DIEGO CORDOBA URRUTIA" w:date="2026-06-07T04:36:00Z" w16du:dateUtc="2026-06-07T10:36:00Z">
                <w:pPr>
                  <w:jc w:val="both"/>
                </w:pPr>
              </w:pPrChange>
            </w:pPr>
            <w:r>
              <w:rPr>
                <w:rPrChange w:id="4157" w:author="DIEGO CORDOBA URRUTIA" w:date="2026-06-07T04:36:00Z" w16du:dateUtc="2026-06-07T10:36:00Z">
                  <w:rPr>
                    <w:rFonts w:ascii="Arial" w:eastAsia="Arial" w:hAnsi="Arial" w:cs="Arial"/>
                    <w:color w:val="000000"/>
                    <w:sz w:val="19"/>
                    <w:szCs w:val="19"/>
                  </w:rPr>
                </w:rPrChange>
              </w:rPr>
              <w:t>1,800,000</w:t>
            </w:r>
          </w:p>
        </w:tc>
        <w:tc>
          <w:tcPr>
            <w:tcW w:w="0" w:type="auto"/>
            <w:tcPrChange w:id="415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FE81968" w14:textId="77777777" w:rsidR="00DA1741" w:rsidRDefault="00000000">
            <w:pPr>
              <w:pStyle w:val="Compact"/>
              <w:pPrChange w:id="4159" w:author="DIEGO CORDOBA URRUTIA" w:date="2026-06-07T04:36:00Z" w16du:dateUtc="2026-06-07T10:36:00Z">
                <w:pPr>
                  <w:jc w:val="both"/>
                </w:pPr>
              </w:pPrChange>
            </w:pPr>
            <w:r>
              <w:rPr>
                <w:rPrChange w:id="4160" w:author="DIEGO CORDOBA URRUTIA" w:date="2026-06-07T04:36:00Z" w16du:dateUtc="2026-06-07T10:36:00Z">
                  <w:rPr>
                    <w:rFonts w:ascii="Arial" w:eastAsia="Arial" w:hAnsi="Arial" w:cs="Arial"/>
                    <w:color w:val="000000"/>
                    <w:sz w:val="19"/>
                    <w:szCs w:val="19"/>
                  </w:rPr>
                </w:rPrChange>
              </w:rPr>
              <w:t>0.1</w:t>
            </w:r>
          </w:p>
        </w:tc>
        <w:tc>
          <w:tcPr>
            <w:tcW w:w="0" w:type="auto"/>
            <w:tcPrChange w:id="4161"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23952D" w14:textId="77777777" w:rsidR="00DA1741" w:rsidRDefault="00000000">
            <w:pPr>
              <w:pStyle w:val="Compact"/>
              <w:pPrChange w:id="4162" w:author="DIEGO CORDOBA URRUTIA" w:date="2026-06-07T04:36:00Z" w16du:dateUtc="2026-06-07T10:36:00Z">
                <w:pPr>
                  <w:jc w:val="both"/>
                </w:pPr>
              </w:pPrChange>
            </w:pPr>
            <w:r>
              <w:rPr>
                <w:rPrChange w:id="4163" w:author="DIEGO CORDOBA URRUTIA" w:date="2026-06-07T04:36:00Z" w16du:dateUtc="2026-06-07T10:36:00Z">
                  <w:rPr>
                    <w:rFonts w:ascii="Arial" w:eastAsia="Arial" w:hAnsi="Arial" w:cs="Arial"/>
                    <w:color w:val="000000"/>
                    <w:sz w:val="19"/>
                    <w:szCs w:val="19"/>
                  </w:rPr>
                </w:rPrChange>
              </w:rPr>
              <w:t>0.000006%</w:t>
            </w:r>
          </w:p>
        </w:tc>
        <w:tc>
          <w:tcPr>
            <w:tcW w:w="0" w:type="auto"/>
            <w:tcPrChange w:id="4164"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E1EDCD9" w14:textId="77777777" w:rsidR="00DA1741" w:rsidRDefault="00000000">
            <w:pPr>
              <w:pStyle w:val="Compact"/>
              <w:pPrChange w:id="4165" w:author="DIEGO CORDOBA URRUTIA" w:date="2026-06-07T04:36:00Z" w16du:dateUtc="2026-06-07T10:36:00Z">
                <w:pPr>
                  <w:jc w:val="both"/>
                </w:pPr>
              </w:pPrChange>
            </w:pPr>
            <w:r>
              <w:rPr>
                <w:rPrChange w:id="4166" w:author="DIEGO CORDOBA URRUTIA" w:date="2026-06-07T04:36:00Z" w16du:dateUtc="2026-06-07T10:36:00Z">
                  <w:rPr>
                    <w:rFonts w:ascii="Arial" w:eastAsia="Arial" w:hAnsi="Arial" w:cs="Arial"/>
                    <w:color w:val="000000"/>
                    <w:sz w:val="19"/>
                    <w:szCs w:val="19"/>
                  </w:rPr>
                </w:rPrChange>
              </w:rPr>
              <w:t>MXN 12 M</w:t>
            </w:r>
          </w:p>
        </w:tc>
      </w:tr>
      <w:tr w:rsidR="00DA1741" w14:paraId="782601CF" w14:textId="77777777">
        <w:tblPrEx>
          <w:tblPrExChange w:id="4167" w:author="DIEGO CORDOBA URRUTIA" w:date="2026-06-07T04:36:00Z" w16du:dateUtc="2026-06-07T10:36:00Z">
            <w:tblPrEx>
              <w:tblCellMar>
                <w:top w:w="0" w:type="dxa"/>
                <w:bottom w:w="0" w:type="dxa"/>
              </w:tblCellMar>
            </w:tblPrEx>
          </w:tblPrExChange>
        </w:tblPrEx>
        <w:trPr>
          <w:trPrChange w:id="4168" w:author="DIEGO CORDOBA URRUTIA" w:date="2026-06-07T04:36:00Z" w16du:dateUtc="2026-06-07T10:36:00Z">
            <w:trPr>
              <w:gridBefore w:val="1"/>
            </w:trPr>
          </w:trPrChange>
        </w:trPr>
        <w:tc>
          <w:tcPr>
            <w:tcW w:w="0" w:type="auto"/>
            <w:tcPrChange w:id="4169"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0694785" w14:textId="77777777" w:rsidR="00DA1741" w:rsidRDefault="00000000">
            <w:pPr>
              <w:pStyle w:val="Compact"/>
              <w:pPrChange w:id="4170" w:author="DIEGO CORDOBA URRUTIA" w:date="2026-06-07T04:36:00Z" w16du:dateUtc="2026-06-07T10:36:00Z">
                <w:pPr>
                  <w:jc w:val="both"/>
                </w:pPr>
              </w:pPrChange>
            </w:pPr>
            <w:r>
              <w:rPr>
                <w:rPrChange w:id="4171" w:author="DIEGO CORDOBA URRUTIA" w:date="2026-06-07T04:36:00Z" w16du:dateUtc="2026-06-07T10:36:00Z">
                  <w:rPr>
                    <w:rFonts w:ascii="Arial" w:eastAsia="Arial" w:hAnsi="Arial" w:cs="Arial"/>
                    <w:color w:val="000000"/>
                    <w:sz w:val="19"/>
                    <w:szCs w:val="19"/>
                  </w:rPr>
                </w:rPrChange>
              </w:rPr>
              <w:t>C2 — Harberger DWL</w:t>
            </w:r>
          </w:p>
        </w:tc>
        <w:tc>
          <w:tcPr>
            <w:tcW w:w="0" w:type="auto"/>
            <w:tcPrChange w:id="417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1E97A0E" w14:textId="77777777" w:rsidR="00DA1741" w:rsidRDefault="00000000">
            <w:pPr>
              <w:pStyle w:val="Compact"/>
              <w:pPrChange w:id="4173" w:author="DIEGO CORDOBA URRUTIA" w:date="2026-06-07T04:36:00Z" w16du:dateUtc="2026-06-07T10:36:00Z">
                <w:pPr>
                  <w:jc w:val="both"/>
                </w:pPr>
              </w:pPrChange>
            </w:pPr>
            <w:r>
              <w:rPr>
                <w:rPrChange w:id="4174" w:author="DIEGO CORDOBA URRUTIA" w:date="2026-06-07T04:36:00Z" w16du:dateUtc="2026-06-07T10:36:00Z">
                  <w:rPr>
                    <w:rFonts w:ascii="Arial" w:eastAsia="Arial" w:hAnsi="Arial" w:cs="Arial"/>
                    <w:color w:val="000000"/>
                    <w:sz w:val="19"/>
                    <w:szCs w:val="19"/>
                  </w:rPr>
                </w:rPrChange>
              </w:rPr>
              <w:t>117,000,000</w:t>
            </w:r>
          </w:p>
        </w:tc>
        <w:tc>
          <w:tcPr>
            <w:tcW w:w="0" w:type="auto"/>
            <w:tcPrChange w:id="4175"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FC4E08" w14:textId="77777777" w:rsidR="00DA1741" w:rsidRDefault="00000000">
            <w:pPr>
              <w:pStyle w:val="Compact"/>
              <w:pPrChange w:id="4176" w:author="DIEGO CORDOBA URRUTIA" w:date="2026-06-07T04:36:00Z" w16du:dateUtc="2026-06-07T10:36:00Z">
                <w:pPr>
                  <w:jc w:val="both"/>
                </w:pPr>
              </w:pPrChange>
            </w:pPr>
            <w:r>
              <w:rPr>
                <w:rPrChange w:id="4177" w:author="DIEGO CORDOBA URRUTIA" w:date="2026-06-07T04:36:00Z" w16du:dateUtc="2026-06-07T10:36:00Z">
                  <w:rPr>
                    <w:rFonts w:ascii="Arial" w:eastAsia="Arial" w:hAnsi="Arial" w:cs="Arial"/>
                    <w:color w:val="000000"/>
                    <w:sz w:val="19"/>
                    <w:szCs w:val="19"/>
                  </w:rPr>
                </w:rPrChange>
              </w:rPr>
              <w:t>7</w:t>
            </w:r>
          </w:p>
        </w:tc>
        <w:tc>
          <w:tcPr>
            <w:tcW w:w="0" w:type="auto"/>
            <w:tcPrChange w:id="417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E4A4A18" w14:textId="77777777" w:rsidR="00DA1741" w:rsidRDefault="00000000">
            <w:pPr>
              <w:pStyle w:val="Compact"/>
              <w:pPrChange w:id="4179" w:author="DIEGO CORDOBA URRUTIA" w:date="2026-06-07T04:36:00Z" w16du:dateUtc="2026-06-07T10:36:00Z">
                <w:pPr>
                  <w:jc w:val="both"/>
                </w:pPr>
              </w:pPrChange>
            </w:pPr>
            <w:r>
              <w:rPr>
                <w:rPrChange w:id="4180" w:author="DIEGO CORDOBA URRUTIA" w:date="2026-06-07T04:36:00Z" w16du:dateUtc="2026-06-07T10:36:00Z">
                  <w:rPr>
                    <w:rFonts w:ascii="Arial" w:eastAsia="Arial" w:hAnsi="Arial" w:cs="Arial"/>
                    <w:color w:val="000000"/>
                    <w:sz w:val="19"/>
                    <w:szCs w:val="19"/>
                  </w:rPr>
                </w:rPrChange>
              </w:rPr>
              <w:t>0.0004%</w:t>
            </w:r>
          </w:p>
        </w:tc>
        <w:tc>
          <w:tcPr>
            <w:tcW w:w="0" w:type="auto"/>
            <w:tcPrChange w:id="4181"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309559B" w14:textId="77777777" w:rsidR="00DA1741" w:rsidRDefault="00000000">
            <w:pPr>
              <w:pStyle w:val="Compact"/>
              <w:pPrChange w:id="4182" w:author="DIEGO CORDOBA URRUTIA" w:date="2026-06-07T04:36:00Z" w16du:dateUtc="2026-06-07T10:36:00Z">
                <w:pPr>
                  <w:jc w:val="both"/>
                </w:pPr>
              </w:pPrChange>
            </w:pPr>
            <w:r>
              <w:rPr>
                <w:rPrChange w:id="4183" w:author="DIEGO CORDOBA URRUTIA" w:date="2026-06-07T04:36:00Z" w16du:dateUtc="2026-06-07T10:36:00Z">
                  <w:rPr>
                    <w:rFonts w:ascii="Arial" w:eastAsia="Arial" w:hAnsi="Arial" w:cs="Arial"/>
                    <w:color w:val="000000"/>
                    <w:sz w:val="19"/>
                    <w:szCs w:val="19"/>
                  </w:rPr>
                </w:rPrChange>
              </w:rPr>
              <w:t>MXN 785 M</w:t>
            </w:r>
          </w:p>
        </w:tc>
      </w:tr>
      <w:tr w:rsidR="00DA1741" w14:paraId="2AC88A6E" w14:textId="77777777">
        <w:tblPrEx>
          <w:tblPrExChange w:id="4184" w:author="DIEGO CORDOBA URRUTIA" w:date="2026-06-07T04:36:00Z" w16du:dateUtc="2026-06-07T10:36:00Z">
            <w:tblPrEx>
              <w:tblCellMar>
                <w:top w:w="0" w:type="dxa"/>
                <w:bottom w:w="0" w:type="dxa"/>
              </w:tblCellMar>
            </w:tblPrEx>
          </w:tblPrExChange>
        </w:tblPrEx>
        <w:trPr>
          <w:trPrChange w:id="4185" w:author="DIEGO CORDOBA URRUTIA" w:date="2026-06-07T04:36:00Z" w16du:dateUtc="2026-06-07T10:36:00Z">
            <w:trPr>
              <w:gridBefore w:val="1"/>
            </w:trPr>
          </w:trPrChange>
        </w:trPr>
        <w:tc>
          <w:tcPr>
            <w:tcW w:w="0" w:type="auto"/>
            <w:tcPrChange w:id="4186"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5204E9E" w14:textId="77777777" w:rsidR="00DA1741" w:rsidRDefault="00000000">
            <w:pPr>
              <w:pStyle w:val="Compact"/>
              <w:pPrChange w:id="4187" w:author="DIEGO CORDOBA URRUTIA" w:date="2026-06-07T04:36:00Z" w16du:dateUtc="2026-06-07T10:36:00Z">
                <w:pPr>
                  <w:jc w:val="both"/>
                </w:pPr>
              </w:pPrChange>
            </w:pPr>
            <w:r>
              <w:rPr>
                <w:rPrChange w:id="4188" w:author="DIEGO CORDOBA URRUTIA" w:date="2026-06-07T04:36:00Z" w16du:dateUtc="2026-06-07T10:36:00Z">
                  <w:rPr>
                    <w:rFonts w:ascii="Arial" w:eastAsia="Arial" w:hAnsi="Arial" w:cs="Arial"/>
                    <w:color w:val="000000"/>
                    <w:sz w:val="19"/>
                    <w:szCs w:val="19"/>
                  </w:rPr>
                </w:rPrChange>
              </w:rPr>
              <w:t>C3 — CO2 ambiental</w:t>
            </w:r>
          </w:p>
        </w:tc>
        <w:tc>
          <w:tcPr>
            <w:tcW w:w="0" w:type="auto"/>
            <w:tcPrChange w:id="418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374FD4F" w14:textId="77777777" w:rsidR="00DA1741" w:rsidRDefault="00000000">
            <w:pPr>
              <w:pStyle w:val="Compact"/>
              <w:pPrChange w:id="4190" w:author="DIEGO CORDOBA URRUTIA" w:date="2026-06-07T04:36:00Z" w16du:dateUtc="2026-06-07T10:36:00Z">
                <w:pPr>
                  <w:jc w:val="both"/>
                </w:pPr>
              </w:pPrChange>
            </w:pPr>
            <w:r>
              <w:rPr>
                <w:rPrChange w:id="4191" w:author="DIEGO CORDOBA URRUTIA" w:date="2026-06-07T04:36:00Z" w16du:dateUtc="2026-06-07T10:36:00Z">
                  <w:rPr>
                    <w:rFonts w:ascii="Arial" w:eastAsia="Arial" w:hAnsi="Arial" w:cs="Arial"/>
                    <w:color w:val="000000"/>
                    <w:sz w:val="19"/>
                    <w:szCs w:val="19"/>
                  </w:rPr>
                </w:rPrChange>
              </w:rPr>
              <w:t>1,426,000,000</w:t>
            </w:r>
          </w:p>
        </w:tc>
        <w:tc>
          <w:tcPr>
            <w:tcW w:w="0" w:type="auto"/>
            <w:tcPrChange w:id="4192"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A26877B" w14:textId="77777777" w:rsidR="00DA1741" w:rsidRDefault="00000000">
            <w:pPr>
              <w:pStyle w:val="Compact"/>
              <w:pPrChange w:id="4193" w:author="DIEGO CORDOBA URRUTIA" w:date="2026-06-07T04:36:00Z" w16du:dateUtc="2026-06-07T10:36:00Z">
                <w:pPr>
                  <w:jc w:val="both"/>
                </w:pPr>
              </w:pPrChange>
            </w:pPr>
            <w:r>
              <w:rPr>
                <w:rPrChange w:id="4194" w:author="DIEGO CORDOBA URRUTIA" w:date="2026-06-07T04:36:00Z" w16du:dateUtc="2026-06-07T10:36:00Z">
                  <w:rPr>
                    <w:rFonts w:ascii="Arial" w:eastAsia="Arial" w:hAnsi="Arial" w:cs="Arial"/>
                    <w:color w:val="000000"/>
                    <w:sz w:val="19"/>
                    <w:szCs w:val="19"/>
                  </w:rPr>
                </w:rPrChange>
              </w:rPr>
              <w:t>80</w:t>
            </w:r>
          </w:p>
        </w:tc>
        <w:tc>
          <w:tcPr>
            <w:tcW w:w="0" w:type="auto"/>
            <w:tcPrChange w:id="4195"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2853FA" w14:textId="77777777" w:rsidR="00DA1741" w:rsidRDefault="00000000">
            <w:pPr>
              <w:pStyle w:val="Compact"/>
              <w:pPrChange w:id="4196" w:author="DIEGO CORDOBA URRUTIA" w:date="2026-06-07T04:36:00Z" w16du:dateUtc="2026-06-07T10:36:00Z">
                <w:pPr>
                  <w:jc w:val="both"/>
                </w:pPr>
              </w:pPrChange>
            </w:pPr>
            <w:r>
              <w:rPr>
                <w:rPrChange w:id="4197" w:author="DIEGO CORDOBA URRUTIA" w:date="2026-06-07T04:36:00Z" w16du:dateUtc="2026-06-07T10:36:00Z">
                  <w:rPr>
                    <w:rFonts w:ascii="Arial" w:eastAsia="Arial" w:hAnsi="Arial" w:cs="Arial"/>
                    <w:color w:val="000000"/>
                    <w:sz w:val="19"/>
                    <w:szCs w:val="19"/>
                  </w:rPr>
                </w:rPrChange>
              </w:rPr>
              <w:t>0.0046%</w:t>
            </w:r>
          </w:p>
        </w:tc>
        <w:tc>
          <w:tcPr>
            <w:tcW w:w="0" w:type="auto"/>
            <w:tcPrChange w:id="4198"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D2A4C94" w14:textId="77777777" w:rsidR="00DA1741" w:rsidRDefault="00000000">
            <w:pPr>
              <w:pStyle w:val="Compact"/>
              <w:pPrChange w:id="4199" w:author="DIEGO CORDOBA URRUTIA" w:date="2026-06-07T04:36:00Z" w16du:dateUtc="2026-06-07T10:36:00Z">
                <w:pPr>
                  <w:jc w:val="both"/>
                </w:pPr>
              </w:pPrChange>
            </w:pPr>
            <w:r>
              <w:rPr>
                <w:rPrChange w:id="4200" w:author="DIEGO CORDOBA URRUTIA" w:date="2026-06-07T04:36:00Z" w16du:dateUtc="2026-06-07T10:36:00Z">
                  <w:rPr>
                    <w:rFonts w:ascii="Arial" w:eastAsia="Arial" w:hAnsi="Arial" w:cs="Arial"/>
                    <w:color w:val="000000"/>
                    <w:sz w:val="19"/>
                    <w:szCs w:val="19"/>
                  </w:rPr>
                </w:rPrChange>
              </w:rPr>
              <w:t>MXN 9,567 M</w:t>
            </w:r>
          </w:p>
        </w:tc>
      </w:tr>
      <w:tr w:rsidR="00DA1741" w14:paraId="56A3BE7C" w14:textId="77777777">
        <w:tblPrEx>
          <w:tblPrExChange w:id="4201" w:author="DIEGO CORDOBA URRUTIA" w:date="2026-06-07T04:36:00Z" w16du:dateUtc="2026-06-07T10:36:00Z">
            <w:tblPrEx>
              <w:tblCellMar>
                <w:top w:w="0" w:type="dxa"/>
                <w:bottom w:w="0" w:type="dxa"/>
              </w:tblCellMar>
            </w:tblPrEx>
          </w:tblPrExChange>
        </w:tblPrEx>
        <w:trPr>
          <w:trPrChange w:id="4202" w:author="DIEGO CORDOBA URRUTIA" w:date="2026-06-07T04:36:00Z" w16du:dateUtc="2026-06-07T10:36:00Z">
            <w:trPr>
              <w:gridBefore w:val="1"/>
            </w:trPr>
          </w:trPrChange>
        </w:trPr>
        <w:tc>
          <w:tcPr>
            <w:tcW w:w="0" w:type="auto"/>
            <w:tcPrChange w:id="4203"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A736E6F" w14:textId="77777777" w:rsidR="00DA1741" w:rsidRDefault="00000000">
            <w:pPr>
              <w:pStyle w:val="Compact"/>
              <w:pPrChange w:id="4204" w:author="DIEGO CORDOBA URRUTIA" w:date="2026-06-07T04:36:00Z" w16du:dateUtc="2026-06-07T10:36:00Z">
                <w:pPr>
                  <w:jc w:val="both"/>
                </w:pPr>
              </w:pPrChange>
            </w:pPr>
            <w:r>
              <w:rPr>
                <w:rPrChange w:id="4205" w:author="DIEGO CORDOBA URRUTIA" w:date="2026-06-07T04:36:00Z" w16du:dateUtc="2026-06-07T10:36:00Z">
                  <w:rPr>
                    <w:rFonts w:ascii="Arial" w:eastAsia="Arial" w:hAnsi="Arial" w:cs="Arial"/>
                    <w:color w:val="000000"/>
                    <w:sz w:val="19"/>
                    <w:szCs w:val="19"/>
                  </w:rPr>
                </w:rPrChange>
              </w:rPr>
              <w:t>C4 — Inversión inducida</w:t>
            </w:r>
          </w:p>
        </w:tc>
        <w:tc>
          <w:tcPr>
            <w:tcW w:w="0" w:type="auto"/>
            <w:tcPrChange w:id="420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960754F" w14:textId="77777777" w:rsidR="00DA1741" w:rsidRDefault="00000000">
            <w:pPr>
              <w:pStyle w:val="Compact"/>
              <w:pPrChange w:id="4207" w:author="DIEGO CORDOBA URRUTIA" w:date="2026-06-07T04:36:00Z" w16du:dateUtc="2026-06-07T10:36:00Z">
                <w:pPr>
                  <w:jc w:val="both"/>
                </w:pPr>
              </w:pPrChange>
            </w:pPr>
            <w:r>
              <w:rPr>
                <w:rPrChange w:id="4208" w:author="DIEGO CORDOBA URRUTIA" w:date="2026-06-07T04:36:00Z" w16du:dateUtc="2026-06-07T10:36:00Z">
                  <w:rPr>
                    <w:rFonts w:ascii="Arial" w:eastAsia="Arial" w:hAnsi="Arial" w:cs="Arial"/>
                    <w:color w:val="000000"/>
                    <w:sz w:val="19"/>
                    <w:szCs w:val="19"/>
                  </w:rPr>
                </w:rPrChange>
              </w:rPr>
              <w:t>580,000,000</w:t>
            </w:r>
          </w:p>
        </w:tc>
        <w:tc>
          <w:tcPr>
            <w:tcW w:w="0" w:type="auto"/>
            <w:tcPrChange w:id="4209"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4814180" w14:textId="77777777" w:rsidR="00DA1741" w:rsidRDefault="00000000">
            <w:pPr>
              <w:pStyle w:val="Compact"/>
              <w:pPrChange w:id="4210" w:author="DIEGO CORDOBA URRUTIA" w:date="2026-06-07T04:36:00Z" w16du:dateUtc="2026-06-07T10:36:00Z">
                <w:pPr>
                  <w:jc w:val="both"/>
                </w:pPr>
              </w:pPrChange>
            </w:pPr>
            <w:r>
              <w:rPr>
                <w:rPrChange w:id="4211" w:author="DIEGO CORDOBA URRUTIA" w:date="2026-06-07T04:36:00Z" w16du:dateUtc="2026-06-07T10:36:00Z">
                  <w:rPr>
                    <w:rFonts w:ascii="Arial" w:eastAsia="Arial" w:hAnsi="Arial" w:cs="Arial"/>
                    <w:color w:val="000000"/>
                    <w:sz w:val="19"/>
                    <w:szCs w:val="19"/>
                  </w:rPr>
                </w:rPrChange>
              </w:rPr>
              <w:t>33</w:t>
            </w:r>
          </w:p>
        </w:tc>
        <w:tc>
          <w:tcPr>
            <w:tcW w:w="0" w:type="auto"/>
            <w:tcPrChange w:id="4212"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DBA9142" w14:textId="77777777" w:rsidR="00DA1741" w:rsidRDefault="00000000">
            <w:pPr>
              <w:pStyle w:val="Compact"/>
              <w:pPrChange w:id="4213" w:author="DIEGO CORDOBA URRUTIA" w:date="2026-06-07T04:36:00Z" w16du:dateUtc="2026-06-07T10:36:00Z">
                <w:pPr>
                  <w:jc w:val="both"/>
                </w:pPr>
              </w:pPrChange>
            </w:pPr>
            <w:r>
              <w:rPr>
                <w:rPrChange w:id="4214" w:author="DIEGO CORDOBA URRUTIA" w:date="2026-06-07T04:36:00Z" w16du:dateUtc="2026-06-07T10:36:00Z">
                  <w:rPr>
                    <w:rFonts w:ascii="Arial" w:eastAsia="Arial" w:hAnsi="Arial" w:cs="Arial"/>
                    <w:color w:val="000000"/>
                    <w:sz w:val="19"/>
                    <w:szCs w:val="19"/>
                  </w:rPr>
                </w:rPrChange>
              </w:rPr>
              <w:t>0.0019%</w:t>
            </w:r>
          </w:p>
        </w:tc>
        <w:tc>
          <w:tcPr>
            <w:tcW w:w="0" w:type="auto"/>
            <w:tcPrChange w:id="4215"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9636EEF" w14:textId="77777777" w:rsidR="00DA1741" w:rsidRDefault="00000000">
            <w:pPr>
              <w:pStyle w:val="Compact"/>
              <w:pPrChange w:id="4216" w:author="DIEGO CORDOBA URRUTIA" w:date="2026-06-07T04:36:00Z" w16du:dateUtc="2026-06-07T10:36:00Z">
                <w:pPr>
                  <w:jc w:val="both"/>
                </w:pPr>
              </w:pPrChange>
            </w:pPr>
            <w:r>
              <w:rPr>
                <w:rPrChange w:id="4217" w:author="DIEGO CORDOBA URRUTIA" w:date="2026-06-07T04:36:00Z" w16du:dateUtc="2026-06-07T10:36:00Z">
                  <w:rPr>
                    <w:rFonts w:ascii="Arial" w:eastAsia="Arial" w:hAnsi="Arial" w:cs="Arial"/>
                    <w:color w:val="000000"/>
                    <w:sz w:val="19"/>
                    <w:szCs w:val="19"/>
                  </w:rPr>
                </w:rPrChange>
              </w:rPr>
              <w:t>MXN 3,891 M</w:t>
            </w:r>
          </w:p>
        </w:tc>
      </w:tr>
      <w:tr w:rsidR="00DA1741" w14:paraId="5EEC9652" w14:textId="77777777">
        <w:tblPrEx>
          <w:tblPrExChange w:id="4218" w:author="DIEGO CORDOBA URRUTIA" w:date="2026-06-07T04:36:00Z" w16du:dateUtc="2026-06-07T10:36:00Z">
            <w:tblPrEx>
              <w:tblCellMar>
                <w:top w:w="0" w:type="dxa"/>
                <w:bottom w:w="0" w:type="dxa"/>
              </w:tblCellMar>
            </w:tblPrEx>
          </w:tblPrExChange>
        </w:tblPrEx>
        <w:trPr>
          <w:trPrChange w:id="4219" w:author="DIEGO CORDOBA URRUTIA" w:date="2026-06-07T04:36:00Z" w16du:dateUtc="2026-06-07T10:36:00Z">
            <w:trPr>
              <w:gridBefore w:val="1"/>
            </w:trPr>
          </w:trPrChange>
        </w:trPr>
        <w:tc>
          <w:tcPr>
            <w:tcW w:w="0" w:type="auto"/>
            <w:tcPrChange w:id="4220"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2CF77F5" w14:textId="77777777" w:rsidR="00DA1741" w:rsidRDefault="00000000">
            <w:pPr>
              <w:pStyle w:val="Compact"/>
              <w:pPrChange w:id="4221" w:author="DIEGO CORDOBA URRUTIA" w:date="2026-06-07T04:36:00Z" w16du:dateUtc="2026-06-07T10:36:00Z">
                <w:pPr>
                  <w:jc w:val="both"/>
                </w:pPr>
              </w:pPrChange>
            </w:pPr>
            <w:r>
              <w:rPr>
                <w:rPrChange w:id="4222" w:author="DIEGO CORDOBA URRUTIA" w:date="2026-06-07T04:36:00Z" w16du:dateUtc="2026-06-07T10:36:00Z">
                  <w:rPr>
                    <w:rFonts w:ascii="Arial" w:eastAsia="Arial" w:hAnsi="Arial" w:cs="Arial"/>
                    <w:color w:val="000000"/>
                    <w:sz w:val="19"/>
                    <w:szCs w:val="19"/>
                  </w:rPr>
                </w:rPrChange>
              </w:rPr>
              <w:t>C5 — Spillovers conocimiento</w:t>
            </w:r>
          </w:p>
        </w:tc>
        <w:tc>
          <w:tcPr>
            <w:tcW w:w="0" w:type="auto"/>
            <w:tcPrChange w:id="422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39D4D5" w14:textId="77777777" w:rsidR="00DA1741" w:rsidRDefault="00000000">
            <w:pPr>
              <w:pStyle w:val="Compact"/>
              <w:pPrChange w:id="4224" w:author="DIEGO CORDOBA URRUTIA" w:date="2026-06-07T04:36:00Z" w16du:dateUtc="2026-06-07T10:36:00Z">
                <w:pPr>
                  <w:jc w:val="both"/>
                </w:pPr>
              </w:pPrChange>
            </w:pPr>
            <w:r>
              <w:rPr>
                <w:rPrChange w:id="4225" w:author="DIEGO CORDOBA URRUTIA" w:date="2026-06-07T04:36:00Z" w16du:dateUtc="2026-06-07T10:36:00Z">
                  <w:rPr>
                    <w:rFonts w:ascii="Arial" w:eastAsia="Arial" w:hAnsi="Arial" w:cs="Arial"/>
                    <w:color w:val="000000"/>
                    <w:sz w:val="19"/>
                    <w:szCs w:val="19"/>
                  </w:rPr>
                </w:rPrChange>
              </w:rPr>
              <w:t>158,000,000</w:t>
            </w:r>
          </w:p>
        </w:tc>
        <w:tc>
          <w:tcPr>
            <w:tcW w:w="0" w:type="auto"/>
            <w:tcPrChange w:id="4226"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1A6DF9F" w14:textId="77777777" w:rsidR="00DA1741" w:rsidRDefault="00000000">
            <w:pPr>
              <w:pStyle w:val="Compact"/>
              <w:pPrChange w:id="4227" w:author="DIEGO CORDOBA URRUTIA" w:date="2026-06-07T04:36:00Z" w16du:dateUtc="2026-06-07T10:36:00Z">
                <w:pPr>
                  <w:jc w:val="both"/>
                </w:pPr>
              </w:pPrChange>
            </w:pPr>
            <w:r>
              <w:rPr>
                <w:rPrChange w:id="4228" w:author="DIEGO CORDOBA URRUTIA" w:date="2026-06-07T04:36:00Z" w16du:dateUtc="2026-06-07T10:36:00Z">
                  <w:rPr>
                    <w:rFonts w:ascii="Arial" w:eastAsia="Arial" w:hAnsi="Arial" w:cs="Arial"/>
                    <w:color w:val="000000"/>
                    <w:sz w:val="19"/>
                    <w:szCs w:val="19"/>
                  </w:rPr>
                </w:rPrChange>
              </w:rPr>
              <w:t>9</w:t>
            </w:r>
          </w:p>
        </w:tc>
        <w:tc>
          <w:tcPr>
            <w:tcW w:w="0" w:type="auto"/>
            <w:tcPrChange w:id="4229"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9DDB459" w14:textId="77777777" w:rsidR="00DA1741" w:rsidRDefault="00000000">
            <w:pPr>
              <w:pStyle w:val="Compact"/>
              <w:pPrChange w:id="4230" w:author="DIEGO CORDOBA URRUTIA" w:date="2026-06-07T04:36:00Z" w16du:dateUtc="2026-06-07T10:36:00Z">
                <w:pPr>
                  <w:jc w:val="both"/>
                </w:pPr>
              </w:pPrChange>
            </w:pPr>
            <w:r>
              <w:rPr>
                <w:rPrChange w:id="4231" w:author="DIEGO CORDOBA URRUTIA" w:date="2026-06-07T04:36:00Z" w16du:dateUtc="2026-06-07T10:36:00Z">
                  <w:rPr>
                    <w:rFonts w:ascii="Arial" w:eastAsia="Arial" w:hAnsi="Arial" w:cs="Arial"/>
                    <w:color w:val="000000"/>
                    <w:sz w:val="19"/>
                    <w:szCs w:val="19"/>
                  </w:rPr>
                </w:rPrChange>
              </w:rPr>
              <w:t>0.0005%</w:t>
            </w:r>
          </w:p>
        </w:tc>
        <w:tc>
          <w:tcPr>
            <w:tcW w:w="0" w:type="auto"/>
            <w:tcPrChange w:id="4232"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95C8F27" w14:textId="77777777" w:rsidR="00DA1741" w:rsidRDefault="00000000">
            <w:pPr>
              <w:pStyle w:val="Compact"/>
              <w:pPrChange w:id="4233" w:author="DIEGO CORDOBA URRUTIA" w:date="2026-06-07T04:36:00Z" w16du:dateUtc="2026-06-07T10:36:00Z">
                <w:pPr>
                  <w:jc w:val="both"/>
                </w:pPr>
              </w:pPrChange>
            </w:pPr>
            <w:r>
              <w:rPr>
                <w:rPrChange w:id="4234" w:author="DIEGO CORDOBA URRUTIA" w:date="2026-06-07T04:36:00Z" w16du:dateUtc="2026-06-07T10:36:00Z">
                  <w:rPr>
                    <w:rFonts w:ascii="Arial" w:eastAsia="Arial" w:hAnsi="Arial" w:cs="Arial"/>
                    <w:color w:val="000000"/>
                    <w:sz w:val="19"/>
                    <w:szCs w:val="19"/>
                  </w:rPr>
                </w:rPrChange>
              </w:rPr>
              <w:t>MXN 1,060 M</w:t>
            </w:r>
          </w:p>
        </w:tc>
      </w:tr>
      <w:tr w:rsidR="00DA1741" w14:paraId="4D27A72B" w14:textId="77777777">
        <w:tblPrEx>
          <w:tblPrExChange w:id="4235" w:author="DIEGO CORDOBA URRUTIA" w:date="2026-06-07T04:36:00Z" w16du:dateUtc="2026-06-07T10:36:00Z">
            <w:tblPrEx>
              <w:tblCellMar>
                <w:top w:w="0" w:type="dxa"/>
                <w:bottom w:w="0" w:type="dxa"/>
              </w:tblCellMar>
            </w:tblPrEx>
          </w:tblPrExChange>
        </w:tblPrEx>
        <w:trPr>
          <w:trPrChange w:id="4236" w:author="DIEGO CORDOBA URRUTIA" w:date="2026-06-07T04:36:00Z" w16du:dateUtc="2026-06-07T10:36:00Z">
            <w:trPr>
              <w:gridBefore w:val="1"/>
            </w:trPr>
          </w:trPrChange>
        </w:trPr>
        <w:tc>
          <w:tcPr>
            <w:tcW w:w="0" w:type="auto"/>
            <w:tcPrChange w:id="4237"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54FA8BF" w14:textId="77777777" w:rsidR="00DA1741" w:rsidRDefault="00000000">
            <w:pPr>
              <w:pStyle w:val="Compact"/>
              <w:pPrChange w:id="4238" w:author="DIEGO CORDOBA URRUTIA" w:date="2026-06-07T04:36:00Z" w16du:dateUtc="2026-06-07T10:36:00Z">
                <w:pPr>
                  <w:jc w:val="both"/>
                </w:pPr>
              </w:pPrChange>
            </w:pPr>
            <w:r>
              <w:rPr>
                <w:rPrChange w:id="4239" w:author="DIEGO CORDOBA URRUTIA" w:date="2026-06-07T04:36:00Z" w16du:dateUtc="2026-06-07T10:36:00Z">
                  <w:rPr>
                    <w:rFonts w:ascii="Arial" w:eastAsia="Arial" w:hAnsi="Arial" w:cs="Arial"/>
                    <w:color w:val="000000"/>
                    <w:sz w:val="19"/>
                    <w:szCs w:val="19"/>
                  </w:rPr>
                </w:rPrChange>
              </w:rPr>
              <w:t>C6 — Estabilidad macroeconómica</w:t>
            </w:r>
          </w:p>
        </w:tc>
        <w:tc>
          <w:tcPr>
            <w:tcW w:w="0" w:type="auto"/>
            <w:tcPrChange w:id="424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C0982E0" w14:textId="77777777" w:rsidR="00DA1741" w:rsidRDefault="00000000">
            <w:pPr>
              <w:pStyle w:val="Compact"/>
              <w:pPrChange w:id="4241" w:author="DIEGO CORDOBA URRUTIA" w:date="2026-06-07T04:36:00Z" w16du:dateUtc="2026-06-07T10:36:00Z">
                <w:pPr>
                  <w:jc w:val="both"/>
                </w:pPr>
              </w:pPrChange>
            </w:pPr>
            <w:r>
              <w:rPr>
                <w:rPrChange w:id="4242" w:author="DIEGO CORDOBA URRUTIA" w:date="2026-06-07T04:36:00Z" w16du:dateUtc="2026-06-07T10:36:00Z">
                  <w:rPr>
                    <w:rFonts w:ascii="Arial" w:eastAsia="Arial" w:hAnsi="Arial" w:cs="Arial"/>
                    <w:color w:val="000000"/>
                    <w:sz w:val="19"/>
                    <w:szCs w:val="19"/>
                  </w:rPr>
                </w:rPrChange>
              </w:rPr>
              <w:t>4,680,000,000</w:t>
            </w:r>
          </w:p>
        </w:tc>
        <w:tc>
          <w:tcPr>
            <w:tcW w:w="0" w:type="auto"/>
            <w:tcPrChange w:id="4243"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3EE9CE6" w14:textId="77777777" w:rsidR="00DA1741" w:rsidRDefault="00000000">
            <w:pPr>
              <w:pStyle w:val="Compact"/>
              <w:pPrChange w:id="4244" w:author="DIEGO CORDOBA URRUTIA" w:date="2026-06-07T04:36:00Z" w16du:dateUtc="2026-06-07T10:36:00Z">
                <w:pPr>
                  <w:jc w:val="both"/>
                </w:pPr>
              </w:pPrChange>
            </w:pPr>
            <w:r>
              <w:rPr>
                <w:rPrChange w:id="4245" w:author="DIEGO CORDOBA URRUTIA" w:date="2026-06-07T04:36:00Z" w16du:dateUtc="2026-06-07T10:36:00Z">
                  <w:rPr>
                    <w:rFonts w:ascii="Arial" w:eastAsia="Arial" w:hAnsi="Arial" w:cs="Arial"/>
                    <w:color w:val="000000"/>
                    <w:sz w:val="19"/>
                    <w:szCs w:val="19"/>
                  </w:rPr>
                </w:rPrChange>
              </w:rPr>
              <w:t>263</w:t>
            </w:r>
          </w:p>
        </w:tc>
        <w:tc>
          <w:tcPr>
            <w:tcW w:w="0" w:type="auto"/>
            <w:tcPrChange w:id="4246"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405EF03" w14:textId="77777777" w:rsidR="00DA1741" w:rsidRDefault="00000000">
            <w:pPr>
              <w:pStyle w:val="Compact"/>
              <w:pPrChange w:id="4247" w:author="DIEGO CORDOBA URRUTIA" w:date="2026-06-07T04:36:00Z" w16du:dateUtc="2026-06-07T10:36:00Z">
                <w:pPr>
                  <w:jc w:val="both"/>
                </w:pPr>
              </w:pPrChange>
            </w:pPr>
            <w:r>
              <w:rPr>
                <w:rPrChange w:id="4248" w:author="DIEGO CORDOBA URRUTIA" w:date="2026-06-07T04:36:00Z" w16du:dateUtc="2026-06-07T10:36:00Z">
                  <w:rPr>
                    <w:rFonts w:ascii="Arial" w:eastAsia="Arial" w:hAnsi="Arial" w:cs="Arial"/>
                    <w:color w:val="000000"/>
                    <w:sz w:val="19"/>
                    <w:szCs w:val="19"/>
                  </w:rPr>
                </w:rPrChange>
              </w:rPr>
              <w:t>0.0151%</w:t>
            </w:r>
          </w:p>
        </w:tc>
        <w:tc>
          <w:tcPr>
            <w:tcW w:w="0" w:type="auto"/>
            <w:tcPrChange w:id="4249"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2AEF632" w14:textId="77777777" w:rsidR="00DA1741" w:rsidRDefault="00000000">
            <w:pPr>
              <w:pStyle w:val="Compact"/>
              <w:pPrChange w:id="4250" w:author="DIEGO CORDOBA URRUTIA" w:date="2026-06-07T04:36:00Z" w16du:dateUtc="2026-06-07T10:36:00Z">
                <w:pPr>
                  <w:jc w:val="both"/>
                </w:pPr>
              </w:pPrChange>
            </w:pPr>
            <w:r>
              <w:rPr>
                <w:rPrChange w:id="4251" w:author="DIEGO CORDOBA URRUTIA" w:date="2026-06-07T04:36:00Z" w16du:dateUtc="2026-06-07T10:36:00Z">
                  <w:rPr>
                    <w:rFonts w:ascii="Arial" w:eastAsia="Arial" w:hAnsi="Arial" w:cs="Arial"/>
                    <w:color w:val="000000"/>
                    <w:sz w:val="19"/>
                    <w:szCs w:val="19"/>
                  </w:rPr>
                </w:rPrChange>
              </w:rPr>
              <w:t>MXN 31,390 M</w:t>
            </w:r>
          </w:p>
        </w:tc>
      </w:tr>
      <w:tr w:rsidR="00DA1741" w14:paraId="210CFFC3" w14:textId="77777777">
        <w:tblPrEx>
          <w:tblPrExChange w:id="4252" w:author="DIEGO CORDOBA URRUTIA" w:date="2026-06-07T04:36:00Z" w16du:dateUtc="2026-06-07T10:36:00Z">
            <w:tblPrEx>
              <w:tblCellMar>
                <w:top w:w="0" w:type="dxa"/>
                <w:bottom w:w="0" w:type="dxa"/>
              </w:tblCellMar>
            </w:tblPrEx>
          </w:tblPrExChange>
        </w:tblPrEx>
        <w:trPr>
          <w:trPrChange w:id="4253" w:author="DIEGO CORDOBA URRUTIA" w:date="2026-06-07T04:36:00Z" w16du:dateUtc="2026-06-07T10:36:00Z">
            <w:trPr>
              <w:gridBefore w:val="1"/>
            </w:trPr>
          </w:trPrChange>
        </w:trPr>
        <w:tc>
          <w:tcPr>
            <w:tcW w:w="0" w:type="auto"/>
            <w:tcPrChange w:id="4254"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544EFA5" w14:textId="77777777" w:rsidR="00DA1741" w:rsidRDefault="00000000">
            <w:pPr>
              <w:pStyle w:val="Compact"/>
              <w:pPrChange w:id="4255" w:author="DIEGO CORDOBA URRUTIA" w:date="2026-06-07T04:36:00Z" w16du:dateUtc="2026-06-07T10:36:00Z">
                <w:pPr>
                  <w:jc w:val="both"/>
                </w:pPr>
              </w:pPrChange>
            </w:pPr>
            <w:r>
              <w:rPr>
                <w:rPrChange w:id="4256" w:author="DIEGO CORDOBA URRUTIA" w:date="2026-06-07T04:36:00Z" w16du:dateUtc="2026-06-07T10:36:00Z">
                  <w:rPr>
                    <w:rFonts w:ascii="Arial" w:eastAsia="Arial" w:hAnsi="Arial" w:cs="Arial"/>
                    <w:color w:val="000000"/>
                    <w:sz w:val="19"/>
                    <w:szCs w:val="19"/>
                  </w:rPr>
                </w:rPrChange>
              </w:rPr>
              <w:t>TOTAL MÉXICO</w:t>
            </w:r>
          </w:p>
        </w:tc>
        <w:tc>
          <w:tcPr>
            <w:tcW w:w="0" w:type="auto"/>
            <w:tcPrChange w:id="4257"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0AA4A4F" w14:textId="77777777" w:rsidR="00DA1741" w:rsidRDefault="00000000">
            <w:pPr>
              <w:pStyle w:val="Compact"/>
              <w:pPrChange w:id="4258" w:author="DIEGO CORDOBA URRUTIA" w:date="2026-06-07T04:36:00Z" w16du:dateUtc="2026-06-07T10:36:00Z">
                <w:pPr>
                  <w:jc w:val="both"/>
                </w:pPr>
              </w:pPrChange>
            </w:pPr>
            <w:r>
              <w:rPr>
                <w:rPrChange w:id="4259" w:author="DIEGO CORDOBA URRUTIA" w:date="2026-06-07T04:36:00Z" w16du:dateUtc="2026-06-07T10:36:00Z">
                  <w:rPr>
                    <w:rFonts w:ascii="Arial" w:eastAsia="Arial" w:hAnsi="Arial" w:cs="Arial"/>
                    <w:color w:val="000000"/>
                    <w:sz w:val="19"/>
                    <w:szCs w:val="19"/>
                  </w:rPr>
                </w:rPrChange>
              </w:rPr>
              <w:t>6,961,000,000</w:t>
            </w:r>
          </w:p>
        </w:tc>
        <w:tc>
          <w:tcPr>
            <w:tcW w:w="0" w:type="auto"/>
            <w:tcPrChange w:id="4260"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FF18978" w14:textId="77777777" w:rsidR="00DA1741" w:rsidRDefault="00000000">
            <w:pPr>
              <w:pStyle w:val="Compact"/>
              <w:pPrChange w:id="4261" w:author="DIEGO CORDOBA URRUTIA" w:date="2026-06-07T04:36:00Z" w16du:dateUtc="2026-06-07T10:36:00Z">
                <w:pPr>
                  <w:jc w:val="both"/>
                </w:pPr>
              </w:pPrChange>
            </w:pPr>
            <w:r>
              <w:rPr>
                <w:rPrChange w:id="4262" w:author="DIEGO CORDOBA URRUTIA" w:date="2026-06-07T04:36:00Z" w16du:dateUtc="2026-06-07T10:36:00Z">
                  <w:rPr>
                    <w:rFonts w:ascii="Arial" w:eastAsia="Arial" w:hAnsi="Arial" w:cs="Arial"/>
                    <w:color w:val="000000"/>
                    <w:sz w:val="19"/>
                    <w:szCs w:val="19"/>
                  </w:rPr>
                </w:rPrChange>
              </w:rPr>
              <w:t>391</w:t>
            </w:r>
          </w:p>
        </w:tc>
        <w:tc>
          <w:tcPr>
            <w:tcW w:w="0" w:type="auto"/>
            <w:tcPrChange w:id="4263"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033B974" w14:textId="77777777" w:rsidR="00DA1741" w:rsidRDefault="00000000">
            <w:pPr>
              <w:pStyle w:val="Compact"/>
              <w:pPrChange w:id="4264" w:author="DIEGO CORDOBA URRUTIA" w:date="2026-06-07T04:36:00Z" w16du:dateUtc="2026-06-07T10:36:00Z">
                <w:pPr>
                  <w:jc w:val="both"/>
                </w:pPr>
              </w:pPrChange>
            </w:pPr>
            <w:r>
              <w:rPr>
                <w:rPrChange w:id="4265" w:author="DIEGO CORDOBA URRUTIA" w:date="2026-06-07T04:36:00Z" w16du:dateUtc="2026-06-07T10:36:00Z">
                  <w:rPr>
                    <w:rFonts w:ascii="Arial" w:eastAsia="Arial" w:hAnsi="Arial" w:cs="Arial"/>
                    <w:color w:val="000000"/>
                    <w:sz w:val="19"/>
                    <w:szCs w:val="19"/>
                  </w:rPr>
                </w:rPrChange>
              </w:rPr>
              <w:t>0.0225%</w:t>
            </w:r>
          </w:p>
        </w:tc>
        <w:tc>
          <w:tcPr>
            <w:tcW w:w="0" w:type="auto"/>
            <w:tcPrChange w:id="4266"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B5E7074" w14:textId="77777777" w:rsidR="00DA1741" w:rsidRDefault="00000000">
            <w:pPr>
              <w:pStyle w:val="Compact"/>
              <w:pPrChange w:id="4267" w:author="DIEGO CORDOBA URRUTIA" w:date="2026-06-07T04:36:00Z" w16du:dateUtc="2026-06-07T10:36:00Z">
                <w:pPr>
                  <w:jc w:val="both"/>
                </w:pPr>
              </w:pPrChange>
            </w:pPr>
            <w:r>
              <w:rPr>
                <w:rPrChange w:id="4268" w:author="DIEGO CORDOBA URRUTIA" w:date="2026-06-07T04:36:00Z" w16du:dateUtc="2026-06-07T10:36:00Z">
                  <w:rPr>
                    <w:rFonts w:ascii="Arial" w:eastAsia="Arial" w:hAnsi="Arial" w:cs="Arial"/>
                    <w:color w:val="000000"/>
                    <w:sz w:val="19"/>
                    <w:szCs w:val="19"/>
                  </w:rPr>
                </w:rPrChange>
              </w:rPr>
              <w:t>MXN 46,705 M</w:t>
            </w:r>
          </w:p>
        </w:tc>
      </w:tr>
      <w:tr w:rsidR="00DA1741" w14:paraId="3C77E7BD" w14:textId="77777777">
        <w:tblPrEx>
          <w:tblPrExChange w:id="4269" w:author="DIEGO CORDOBA URRUTIA" w:date="2026-06-07T04:36:00Z" w16du:dateUtc="2026-06-07T10:36:00Z">
            <w:tblPrEx>
              <w:tblCellMar>
                <w:top w:w="0" w:type="dxa"/>
                <w:bottom w:w="0" w:type="dxa"/>
              </w:tblCellMar>
            </w:tblPrEx>
          </w:tblPrExChange>
        </w:tblPrEx>
        <w:trPr>
          <w:trPrChange w:id="4270" w:author="DIEGO CORDOBA URRUTIA" w:date="2026-06-07T04:36:00Z" w16du:dateUtc="2026-06-07T10:36:00Z">
            <w:trPr>
              <w:gridBefore w:val="1"/>
            </w:trPr>
          </w:trPrChange>
        </w:trPr>
        <w:tc>
          <w:tcPr>
            <w:tcW w:w="0" w:type="auto"/>
            <w:tcPrChange w:id="4271"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ABCABCB" w14:textId="77777777" w:rsidR="00DA1741" w:rsidRPr="00A9569D" w:rsidRDefault="00000000">
            <w:pPr>
              <w:pStyle w:val="Compact"/>
              <w:rPr>
                <w:lang w:val="es-419"/>
                <w:rPrChange w:id="4272" w:author="DIEGO CORDOBA URRUTIA" w:date="2026-06-07T04:36:00Z" w16du:dateUtc="2026-06-07T10:36:00Z">
                  <w:rPr/>
                </w:rPrChange>
              </w:rPr>
              <w:pPrChange w:id="4273" w:author="DIEGO CORDOBA URRUTIA" w:date="2026-06-07T04:36:00Z" w16du:dateUtc="2026-06-07T10:36:00Z">
                <w:pPr>
                  <w:jc w:val="both"/>
                </w:pPr>
              </w:pPrChange>
            </w:pPr>
            <w:r w:rsidRPr="00A9569D">
              <w:rPr>
                <w:lang w:val="es-419"/>
                <w:rPrChange w:id="4274" w:author="DIEGO CORDOBA URRUTIA" w:date="2026-06-07T04:36:00Z" w16du:dateUtc="2026-06-07T10:36:00Z">
                  <w:rPr>
                    <w:rFonts w:ascii="Arial" w:eastAsia="Arial" w:hAnsi="Arial" w:cs="Arial"/>
                    <w:color w:val="000000"/>
                    <w:sz w:val="19"/>
                    <w:szCs w:val="19"/>
                  </w:rPr>
                </w:rPrChange>
              </w:rPr>
              <w:t>Spillover LatAm (3 ISOs, desde año 3)</w:t>
            </w:r>
          </w:p>
        </w:tc>
        <w:tc>
          <w:tcPr>
            <w:tcW w:w="0" w:type="auto"/>
            <w:tcPrChange w:id="427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31736F5" w14:textId="77777777" w:rsidR="00DA1741" w:rsidRDefault="00000000">
            <w:pPr>
              <w:pStyle w:val="Compact"/>
              <w:pPrChange w:id="4276" w:author="DIEGO CORDOBA URRUTIA" w:date="2026-06-07T04:36:00Z" w16du:dateUtc="2026-06-07T10:36:00Z">
                <w:pPr>
                  <w:jc w:val="both"/>
                </w:pPr>
              </w:pPrChange>
            </w:pPr>
            <w:r>
              <w:rPr>
                <w:rPrChange w:id="4277" w:author="DIEGO CORDOBA URRUTIA" w:date="2026-06-07T04:36:00Z" w16du:dateUtc="2026-06-07T10:36:00Z">
                  <w:rPr>
                    <w:rFonts w:ascii="Arial" w:eastAsia="Arial" w:hAnsi="Arial" w:cs="Arial"/>
                    <w:color w:val="000000"/>
                    <w:sz w:val="19"/>
                    <w:szCs w:val="19"/>
                  </w:rPr>
                </w:rPrChange>
              </w:rPr>
              <w:t>2,228,000,000</w:t>
            </w:r>
          </w:p>
        </w:tc>
        <w:tc>
          <w:tcPr>
            <w:tcW w:w="0" w:type="auto"/>
            <w:tcPrChange w:id="427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A40EED" w14:textId="77777777" w:rsidR="00DA1741" w:rsidRDefault="00000000">
            <w:pPr>
              <w:pStyle w:val="Compact"/>
              <w:pPrChange w:id="4279" w:author="DIEGO CORDOBA URRUTIA" w:date="2026-06-07T04:36:00Z" w16du:dateUtc="2026-06-07T10:36:00Z">
                <w:pPr>
                  <w:jc w:val="both"/>
                </w:pPr>
              </w:pPrChange>
            </w:pPr>
            <w:r>
              <w:rPr>
                <w:rPrChange w:id="4280" w:author="DIEGO CORDOBA URRUTIA" w:date="2026-06-07T04:36:00Z" w16du:dateUtc="2026-06-07T10:36:00Z">
                  <w:rPr>
                    <w:rFonts w:ascii="Arial" w:eastAsia="Arial" w:hAnsi="Arial" w:cs="Arial"/>
                    <w:color w:val="000000"/>
                    <w:sz w:val="19"/>
                    <w:szCs w:val="19"/>
                  </w:rPr>
                </w:rPrChange>
              </w:rPr>
              <w:t>125</w:t>
            </w:r>
          </w:p>
        </w:tc>
        <w:tc>
          <w:tcPr>
            <w:tcW w:w="0" w:type="auto"/>
            <w:tcPrChange w:id="4281"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DD5D3D" w14:textId="77777777" w:rsidR="00DA1741" w:rsidRDefault="00000000">
            <w:pPr>
              <w:pStyle w:val="Compact"/>
              <w:pPrChange w:id="4282" w:author="DIEGO CORDOBA URRUTIA" w:date="2026-06-07T04:36:00Z" w16du:dateUtc="2026-06-07T10:36:00Z">
                <w:pPr>
                  <w:jc w:val="both"/>
                </w:pPr>
              </w:pPrChange>
            </w:pPr>
            <w:r>
              <w:rPr>
                <w:rPrChange w:id="4283" w:author="DIEGO CORDOBA URRUTIA" w:date="2026-06-07T04:36:00Z" w16du:dateUtc="2026-06-07T10:36:00Z">
                  <w:rPr>
                    <w:rFonts w:ascii="Arial" w:eastAsia="Arial" w:hAnsi="Arial" w:cs="Arial"/>
                    <w:color w:val="000000"/>
                    <w:sz w:val="19"/>
                    <w:szCs w:val="19"/>
                  </w:rPr>
                </w:rPrChange>
              </w:rPr>
              <w:t>—</w:t>
            </w:r>
          </w:p>
        </w:tc>
        <w:tc>
          <w:tcPr>
            <w:tcW w:w="0" w:type="auto"/>
            <w:tcPrChange w:id="4284"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34EAE0C" w14:textId="77777777" w:rsidR="00DA1741" w:rsidRDefault="00000000">
            <w:pPr>
              <w:pStyle w:val="Compact"/>
              <w:pPrChange w:id="4285" w:author="DIEGO CORDOBA URRUTIA" w:date="2026-06-07T04:36:00Z" w16du:dateUtc="2026-06-07T10:36:00Z">
                <w:pPr>
                  <w:jc w:val="both"/>
                </w:pPr>
              </w:pPrChange>
            </w:pPr>
            <w:r>
              <w:rPr>
                <w:rPrChange w:id="4286" w:author="DIEGO CORDOBA URRUTIA" w:date="2026-06-07T04:36:00Z" w16du:dateUtc="2026-06-07T10:36:00Z">
                  <w:rPr>
                    <w:rFonts w:ascii="Arial" w:eastAsia="Arial" w:hAnsi="Arial" w:cs="Arial"/>
                    <w:color w:val="000000"/>
                    <w:sz w:val="19"/>
                    <w:szCs w:val="19"/>
                  </w:rPr>
                </w:rPrChange>
              </w:rPr>
              <w:t>MXN 10,969 M</w:t>
            </w:r>
          </w:p>
        </w:tc>
      </w:tr>
      <w:tr w:rsidR="00DA1741" w14:paraId="0B6B9104" w14:textId="77777777">
        <w:tblPrEx>
          <w:tblPrExChange w:id="4287" w:author="DIEGO CORDOBA URRUTIA" w:date="2026-06-07T04:36:00Z" w16du:dateUtc="2026-06-07T10:36:00Z">
            <w:tblPrEx>
              <w:tblCellMar>
                <w:top w:w="0" w:type="dxa"/>
                <w:bottom w:w="0" w:type="dxa"/>
              </w:tblCellMar>
            </w:tblPrEx>
          </w:tblPrExChange>
        </w:tblPrEx>
        <w:trPr>
          <w:trPrChange w:id="4288" w:author="DIEGO CORDOBA URRUTIA" w:date="2026-06-07T04:36:00Z" w16du:dateUtc="2026-06-07T10:36:00Z">
            <w:trPr>
              <w:gridBefore w:val="1"/>
            </w:trPr>
          </w:trPrChange>
        </w:trPr>
        <w:tc>
          <w:tcPr>
            <w:tcW w:w="0" w:type="auto"/>
            <w:tcPrChange w:id="4289" w:author="DIEGO CORDOBA URRUTIA" w:date="2026-06-07T04:36:00Z" w16du:dateUtc="2026-06-07T10:36:00Z">
              <w:tcPr>
                <w:tcW w:w="2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F020E48" w14:textId="77777777" w:rsidR="00DA1741" w:rsidRDefault="00000000">
            <w:pPr>
              <w:pStyle w:val="Compact"/>
              <w:pPrChange w:id="4290" w:author="DIEGO CORDOBA URRUTIA" w:date="2026-06-07T04:36:00Z" w16du:dateUtc="2026-06-07T10:36:00Z">
                <w:pPr>
                  <w:jc w:val="both"/>
                </w:pPr>
              </w:pPrChange>
            </w:pPr>
            <w:r>
              <w:rPr>
                <w:rPrChange w:id="4291" w:author="DIEGO CORDOBA URRUTIA" w:date="2026-06-07T04:36:00Z" w16du:dateUtc="2026-06-07T10:36:00Z">
                  <w:rPr>
                    <w:rFonts w:ascii="Arial" w:eastAsia="Arial" w:hAnsi="Arial" w:cs="Arial"/>
                    <w:color w:val="000000"/>
                    <w:sz w:val="19"/>
                    <w:szCs w:val="19"/>
                  </w:rPr>
                </w:rPrChange>
              </w:rPr>
              <w:t>VPN TOTAL MÉXICO + LATAM</w:t>
            </w:r>
          </w:p>
        </w:tc>
        <w:tc>
          <w:tcPr>
            <w:tcW w:w="0" w:type="auto"/>
            <w:tcPrChange w:id="429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CEACB14" w14:textId="77777777" w:rsidR="00DA1741" w:rsidRDefault="00000000">
            <w:pPr>
              <w:pStyle w:val="Compact"/>
              <w:pPrChange w:id="4293" w:author="DIEGO CORDOBA URRUTIA" w:date="2026-06-07T04:36:00Z" w16du:dateUtc="2026-06-07T10:36:00Z">
                <w:pPr>
                  <w:jc w:val="both"/>
                </w:pPr>
              </w:pPrChange>
            </w:pPr>
            <w:r>
              <w:rPr>
                <w:rPrChange w:id="4294" w:author="DIEGO CORDOBA URRUTIA" w:date="2026-06-07T04:36:00Z" w16du:dateUtc="2026-06-07T10:36:00Z">
                  <w:rPr>
                    <w:rFonts w:ascii="Arial" w:eastAsia="Arial" w:hAnsi="Arial" w:cs="Arial"/>
                    <w:color w:val="000000"/>
                    <w:sz w:val="19"/>
                    <w:szCs w:val="19"/>
                  </w:rPr>
                </w:rPrChange>
              </w:rPr>
              <w:t>—</w:t>
            </w:r>
          </w:p>
        </w:tc>
        <w:tc>
          <w:tcPr>
            <w:tcW w:w="0" w:type="auto"/>
            <w:tcPrChange w:id="4295"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67D9FD3" w14:textId="77777777" w:rsidR="00DA1741" w:rsidRDefault="00000000">
            <w:pPr>
              <w:pStyle w:val="Compact"/>
              <w:pPrChange w:id="4296" w:author="DIEGO CORDOBA URRUTIA" w:date="2026-06-07T04:36:00Z" w16du:dateUtc="2026-06-07T10:36:00Z">
                <w:pPr>
                  <w:jc w:val="both"/>
                </w:pPr>
              </w:pPrChange>
            </w:pPr>
            <w:r>
              <w:rPr>
                <w:rPrChange w:id="4297" w:author="DIEGO CORDOBA URRUTIA" w:date="2026-06-07T04:36:00Z" w16du:dateUtc="2026-06-07T10:36:00Z">
                  <w:rPr>
                    <w:rFonts w:ascii="Arial" w:eastAsia="Arial" w:hAnsi="Arial" w:cs="Arial"/>
                    <w:color w:val="000000"/>
                    <w:sz w:val="19"/>
                    <w:szCs w:val="19"/>
                  </w:rPr>
                </w:rPrChange>
              </w:rPr>
              <w:t>—</w:t>
            </w:r>
          </w:p>
        </w:tc>
        <w:tc>
          <w:tcPr>
            <w:tcW w:w="0" w:type="auto"/>
            <w:tcPrChange w:id="4298"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C69282A" w14:textId="77777777" w:rsidR="00DA1741" w:rsidRDefault="00000000">
            <w:pPr>
              <w:pStyle w:val="Compact"/>
              <w:pPrChange w:id="4299" w:author="DIEGO CORDOBA URRUTIA" w:date="2026-06-07T04:36:00Z" w16du:dateUtc="2026-06-07T10:36:00Z">
                <w:pPr>
                  <w:jc w:val="both"/>
                </w:pPr>
              </w:pPrChange>
            </w:pPr>
            <w:r>
              <w:rPr>
                <w:rPrChange w:id="4300" w:author="DIEGO CORDOBA URRUTIA" w:date="2026-06-07T04:36:00Z" w16du:dateUtc="2026-06-07T10:36:00Z">
                  <w:rPr>
                    <w:rFonts w:ascii="Arial" w:eastAsia="Arial" w:hAnsi="Arial" w:cs="Arial"/>
                    <w:color w:val="000000"/>
                    <w:sz w:val="19"/>
                    <w:szCs w:val="19"/>
                  </w:rPr>
                </w:rPrChange>
              </w:rPr>
              <w:t>—</w:t>
            </w:r>
          </w:p>
        </w:tc>
        <w:tc>
          <w:tcPr>
            <w:tcW w:w="0" w:type="auto"/>
            <w:tcPrChange w:id="4301" w:author="DIEGO CORDOBA URRUTIA" w:date="2026-06-07T04:36:00Z" w16du:dateUtc="2026-06-07T10:36:00Z">
              <w:tcPr>
                <w:tcW w:w="24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93683D1" w14:textId="77777777" w:rsidR="00DA1741" w:rsidRDefault="00000000">
            <w:pPr>
              <w:pStyle w:val="Compact"/>
              <w:pPrChange w:id="4302" w:author="DIEGO CORDOBA URRUTIA" w:date="2026-06-07T04:36:00Z" w16du:dateUtc="2026-06-07T10:36:00Z">
                <w:pPr>
                  <w:jc w:val="both"/>
                </w:pPr>
              </w:pPrChange>
            </w:pPr>
            <w:r>
              <w:rPr>
                <w:rPrChange w:id="4303" w:author="DIEGO CORDOBA URRUTIA" w:date="2026-06-07T04:36:00Z" w16du:dateUtc="2026-06-07T10:36:00Z">
                  <w:rPr>
                    <w:rFonts w:ascii="Arial" w:eastAsia="Arial" w:hAnsi="Arial" w:cs="Arial"/>
                    <w:color w:val="000000"/>
                    <w:sz w:val="19"/>
                    <w:szCs w:val="19"/>
                  </w:rPr>
                </w:rPrChange>
              </w:rPr>
              <w:t>MXN 57,674 M / USD 3.24 B</w:t>
            </w:r>
          </w:p>
        </w:tc>
      </w:tr>
    </w:tbl>
    <w:p w14:paraId="38A700C0" w14:textId="77777777" w:rsidR="00DA1741" w:rsidRDefault="00000000">
      <w:pPr>
        <w:pStyle w:val="BodyText"/>
        <w:pPrChange w:id="4304" w:author="DIEGO CORDOBA URRUTIA" w:date="2026-06-07T04:36:00Z" w16du:dateUtc="2026-06-07T10:36:00Z">
          <w:pPr>
            <w:spacing w:before="80" w:after="320" w:line="380" w:lineRule="auto"/>
            <w:jc w:val="center"/>
          </w:pPr>
        </w:pPrChange>
      </w:pPr>
      <w:r w:rsidRPr="00A9569D">
        <w:rPr>
          <w:lang w:val="es-419"/>
          <w:rPrChange w:id="4305" w:author="DIEGO CORDOBA URRUTIA" w:date="2026-06-07T04:36:00Z" w16du:dateUtc="2026-06-07T10:36:00Z">
            <w:rPr>
              <w:color w:val="888888"/>
              <w:sz w:val="20"/>
              <w:szCs w:val="20"/>
            </w:rPr>
          </w:rPrChange>
        </w:rPr>
        <w:t xml:space="preserve">Tabla 5.3: Síntesis del análisis de bienestar social — seis canales, criterio Kaldor-Hicks. </w:t>
      </w:r>
      <w:r>
        <w:rPr>
          <w:rPrChange w:id="4306" w:author="DIEGO CORDOBA URRUTIA" w:date="2026-06-07T04:36:00Z" w16du:dateUtc="2026-06-07T10:36:00Z">
            <w:rPr>
              <w:color w:val="888888"/>
              <w:sz w:val="20"/>
              <w:szCs w:val="20"/>
            </w:rPr>
          </w:rPrChange>
        </w:rPr>
        <w:t>Tasa de descuento social: 8% (SHCP/Banobras).</w:t>
      </w:r>
    </w:p>
    <w:p w14:paraId="79D4855C" w14:textId="77777777" w:rsidR="00DA1741" w:rsidRDefault="00000000">
      <w:pPr>
        <w:pStyle w:val="Heading3"/>
      </w:pPr>
      <w:bookmarkStart w:id="4307" w:name="_Toc231042720"/>
      <w:r>
        <w:rPr>
          <w:rFonts w:ascii="Arial" w:eastAsia="Arial" w:hAnsi="Arial" w:cs="Arial"/>
          <w:color w:val="0D2B45"/>
        </w:rPr>
        <w:t>5.4.9</w:t>
      </w:r>
      <w:del w:id="4308" w:author="DIEGO CORDOBA URRUTIA" w:date="2026-06-07T04:36:00Z" w16du:dateUtc="2026-06-07T10:36:00Z">
        <w:r>
          <w:rPr>
            <w:rFonts w:ascii="Arial" w:eastAsia="Arial" w:hAnsi="Arial" w:cs="Arial"/>
            <w:color w:val="0D2B45"/>
          </w:rPr>
          <w:delText xml:space="preserve"> </w:delText>
        </w:r>
      </w:del>
      <w:r>
        <w:rPr>
          <w:rFonts w:ascii="Arial" w:eastAsia="Arial" w:hAnsi="Arial" w:cs="Arial"/>
          <w:color w:val="0D2B45"/>
        </w:rPr>
        <w:t xml:space="preserve"> </w:t>
      </w:r>
      <w:proofErr w:type="spellStart"/>
      <w:r>
        <w:rPr>
          <w:rFonts w:ascii="Arial" w:eastAsia="Arial" w:hAnsi="Arial" w:cs="Arial"/>
          <w:color w:val="0D2B45"/>
        </w:rPr>
        <w:t>Distribución</w:t>
      </w:r>
      <w:proofErr w:type="spellEnd"/>
      <w:r>
        <w:rPr>
          <w:rFonts w:ascii="Arial" w:eastAsia="Arial" w:hAnsi="Arial" w:cs="Arial"/>
          <w:color w:val="0D2B45"/>
        </w:rPr>
        <w:t xml:space="preserve"> del </w:t>
      </w:r>
      <w:proofErr w:type="spellStart"/>
      <w:r>
        <w:rPr>
          <w:rFonts w:ascii="Arial" w:eastAsia="Arial" w:hAnsi="Arial" w:cs="Arial"/>
          <w:color w:val="0D2B45"/>
        </w:rPr>
        <w:t>Bienestar</w:t>
      </w:r>
      <w:bookmarkEnd w:id="4307"/>
      <w:proofErr w:type="spellEnd"/>
    </w:p>
    <w:tbl>
      <w:tblPr>
        <w:tblStyle w:val="Table"/>
        <w:tblW w:w="5000" w:type="pct"/>
        <w:tblLook w:val="0020" w:firstRow="1" w:lastRow="0" w:firstColumn="0" w:lastColumn="0" w:noHBand="0" w:noVBand="0"/>
        <w:tblPrChange w:id="4309"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807"/>
        <w:gridCol w:w="2597"/>
        <w:gridCol w:w="2956"/>
        <w:tblGridChange w:id="4310">
          <w:tblGrid>
            <w:gridCol w:w="1"/>
            <w:gridCol w:w="3225"/>
            <w:gridCol w:w="581"/>
            <w:gridCol w:w="2597"/>
            <w:gridCol w:w="46"/>
            <w:gridCol w:w="2910"/>
            <w:gridCol w:w="1"/>
          </w:tblGrid>
        </w:tblGridChange>
      </w:tblGrid>
      <w:tr w:rsidR="00DA1741" w14:paraId="7999E6D3" w14:textId="77777777" w:rsidTr="00A7071E">
        <w:tblPrEx>
          <w:tblPrExChange w:id="4311"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312" w:author="DIEGO CORDOBA URRUTIA" w:date="2026-06-07T04:36:00Z" w16du:dateUtc="2026-06-07T10:36:00Z">
            <w:trPr>
              <w:gridBefore w:val="1"/>
              <w:tblHeader/>
            </w:trPr>
          </w:trPrChange>
        </w:trPr>
        <w:tc>
          <w:tcPr>
            <w:tcW w:w="0" w:type="auto"/>
            <w:tcPrChange w:id="4313"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90D22C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31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315" w:author="DIEGO CORDOBA URRUTIA" w:date="2026-06-07T04:36:00Z" w16du:dateUtc="2026-06-07T10:36:00Z">
                  <w:rPr>
                    <w:rFonts w:ascii="Arial" w:eastAsia="Arial" w:hAnsi="Arial" w:cs="Arial"/>
                    <w:b/>
                    <w:bCs/>
                    <w:color w:val="FFFFFF"/>
                    <w:sz w:val="19"/>
                    <w:szCs w:val="19"/>
                  </w:rPr>
                </w:rPrChange>
              </w:rPr>
              <w:t>Agente</w:t>
            </w:r>
          </w:p>
        </w:tc>
        <w:tc>
          <w:tcPr>
            <w:tcW w:w="0" w:type="auto"/>
            <w:tcPrChange w:id="4316"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7FC8FB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31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318" w:author="DIEGO CORDOBA URRUTIA" w:date="2026-06-07T04:36:00Z" w16du:dateUtc="2026-06-07T10:36:00Z">
                  <w:rPr>
                    <w:rFonts w:ascii="Arial" w:eastAsia="Arial" w:hAnsi="Arial" w:cs="Arial"/>
                    <w:b/>
                    <w:bCs/>
                    <w:color w:val="FFFFFF"/>
                    <w:sz w:val="19"/>
                    <w:szCs w:val="19"/>
                  </w:rPr>
                </w:rPrChange>
              </w:rPr>
              <w:t>Beneficio/Costo neto anual</w:t>
            </w:r>
          </w:p>
        </w:tc>
        <w:tc>
          <w:tcPr>
            <w:tcW w:w="0" w:type="auto"/>
            <w:tcPrChange w:id="4319"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F21AA94"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320"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321" w:author="DIEGO CORDOBA URRUTIA" w:date="2026-06-07T04:36:00Z" w16du:dateUtc="2026-06-07T10:36:00Z">
                  <w:rPr>
                    <w:rFonts w:ascii="Arial" w:eastAsia="Arial" w:hAnsi="Arial" w:cs="Arial"/>
                    <w:b/>
                    <w:bCs/>
                    <w:color w:val="FFFFFF"/>
                    <w:sz w:val="19"/>
                    <w:szCs w:val="19"/>
                  </w:rPr>
                </w:rPrChange>
              </w:rPr>
              <w:t>Nota</w:t>
            </w:r>
          </w:p>
        </w:tc>
      </w:tr>
      <w:tr w:rsidR="00DA1741" w14:paraId="5A7A173E" w14:textId="77777777">
        <w:tblPrEx>
          <w:tblPrExChange w:id="4322" w:author="DIEGO CORDOBA URRUTIA" w:date="2026-06-07T04:36:00Z" w16du:dateUtc="2026-06-07T10:36:00Z">
            <w:tblPrEx>
              <w:tblCellMar>
                <w:top w:w="0" w:type="dxa"/>
                <w:bottom w:w="0" w:type="dxa"/>
              </w:tblCellMar>
            </w:tblPrEx>
          </w:tblPrExChange>
        </w:tblPrEx>
        <w:trPr>
          <w:trPrChange w:id="4323" w:author="DIEGO CORDOBA URRUTIA" w:date="2026-06-07T04:36:00Z" w16du:dateUtc="2026-06-07T10:36:00Z">
            <w:trPr>
              <w:gridBefore w:val="1"/>
            </w:trPr>
          </w:trPrChange>
        </w:trPr>
        <w:tc>
          <w:tcPr>
            <w:tcW w:w="0" w:type="auto"/>
            <w:tcPrChange w:id="4324"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0391E9F" w14:textId="77777777" w:rsidR="00DA1741" w:rsidRPr="00A9569D" w:rsidRDefault="00000000">
            <w:pPr>
              <w:pStyle w:val="Compact"/>
              <w:rPr>
                <w:lang w:val="es-419"/>
                <w:rPrChange w:id="4325" w:author="DIEGO CORDOBA URRUTIA" w:date="2026-06-07T04:36:00Z" w16du:dateUtc="2026-06-07T10:36:00Z">
                  <w:rPr/>
                </w:rPrChange>
              </w:rPr>
              <w:pPrChange w:id="4326" w:author="DIEGO CORDOBA URRUTIA" w:date="2026-06-07T04:36:00Z" w16du:dateUtc="2026-06-07T10:36:00Z">
                <w:pPr>
                  <w:jc w:val="both"/>
                </w:pPr>
              </w:pPrChange>
            </w:pPr>
            <w:r w:rsidRPr="00A9569D">
              <w:rPr>
                <w:lang w:val="es-419"/>
                <w:rPrChange w:id="4327" w:author="DIEGO CORDOBA URRUTIA" w:date="2026-06-07T04:36:00Z" w16du:dateUtc="2026-06-07T10:36:00Z">
                  <w:rPr>
                    <w:rFonts w:ascii="Arial" w:eastAsia="Arial" w:hAnsi="Arial" w:cs="Arial"/>
                    <w:color w:val="000000"/>
                    <w:sz w:val="19"/>
                    <w:szCs w:val="19"/>
                  </w:rPr>
                </w:rPrChange>
              </w:rPr>
              <w:t>Estado mexicano (ahorro fiscal + spillovers)</w:t>
            </w:r>
          </w:p>
        </w:tc>
        <w:tc>
          <w:tcPr>
            <w:tcW w:w="0" w:type="auto"/>
            <w:tcPrChange w:id="4328"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A5877E1" w14:textId="77777777" w:rsidR="00DA1741" w:rsidRDefault="00000000">
            <w:pPr>
              <w:pStyle w:val="Compact"/>
              <w:pPrChange w:id="4329" w:author="DIEGO CORDOBA URRUTIA" w:date="2026-06-07T04:36:00Z" w16du:dateUtc="2026-06-07T10:36:00Z">
                <w:pPr>
                  <w:jc w:val="both"/>
                </w:pPr>
              </w:pPrChange>
            </w:pPr>
            <w:r>
              <w:rPr>
                <w:rPrChange w:id="4330" w:author="DIEGO CORDOBA URRUTIA" w:date="2026-06-07T04:36:00Z" w16du:dateUtc="2026-06-07T10:36:00Z">
                  <w:rPr>
                    <w:rFonts w:ascii="Arial" w:eastAsia="Arial" w:hAnsi="Arial" w:cs="Arial"/>
                    <w:color w:val="000000"/>
                    <w:sz w:val="19"/>
                    <w:szCs w:val="19"/>
                  </w:rPr>
                </w:rPrChange>
              </w:rPr>
              <w:t>+ MXN 4,718 M/año</w:t>
            </w:r>
          </w:p>
        </w:tc>
        <w:tc>
          <w:tcPr>
            <w:tcW w:w="0" w:type="auto"/>
            <w:tcPrChange w:id="4331"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EFBBC78" w14:textId="77777777" w:rsidR="00DA1741" w:rsidRDefault="00000000">
            <w:pPr>
              <w:pStyle w:val="Compact"/>
              <w:pPrChange w:id="4332" w:author="DIEGO CORDOBA URRUTIA" w:date="2026-06-07T04:36:00Z" w16du:dateUtc="2026-06-07T10:36:00Z">
                <w:pPr>
                  <w:jc w:val="both"/>
                </w:pPr>
              </w:pPrChange>
            </w:pPr>
            <w:r>
              <w:rPr>
                <w:rPrChange w:id="4333" w:author="DIEGO CORDOBA URRUTIA" w:date="2026-06-07T04:36:00Z" w16du:dateUtc="2026-06-07T10:36:00Z">
                  <w:rPr>
                    <w:rFonts w:ascii="Arial" w:eastAsia="Arial" w:hAnsi="Arial" w:cs="Arial"/>
                    <w:color w:val="000000"/>
                    <w:sz w:val="19"/>
                    <w:szCs w:val="19"/>
                  </w:rPr>
                </w:rPrChange>
              </w:rPr>
              <w:t>Canal 6 dominante</w:t>
            </w:r>
          </w:p>
        </w:tc>
      </w:tr>
      <w:tr w:rsidR="00DA1741" w14:paraId="696AD922" w14:textId="77777777">
        <w:tblPrEx>
          <w:tblPrExChange w:id="4334" w:author="DIEGO CORDOBA URRUTIA" w:date="2026-06-07T04:36:00Z" w16du:dateUtc="2026-06-07T10:36:00Z">
            <w:tblPrEx>
              <w:tblCellMar>
                <w:top w:w="0" w:type="dxa"/>
                <w:bottom w:w="0" w:type="dxa"/>
              </w:tblCellMar>
            </w:tblPrEx>
          </w:tblPrExChange>
        </w:tblPrEx>
        <w:trPr>
          <w:trPrChange w:id="4335" w:author="DIEGO CORDOBA URRUTIA" w:date="2026-06-07T04:36:00Z" w16du:dateUtc="2026-06-07T10:36:00Z">
            <w:trPr>
              <w:gridBefore w:val="1"/>
            </w:trPr>
          </w:trPrChange>
        </w:trPr>
        <w:tc>
          <w:tcPr>
            <w:tcW w:w="0" w:type="auto"/>
            <w:tcPrChange w:id="4336"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8DA8296" w14:textId="77777777" w:rsidR="00DA1741" w:rsidRDefault="00000000">
            <w:pPr>
              <w:pStyle w:val="Compact"/>
              <w:pPrChange w:id="4337" w:author="DIEGO CORDOBA URRUTIA" w:date="2026-06-07T04:36:00Z" w16du:dateUtc="2026-06-07T10:36:00Z">
                <w:pPr>
                  <w:jc w:val="both"/>
                </w:pPr>
              </w:pPrChange>
            </w:pPr>
            <w:r>
              <w:rPr>
                <w:rPrChange w:id="4338" w:author="DIEGO CORDOBA URRUTIA" w:date="2026-06-07T04:36:00Z" w16du:dateUtc="2026-06-07T10:36:00Z">
                  <w:rPr>
                    <w:rFonts w:ascii="Arial" w:eastAsia="Arial" w:hAnsi="Arial" w:cs="Arial"/>
                    <w:color w:val="000000"/>
                    <w:sz w:val="19"/>
                    <w:szCs w:val="19"/>
                  </w:rPr>
                </w:rPrChange>
              </w:rPr>
              <w:t>PRIMEnergeia (EBITDA operativo)</w:t>
            </w:r>
          </w:p>
        </w:tc>
        <w:tc>
          <w:tcPr>
            <w:tcW w:w="0" w:type="auto"/>
            <w:tcPrChange w:id="4339"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1D07EE6" w14:textId="77777777" w:rsidR="00DA1741" w:rsidRDefault="00000000">
            <w:pPr>
              <w:pStyle w:val="Compact"/>
              <w:pPrChange w:id="4340" w:author="DIEGO CORDOBA URRUTIA" w:date="2026-06-07T04:36:00Z" w16du:dateUtc="2026-06-07T10:36:00Z">
                <w:pPr>
                  <w:jc w:val="both"/>
                </w:pPr>
              </w:pPrChange>
            </w:pPr>
            <w:r>
              <w:rPr>
                <w:rPrChange w:id="4341" w:author="DIEGO CORDOBA URRUTIA" w:date="2026-06-07T04:36:00Z" w16du:dateUtc="2026-06-07T10:36:00Z">
                  <w:rPr>
                    <w:rFonts w:ascii="Arial" w:eastAsia="Arial" w:hAnsi="Arial" w:cs="Arial"/>
                    <w:color w:val="000000"/>
                    <w:sz w:val="19"/>
                    <w:szCs w:val="19"/>
                  </w:rPr>
                </w:rPrChange>
              </w:rPr>
              <w:t>+ MXN 3,130 M/año</w:t>
            </w:r>
          </w:p>
        </w:tc>
        <w:tc>
          <w:tcPr>
            <w:tcW w:w="0" w:type="auto"/>
            <w:tcPrChange w:id="4342"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A0FF32" w14:textId="77777777" w:rsidR="00DA1741" w:rsidRPr="00A9569D" w:rsidRDefault="00000000">
            <w:pPr>
              <w:pStyle w:val="Compact"/>
              <w:rPr>
                <w:lang w:val="es-419"/>
                <w:rPrChange w:id="4343" w:author="DIEGO CORDOBA URRUTIA" w:date="2026-06-07T04:36:00Z" w16du:dateUtc="2026-06-07T10:36:00Z">
                  <w:rPr/>
                </w:rPrChange>
              </w:rPr>
              <w:pPrChange w:id="4344" w:author="DIEGO CORDOBA URRUTIA" w:date="2026-06-07T04:36:00Z" w16du:dateUtc="2026-06-07T10:36:00Z">
                <w:pPr>
                  <w:jc w:val="both"/>
                </w:pPr>
              </w:pPrChange>
            </w:pPr>
            <w:r w:rsidRPr="00A9569D">
              <w:rPr>
                <w:lang w:val="es-419"/>
                <w:rPrChange w:id="4345" w:author="DIEGO CORDOBA URRUTIA" w:date="2026-06-07T04:36:00Z" w16du:dateUtc="2026-06-07T10:36:00Z">
                  <w:rPr>
                    <w:rFonts w:ascii="Arial" w:eastAsia="Arial" w:hAnsi="Arial" w:cs="Arial"/>
                    <w:color w:val="000000"/>
                    <w:sz w:val="19"/>
                    <w:szCs w:val="19"/>
                  </w:rPr>
                </w:rPrChange>
              </w:rPr>
              <w:t>45% margen sobre MXN 6.96 B ingreso</w:t>
            </w:r>
          </w:p>
        </w:tc>
      </w:tr>
      <w:tr w:rsidR="00DA1741" w14:paraId="004C5EBB" w14:textId="77777777">
        <w:tblPrEx>
          <w:tblPrExChange w:id="4346" w:author="DIEGO CORDOBA URRUTIA" w:date="2026-06-07T04:36:00Z" w16du:dateUtc="2026-06-07T10:36:00Z">
            <w:tblPrEx>
              <w:tblCellMar>
                <w:top w:w="0" w:type="dxa"/>
                <w:bottom w:w="0" w:type="dxa"/>
              </w:tblCellMar>
            </w:tblPrEx>
          </w:tblPrExChange>
        </w:tblPrEx>
        <w:trPr>
          <w:trPrChange w:id="4347" w:author="DIEGO CORDOBA URRUTIA" w:date="2026-06-07T04:36:00Z" w16du:dateUtc="2026-06-07T10:36:00Z">
            <w:trPr>
              <w:gridBefore w:val="1"/>
            </w:trPr>
          </w:trPrChange>
        </w:trPr>
        <w:tc>
          <w:tcPr>
            <w:tcW w:w="0" w:type="auto"/>
            <w:tcPrChange w:id="4348"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318E17E" w14:textId="77777777" w:rsidR="00DA1741" w:rsidRDefault="00000000">
            <w:pPr>
              <w:pStyle w:val="Compact"/>
              <w:pPrChange w:id="4349" w:author="DIEGO CORDOBA URRUTIA" w:date="2026-06-07T04:36:00Z" w16du:dateUtc="2026-06-07T10:36:00Z">
                <w:pPr>
                  <w:jc w:val="both"/>
                </w:pPr>
              </w:pPrChange>
            </w:pPr>
            <w:r>
              <w:rPr>
                <w:rPrChange w:id="4350" w:author="DIEGO CORDOBA URRUTIA" w:date="2026-06-07T04:36:00Z" w16du:dateUtc="2026-06-07T10:36:00Z">
                  <w:rPr>
                    <w:rFonts w:ascii="Arial" w:eastAsia="Arial" w:hAnsi="Arial" w:cs="Arial"/>
                    <w:color w:val="000000"/>
                    <w:sz w:val="19"/>
                    <w:szCs w:val="19"/>
                  </w:rPr>
                </w:rPrChange>
              </w:rPr>
              <w:lastRenderedPageBreak/>
              <w:t>Medio ambiente (externalidad CO2)</w:t>
            </w:r>
          </w:p>
        </w:tc>
        <w:tc>
          <w:tcPr>
            <w:tcW w:w="0" w:type="auto"/>
            <w:tcPrChange w:id="4351"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C8F6715" w14:textId="77777777" w:rsidR="00DA1741" w:rsidRDefault="00000000">
            <w:pPr>
              <w:pStyle w:val="Compact"/>
              <w:pPrChange w:id="4352" w:author="DIEGO CORDOBA URRUTIA" w:date="2026-06-07T04:36:00Z" w16du:dateUtc="2026-06-07T10:36:00Z">
                <w:pPr>
                  <w:jc w:val="both"/>
                </w:pPr>
              </w:pPrChange>
            </w:pPr>
            <w:r>
              <w:rPr>
                <w:rPrChange w:id="4353" w:author="DIEGO CORDOBA URRUTIA" w:date="2026-06-07T04:36:00Z" w16du:dateUtc="2026-06-07T10:36:00Z">
                  <w:rPr>
                    <w:rFonts w:ascii="Arial" w:eastAsia="Arial" w:hAnsi="Arial" w:cs="Arial"/>
                    <w:color w:val="000000"/>
                    <w:sz w:val="19"/>
                    <w:szCs w:val="19"/>
                  </w:rPr>
                </w:rPrChange>
              </w:rPr>
              <w:t>+ MXN 1,426 M/año</w:t>
            </w:r>
          </w:p>
        </w:tc>
        <w:tc>
          <w:tcPr>
            <w:tcW w:w="0" w:type="auto"/>
            <w:tcPrChange w:id="4354"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724EF9" w14:textId="77777777" w:rsidR="00DA1741" w:rsidRDefault="00000000">
            <w:pPr>
              <w:pStyle w:val="Compact"/>
              <w:pPrChange w:id="4355" w:author="DIEGO CORDOBA URRUTIA" w:date="2026-06-07T04:36:00Z" w16du:dateUtc="2026-06-07T10:36:00Z">
                <w:pPr>
                  <w:jc w:val="both"/>
                </w:pPr>
              </w:pPrChange>
            </w:pPr>
            <w:r>
              <w:rPr>
                <w:rPrChange w:id="4356" w:author="DIEGO CORDOBA URRUTIA" w:date="2026-06-07T04:36:00Z" w16du:dateUtc="2026-06-07T10:36:00Z">
                  <w:rPr>
                    <w:rFonts w:ascii="Arial" w:eastAsia="Arial" w:hAnsi="Arial" w:cs="Arial"/>
                    <w:color w:val="000000"/>
                    <w:sz w:val="19"/>
                    <w:szCs w:val="19"/>
                  </w:rPr>
                </w:rPrChange>
              </w:rPr>
              <w:t>1 Mt CO2 evitado anualmente</w:t>
            </w:r>
          </w:p>
        </w:tc>
      </w:tr>
      <w:tr w:rsidR="00DA1741" w14:paraId="5E964697" w14:textId="77777777">
        <w:tblPrEx>
          <w:tblPrExChange w:id="4357" w:author="DIEGO CORDOBA URRUTIA" w:date="2026-06-07T04:36:00Z" w16du:dateUtc="2026-06-07T10:36:00Z">
            <w:tblPrEx>
              <w:tblCellMar>
                <w:top w:w="0" w:type="dxa"/>
                <w:bottom w:w="0" w:type="dxa"/>
              </w:tblCellMar>
            </w:tblPrEx>
          </w:tblPrExChange>
        </w:tblPrEx>
        <w:trPr>
          <w:trPrChange w:id="4358" w:author="DIEGO CORDOBA URRUTIA" w:date="2026-06-07T04:36:00Z" w16du:dateUtc="2026-06-07T10:36:00Z">
            <w:trPr>
              <w:gridBefore w:val="1"/>
            </w:trPr>
          </w:trPrChange>
        </w:trPr>
        <w:tc>
          <w:tcPr>
            <w:tcW w:w="0" w:type="auto"/>
            <w:tcPrChange w:id="4359"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CDAEF39" w14:textId="77777777" w:rsidR="00DA1741" w:rsidRDefault="00000000">
            <w:pPr>
              <w:pStyle w:val="Compact"/>
              <w:pPrChange w:id="4360" w:author="DIEGO CORDOBA URRUTIA" w:date="2026-06-07T04:36:00Z" w16du:dateUtc="2026-06-07T10:36:00Z">
                <w:pPr>
                  <w:jc w:val="both"/>
                </w:pPr>
              </w:pPrChange>
            </w:pPr>
            <w:r>
              <w:rPr>
                <w:rPrChange w:id="4361" w:author="DIEGO CORDOBA URRUTIA" w:date="2026-06-07T04:36:00Z" w16du:dateUtc="2026-06-07T10:36:00Z">
                  <w:rPr>
                    <w:rFonts w:ascii="Arial" w:eastAsia="Arial" w:hAnsi="Arial" w:cs="Arial"/>
                    <w:color w:val="000000"/>
                    <w:sz w:val="19"/>
                    <w:szCs w:val="19"/>
                  </w:rPr>
                </w:rPrChange>
              </w:rPr>
              <w:t>Nuevos proveedores de regulación</w:t>
            </w:r>
          </w:p>
        </w:tc>
        <w:tc>
          <w:tcPr>
            <w:tcW w:w="0" w:type="auto"/>
            <w:tcPrChange w:id="4362"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6181588" w14:textId="77777777" w:rsidR="00DA1741" w:rsidRDefault="00000000">
            <w:pPr>
              <w:pStyle w:val="Compact"/>
              <w:pPrChange w:id="4363" w:author="DIEGO CORDOBA URRUTIA" w:date="2026-06-07T04:36:00Z" w16du:dateUtc="2026-06-07T10:36:00Z">
                <w:pPr>
                  <w:jc w:val="both"/>
                </w:pPr>
              </w:pPrChange>
            </w:pPr>
            <w:r>
              <w:rPr>
                <w:rPrChange w:id="4364" w:author="DIEGO CORDOBA URRUTIA" w:date="2026-06-07T04:36:00Z" w16du:dateUtc="2026-06-07T10:36:00Z">
                  <w:rPr>
                    <w:rFonts w:ascii="Arial" w:eastAsia="Arial" w:hAnsi="Arial" w:cs="Arial"/>
                    <w:color w:val="000000"/>
                    <w:sz w:val="19"/>
                    <w:szCs w:val="19"/>
                  </w:rPr>
                </w:rPrChange>
              </w:rPr>
              <w:t>+ MXN 155 M/año</w:t>
            </w:r>
          </w:p>
        </w:tc>
        <w:tc>
          <w:tcPr>
            <w:tcW w:w="0" w:type="auto"/>
            <w:tcPrChange w:id="4365"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4FED0A0" w14:textId="77777777" w:rsidR="00DA1741" w:rsidRPr="00A9569D" w:rsidRDefault="00000000">
            <w:pPr>
              <w:pStyle w:val="Compact"/>
              <w:rPr>
                <w:lang w:val="es-419"/>
                <w:rPrChange w:id="4366" w:author="DIEGO CORDOBA URRUTIA" w:date="2026-06-07T04:36:00Z" w16du:dateUtc="2026-06-07T10:36:00Z">
                  <w:rPr/>
                </w:rPrChange>
              </w:rPr>
              <w:pPrChange w:id="4367" w:author="DIEGO CORDOBA URRUTIA" w:date="2026-06-07T04:36:00Z" w16du:dateUtc="2026-06-07T10:36:00Z">
                <w:pPr>
                  <w:jc w:val="both"/>
                </w:pPr>
              </w:pPrChange>
            </w:pPr>
            <w:r w:rsidRPr="00A9569D">
              <w:rPr>
                <w:lang w:val="es-419"/>
                <w:rPrChange w:id="4368" w:author="DIEGO CORDOBA URRUTIA" w:date="2026-06-07T04:36:00Z" w16du:dateUtc="2026-06-07T10:36:00Z">
                  <w:rPr>
                    <w:rFonts w:ascii="Arial" w:eastAsia="Arial" w:hAnsi="Arial" w:cs="Arial"/>
                    <w:color w:val="000000"/>
                    <w:sz w:val="19"/>
                    <w:szCs w:val="19"/>
                  </w:rPr>
                </w:rPrChange>
              </w:rPr>
              <w:t>Mercado que se abre (400 MW nuevos)</w:t>
            </w:r>
          </w:p>
        </w:tc>
      </w:tr>
      <w:tr w:rsidR="00DA1741" w14:paraId="576A83B4" w14:textId="77777777">
        <w:tblPrEx>
          <w:tblPrExChange w:id="4369" w:author="DIEGO CORDOBA URRUTIA" w:date="2026-06-07T04:36:00Z" w16du:dateUtc="2026-06-07T10:36:00Z">
            <w:tblPrEx>
              <w:tblCellMar>
                <w:top w:w="0" w:type="dxa"/>
                <w:bottom w:w="0" w:type="dxa"/>
              </w:tblCellMar>
            </w:tblPrEx>
          </w:tblPrExChange>
        </w:tblPrEx>
        <w:trPr>
          <w:trPrChange w:id="4370" w:author="DIEGO CORDOBA URRUTIA" w:date="2026-06-07T04:36:00Z" w16du:dateUtc="2026-06-07T10:36:00Z">
            <w:trPr>
              <w:gridBefore w:val="1"/>
            </w:trPr>
          </w:trPrChange>
        </w:trPr>
        <w:tc>
          <w:tcPr>
            <w:tcW w:w="0" w:type="auto"/>
            <w:tcPrChange w:id="4371"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61EFF19" w14:textId="77777777" w:rsidR="00DA1741" w:rsidRDefault="00000000">
            <w:pPr>
              <w:pStyle w:val="Compact"/>
              <w:pPrChange w:id="4372" w:author="DIEGO CORDOBA URRUTIA" w:date="2026-06-07T04:36:00Z" w16du:dateUtc="2026-06-07T10:36:00Z">
                <w:pPr>
                  <w:jc w:val="both"/>
                </w:pPr>
              </w:pPrChange>
            </w:pPr>
            <w:r>
              <w:rPr>
                <w:rPrChange w:id="4373" w:author="DIEGO CORDOBA URRUTIA" w:date="2026-06-07T04:36:00Z" w16du:dateUtc="2026-06-07T10:36:00Z">
                  <w:rPr>
                    <w:rFonts w:ascii="Arial" w:eastAsia="Arial" w:hAnsi="Arial" w:cs="Arial"/>
                    <w:color w:val="000000"/>
                    <w:sz w:val="19"/>
                    <w:szCs w:val="19"/>
                  </w:rPr>
                </w:rPrChange>
              </w:rPr>
              <w:t>Consumidores industriales/residenciales</w:t>
            </w:r>
          </w:p>
        </w:tc>
        <w:tc>
          <w:tcPr>
            <w:tcW w:w="0" w:type="auto"/>
            <w:tcPrChange w:id="4374"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E2D3FAB" w14:textId="77777777" w:rsidR="00DA1741" w:rsidRDefault="00000000">
            <w:pPr>
              <w:pStyle w:val="Compact"/>
              <w:pPrChange w:id="4375" w:author="DIEGO CORDOBA URRUTIA" w:date="2026-06-07T04:36:00Z" w16du:dateUtc="2026-06-07T10:36:00Z">
                <w:pPr>
                  <w:jc w:val="both"/>
                </w:pPr>
              </w:pPrChange>
            </w:pPr>
            <w:r>
              <w:rPr>
                <w:rPrChange w:id="4376" w:author="DIEGO CORDOBA URRUTIA" w:date="2026-06-07T04:36:00Z" w16du:dateUtc="2026-06-07T10:36:00Z">
                  <w:rPr>
                    <w:rFonts w:ascii="Arial" w:eastAsia="Arial" w:hAnsi="Arial" w:cs="Arial"/>
                    <w:color w:val="000000"/>
                    <w:sz w:val="19"/>
                    <w:szCs w:val="19"/>
                  </w:rPr>
                </w:rPrChange>
              </w:rPr>
              <w:t>+ MXN 120 M/año</w:t>
            </w:r>
          </w:p>
        </w:tc>
        <w:tc>
          <w:tcPr>
            <w:tcW w:w="0" w:type="auto"/>
            <w:tcPrChange w:id="4377"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8F057F1" w14:textId="77777777" w:rsidR="00DA1741" w:rsidRDefault="00000000">
            <w:pPr>
              <w:pStyle w:val="Compact"/>
              <w:pPrChange w:id="4378" w:author="DIEGO CORDOBA URRUTIA" w:date="2026-06-07T04:36:00Z" w16du:dateUtc="2026-06-07T10:36:00Z">
                <w:pPr>
                  <w:jc w:val="both"/>
                </w:pPr>
              </w:pPrChange>
            </w:pPr>
            <w:r>
              <w:rPr>
                <w:rPrChange w:id="4379" w:author="DIEGO CORDOBA URRUTIA" w:date="2026-06-07T04:36:00Z" w16du:dateUtc="2026-06-07T10:36:00Z">
                  <w:rPr>
                    <w:rFonts w:ascii="Arial" w:eastAsia="Arial" w:hAnsi="Arial" w:cs="Arial"/>
                    <w:color w:val="000000"/>
                    <w:sz w:val="19"/>
                    <w:szCs w:val="19"/>
                  </w:rPr>
                </w:rPrChange>
              </w:rPr>
              <w:t>ENS + estabilidad de suministro</w:t>
            </w:r>
          </w:p>
        </w:tc>
      </w:tr>
      <w:tr w:rsidR="00DA1741" w14:paraId="2A972A04" w14:textId="77777777">
        <w:tblPrEx>
          <w:tblPrExChange w:id="4380" w:author="DIEGO CORDOBA URRUTIA" w:date="2026-06-07T04:36:00Z" w16du:dateUtc="2026-06-07T10:36:00Z">
            <w:tblPrEx>
              <w:tblCellMar>
                <w:top w:w="0" w:type="dxa"/>
                <w:bottom w:w="0" w:type="dxa"/>
              </w:tblCellMar>
            </w:tblPrEx>
          </w:tblPrExChange>
        </w:tblPrEx>
        <w:trPr>
          <w:trPrChange w:id="4381" w:author="DIEGO CORDOBA URRUTIA" w:date="2026-06-07T04:36:00Z" w16du:dateUtc="2026-06-07T10:36:00Z">
            <w:trPr>
              <w:gridBefore w:val="1"/>
            </w:trPr>
          </w:trPrChange>
        </w:trPr>
        <w:tc>
          <w:tcPr>
            <w:tcW w:w="0" w:type="auto"/>
            <w:tcPrChange w:id="4382"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4B7159" w14:textId="77777777" w:rsidR="00DA1741" w:rsidRDefault="00000000">
            <w:pPr>
              <w:pStyle w:val="Compact"/>
              <w:pPrChange w:id="4383" w:author="DIEGO CORDOBA URRUTIA" w:date="2026-06-07T04:36:00Z" w16du:dateUtc="2026-06-07T10:36:00Z">
                <w:pPr>
                  <w:jc w:val="both"/>
                </w:pPr>
              </w:pPrChange>
            </w:pPr>
            <w:r>
              <w:rPr>
                <w:rPrChange w:id="4384" w:author="DIEGO CORDOBA URRUTIA" w:date="2026-06-07T04:36:00Z" w16du:dateUtc="2026-06-07T10:36:00Z">
                  <w:rPr>
                    <w:rFonts w:ascii="Arial" w:eastAsia="Arial" w:hAnsi="Arial" w:cs="Arial"/>
                    <w:color w:val="000000"/>
                    <w:sz w:val="19"/>
                    <w:szCs w:val="19"/>
                  </w:rPr>
                </w:rPrChange>
              </w:rPr>
              <w:t>Usuarios finales de electricidad</w:t>
            </w:r>
          </w:p>
        </w:tc>
        <w:tc>
          <w:tcPr>
            <w:tcW w:w="0" w:type="auto"/>
            <w:tcPrChange w:id="4385"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5483ED1" w14:textId="77777777" w:rsidR="00DA1741" w:rsidRDefault="00000000">
            <w:pPr>
              <w:pStyle w:val="Compact"/>
              <w:pPrChange w:id="4386" w:author="DIEGO CORDOBA URRUTIA" w:date="2026-06-07T04:36:00Z" w16du:dateUtc="2026-06-07T10:36:00Z">
                <w:pPr>
                  <w:jc w:val="both"/>
                </w:pPr>
              </w:pPrChange>
            </w:pPr>
            <w:r>
              <w:rPr>
                <w:rPrChange w:id="4387" w:author="DIEGO CORDOBA URRUTIA" w:date="2026-06-07T04:36:00Z" w16du:dateUtc="2026-06-07T10:36:00Z">
                  <w:rPr>
                    <w:rFonts w:ascii="Arial" w:eastAsia="Arial" w:hAnsi="Arial" w:cs="Arial"/>
                    <w:color w:val="000000"/>
                    <w:sz w:val="19"/>
                    <w:szCs w:val="19"/>
                  </w:rPr>
                </w:rPrChange>
              </w:rPr>
              <w:t>− MXN 311 M/año</w:t>
            </w:r>
          </w:p>
        </w:tc>
        <w:tc>
          <w:tcPr>
            <w:tcW w:w="0" w:type="auto"/>
            <w:tcPrChange w:id="4388"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F9ECFD0" w14:textId="77777777" w:rsidR="00DA1741" w:rsidRDefault="00000000">
            <w:pPr>
              <w:pStyle w:val="Compact"/>
              <w:pPrChange w:id="4389" w:author="DIEGO CORDOBA URRUTIA" w:date="2026-06-07T04:36:00Z" w16du:dateUtc="2026-06-07T10:36:00Z">
                <w:pPr>
                  <w:jc w:val="both"/>
                </w:pPr>
              </w:pPrChange>
            </w:pPr>
            <w:r>
              <w:rPr>
                <w:rPrChange w:id="4390" w:author="DIEGO CORDOBA URRUTIA" w:date="2026-06-07T04:36:00Z" w16du:dateUtc="2026-06-07T10:36:00Z">
                  <w:rPr>
                    <w:rFonts w:ascii="Arial" w:eastAsia="Arial" w:hAnsi="Arial" w:cs="Arial"/>
                    <w:color w:val="000000"/>
                    <w:sz w:val="19"/>
                    <w:szCs w:val="19"/>
                  </w:rPr>
                </w:rPrChange>
              </w:rPr>
              <w:t>+ MXN 0.89 centavos/kWh (0.32%)</w:t>
            </w:r>
          </w:p>
        </w:tc>
      </w:tr>
      <w:tr w:rsidR="00DA1741" w14:paraId="2D3944F1" w14:textId="77777777">
        <w:tblPrEx>
          <w:tblPrExChange w:id="4391" w:author="DIEGO CORDOBA URRUTIA" w:date="2026-06-07T04:36:00Z" w16du:dateUtc="2026-06-07T10:36:00Z">
            <w:tblPrEx>
              <w:tblCellMar>
                <w:top w:w="0" w:type="dxa"/>
                <w:bottom w:w="0" w:type="dxa"/>
              </w:tblCellMar>
            </w:tblPrEx>
          </w:tblPrExChange>
        </w:tblPrEx>
        <w:trPr>
          <w:trPrChange w:id="4392" w:author="DIEGO CORDOBA URRUTIA" w:date="2026-06-07T04:36:00Z" w16du:dateUtc="2026-06-07T10:36:00Z">
            <w:trPr>
              <w:gridBefore w:val="1"/>
            </w:trPr>
          </w:trPrChange>
        </w:trPr>
        <w:tc>
          <w:tcPr>
            <w:tcW w:w="0" w:type="auto"/>
            <w:tcPrChange w:id="4393" w:author="DIEGO CORDOBA URRUTIA" w:date="2026-06-07T04:36:00Z" w16du:dateUtc="2026-06-07T10:36:00Z">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433B1ED" w14:textId="77777777" w:rsidR="00DA1741" w:rsidRDefault="00000000">
            <w:pPr>
              <w:pStyle w:val="Compact"/>
              <w:pPrChange w:id="4394" w:author="DIEGO CORDOBA URRUTIA" w:date="2026-06-07T04:36:00Z" w16du:dateUtc="2026-06-07T10:36:00Z">
                <w:pPr>
                  <w:jc w:val="both"/>
                </w:pPr>
              </w:pPrChange>
            </w:pPr>
            <w:r>
              <w:rPr>
                <w:rPrChange w:id="4395" w:author="DIEGO CORDOBA URRUTIA" w:date="2026-06-07T04:36:00Z" w16du:dateUtc="2026-06-07T10:36:00Z">
                  <w:rPr>
                    <w:rFonts w:ascii="Arial" w:eastAsia="Arial" w:hAnsi="Arial" w:cs="Arial"/>
                    <w:color w:val="000000"/>
                    <w:sz w:val="19"/>
                    <w:szCs w:val="19"/>
                  </w:rPr>
                </w:rPrChange>
              </w:rPr>
              <w:t>RATIO BENEFICIO/COSTO</w:t>
            </w:r>
          </w:p>
        </w:tc>
        <w:tc>
          <w:tcPr>
            <w:tcW w:w="0" w:type="auto"/>
            <w:tcPrChange w:id="4396" w:author="DIEGO CORDOBA URRUTIA" w:date="2026-06-07T04:36:00Z" w16du:dateUtc="2026-06-07T10:36:00Z">
              <w:tcPr>
                <w:tcW w:w="288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E3D75BD" w14:textId="77777777" w:rsidR="00DA1741" w:rsidRDefault="00000000">
            <w:pPr>
              <w:pStyle w:val="Compact"/>
              <w:pPrChange w:id="4397" w:author="DIEGO CORDOBA URRUTIA" w:date="2026-06-07T04:36:00Z" w16du:dateUtc="2026-06-07T10:36:00Z">
                <w:pPr>
                  <w:jc w:val="both"/>
                </w:pPr>
              </w:pPrChange>
            </w:pPr>
            <w:r>
              <w:rPr>
                <w:rPrChange w:id="4398" w:author="DIEGO CORDOBA URRUTIA" w:date="2026-06-07T04:36:00Z" w16du:dateUtc="2026-06-07T10:36:00Z">
                  <w:rPr>
                    <w:rFonts w:ascii="Arial" w:eastAsia="Arial" w:hAnsi="Arial" w:cs="Arial"/>
                    <w:color w:val="000000"/>
                    <w:sz w:val="19"/>
                    <w:szCs w:val="19"/>
                  </w:rPr>
                </w:rPrChange>
              </w:rPr>
              <w:t>22.4x</w:t>
            </w:r>
          </w:p>
        </w:tc>
        <w:tc>
          <w:tcPr>
            <w:tcW w:w="0" w:type="auto"/>
            <w:tcPrChange w:id="4399" w:author="DIEGO CORDOBA URRUTIA" w:date="2026-06-07T04:36:00Z" w16du:dateUtc="2026-06-07T10:36:00Z">
              <w:tcPr>
                <w:tcW w:w="26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6DAA6AF" w14:textId="77777777" w:rsidR="00DA1741" w:rsidRPr="00A9569D" w:rsidRDefault="00000000">
            <w:pPr>
              <w:pStyle w:val="Compact"/>
              <w:rPr>
                <w:lang w:val="es-419"/>
                <w:rPrChange w:id="4400" w:author="DIEGO CORDOBA URRUTIA" w:date="2026-06-07T04:36:00Z" w16du:dateUtc="2026-06-07T10:36:00Z">
                  <w:rPr/>
                </w:rPrChange>
              </w:rPr>
              <w:pPrChange w:id="4401" w:author="DIEGO CORDOBA URRUTIA" w:date="2026-06-07T04:36:00Z" w16du:dateUtc="2026-06-07T10:36:00Z">
                <w:pPr>
                  <w:jc w:val="both"/>
                </w:pPr>
              </w:pPrChange>
            </w:pPr>
            <w:r w:rsidRPr="00A9569D">
              <w:rPr>
                <w:lang w:val="es-419"/>
                <w:rPrChange w:id="4402" w:author="DIEGO CORDOBA URRUTIA" w:date="2026-06-07T04:36:00Z" w16du:dateUtc="2026-06-07T10:36:00Z">
                  <w:rPr>
                    <w:rFonts w:ascii="Arial" w:eastAsia="Arial" w:hAnsi="Arial" w:cs="Arial"/>
                    <w:color w:val="000000"/>
                    <w:sz w:val="19"/>
                    <w:szCs w:val="19"/>
                  </w:rPr>
                </w:rPrChange>
              </w:rPr>
              <w:t>Por cada MXN 1 de traslado tarifario</w:t>
            </w:r>
          </w:p>
        </w:tc>
      </w:tr>
    </w:tbl>
    <w:p w14:paraId="0916A254" w14:textId="77777777" w:rsidR="00DA1741" w:rsidRPr="00A9569D" w:rsidRDefault="00000000">
      <w:pPr>
        <w:pStyle w:val="BodyText"/>
        <w:rPr>
          <w:lang w:val="es-419"/>
          <w:rPrChange w:id="4403" w:author="DIEGO CORDOBA URRUTIA" w:date="2026-06-07T04:36:00Z" w16du:dateUtc="2026-06-07T10:36:00Z">
            <w:rPr/>
          </w:rPrChange>
        </w:rPr>
        <w:pPrChange w:id="4404" w:author="DIEGO CORDOBA URRUTIA" w:date="2026-06-07T04:36:00Z" w16du:dateUtc="2026-06-07T10:36:00Z">
          <w:pPr>
            <w:spacing w:before="80" w:after="320" w:line="380" w:lineRule="auto"/>
            <w:jc w:val="center"/>
          </w:pPr>
        </w:pPrChange>
      </w:pPr>
      <w:r w:rsidRPr="00A9569D">
        <w:rPr>
          <w:lang w:val="es-419"/>
          <w:rPrChange w:id="4405" w:author="DIEGO CORDOBA URRUTIA" w:date="2026-06-07T04:36:00Z" w16du:dateUtc="2026-06-07T10:36:00Z">
            <w:rPr>
              <w:color w:val="888888"/>
              <w:sz w:val="20"/>
              <w:szCs w:val="20"/>
            </w:rPr>
          </w:rPrChange>
        </w:rPr>
        <w:t>Tabla 5.4: Distribución del bienestar social — ganadores y perdedor neto de la reforma de precios de servicios ancilares.</w:t>
      </w:r>
    </w:p>
    <w:p w14:paraId="445E1CA6" w14:textId="77777777" w:rsidR="00DA1741" w:rsidRPr="00A9569D" w:rsidRDefault="00000000">
      <w:pPr>
        <w:pStyle w:val="Heading2"/>
        <w:rPr>
          <w:lang w:val="es-419"/>
          <w:rPrChange w:id="4406" w:author="DIEGO CORDOBA URRUTIA" w:date="2026-06-07T04:36:00Z" w16du:dateUtc="2026-06-07T10:36:00Z">
            <w:rPr/>
          </w:rPrChange>
        </w:rPr>
      </w:pPr>
      <w:bookmarkStart w:id="4407" w:name="_Toc231042721"/>
      <w:bookmarkEnd w:id="4064"/>
      <w:r w:rsidRPr="00A9569D">
        <w:rPr>
          <w:lang w:val="es-419"/>
          <w:rPrChange w:id="4408" w:author="DIEGO CORDOBA URRUTIA" w:date="2026-06-07T04:36:00Z" w16du:dateUtc="2026-06-07T10:36:00Z">
            <w:rPr/>
          </w:rPrChange>
        </w:rPr>
        <w:t>5.5</w:t>
      </w:r>
      <w:del w:id="4409" w:author="DIEGO CORDOBA URRUTIA" w:date="2026-06-07T04:36:00Z" w16du:dateUtc="2026-06-07T10:36:00Z">
        <w:r>
          <w:rPr>
            <w:rFonts w:ascii="Arial" w:eastAsia="Arial" w:hAnsi="Arial" w:cs="Arial"/>
            <w:color w:val="0F6E56"/>
          </w:rPr>
          <w:delText xml:space="preserve"> </w:delText>
        </w:r>
      </w:del>
      <w:r w:rsidRPr="00A9569D">
        <w:rPr>
          <w:lang w:val="es-419"/>
          <w:rPrChange w:id="4410" w:author="DIEGO CORDOBA URRUTIA" w:date="2026-06-07T04:36:00Z" w16du:dateUtc="2026-06-07T10:36:00Z">
            <w:rPr/>
          </w:rPrChange>
        </w:rPr>
        <w:t xml:space="preserve"> Implicaciones para Política Regulatoria</w:t>
      </w:r>
      <w:bookmarkEnd w:id="4407"/>
    </w:p>
    <w:p w14:paraId="697DE59E" w14:textId="77777777" w:rsidR="00DA1741" w:rsidRPr="00A9569D" w:rsidRDefault="00000000">
      <w:pPr>
        <w:pStyle w:val="FirstParagraph"/>
        <w:rPr>
          <w:lang w:val="es-419"/>
          <w:rPrChange w:id="4411" w:author="DIEGO CORDOBA URRUTIA" w:date="2026-06-07T04:36:00Z" w16du:dateUtc="2026-06-07T10:36:00Z">
            <w:rPr/>
          </w:rPrChange>
        </w:rPr>
        <w:pPrChange w:id="4412" w:author="DIEGO CORDOBA URRUTIA" w:date="2026-06-07T04:36:00Z" w16du:dateUtc="2026-06-07T10:36:00Z">
          <w:pPr>
            <w:spacing w:after="200" w:line="380" w:lineRule="auto"/>
            <w:jc w:val="both"/>
          </w:pPr>
        </w:pPrChange>
      </w:pPr>
      <w:r w:rsidRPr="00A9569D">
        <w:rPr>
          <w:lang w:val="es-419"/>
          <w:rPrChange w:id="4413" w:author="DIEGO CORDOBA URRUTIA" w:date="2026-06-07T04:36:00Z" w16du:dateUtc="2026-06-07T10:36:00Z">
            <w:rPr>
              <w:color w:val="000000"/>
            </w:rPr>
          </w:rPrChange>
        </w:rPr>
        <w:t>La combinación del análisis de valoración (Capítulos 1-3), el diseño de mecanismo (Capítulo 4) y el análisis de bienestar social (§5.4) genera tres recomendaciones de política con fundamento cuantitativo robusto.</w:t>
      </w:r>
    </w:p>
    <w:p w14:paraId="1DDECC05" w14:textId="77777777" w:rsidR="00DA1741" w:rsidRPr="00A9569D" w:rsidRDefault="00000000">
      <w:pPr>
        <w:pStyle w:val="BodyText"/>
        <w:rPr>
          <w:lang w:val="es-419"/>
          <w:rPrChange w:id="4414" w:author="DIEGO CORDOBA URRUTIA" w:date="2026-06-07T04:36:00Z" w16du:dateUtc="2026-06-07T10:36:00Z">
            <w:rPr/>
          </w:rPrChange>
        </w:rPr>
        <w:pPrChange w:id="4415" w:author="DIEGO CORDOBA URRUTIA" w:date="2026-06-07T04:36:00Z" w16du:dateUtc="2026-06-07T10:36:00Z">
          <w:pPr>
            <w:spacing w:after="200" w:line="380" w:lineRule="auto"/>
            <w:jc w:val="both"/>
          </w:pPr>
        </w:pPrChange>
      </w:pPr>
      <w:r w:rsidRPr="00A9569D">
        <w:rPr>
          <w:lang w:val="es-419"/>
          <w:rPrChange w:id="4416" w:author="DIEGO CORDOBA URRUTIA" w:date="2026-06-07T04:36:00Z" w16du:dateUtc="2026-06-07T10:36:00Z">
            <w:rPr>
              <w:color w:val="000000"/>
            </w:rPr>
          </w:rPrChange>
        </w:rPr>
        <w:t>Primera: la CRE debe sustituir la tarifa administrativa fija de AGC por el precio de reserva de Myerson (MXN 1.9 M/MW-año en la distribución Weibull calibrada), que ya es 33% mayor a la tarifa actual y se justifica sin necesidad de adoptar el mecanismo de subasta completo.</w:t>
      </w:r>
    </w:p>
    <w:p w14:paraId="0745ABB2" w14:textId="77777777" w:rsidR="00DA1741" w:rsidRPr="00A9569D" w:rsidRDefault="00000000">
      <w:pPr>
        <w:pStyle w:val="BodyText"/>
        <w:rPr>
          <w:lang w:val="es-419"/>
          <w:rPrChange w:id="4417" w:author="DIEGO CORDOBA URRUTIA" w:date="2026-06-07T04:36:00Z" w16du:dateUtc="2026-06-07T10:36:00Z">
            <w:rPr/>
          </w:rPrChange>
        </w:rPr>
        <w:pPrChange w:id="4418" w:author="DIEGO CORDOBA URRUTIA" w:date="2026-06-07T04:36:00Z" w16du:dateUtc="2026-06-07T10:36:00Z">
          <w:pPr>
            <w:spacing w:after="200" w:line="380" w:lineRule="auto"/>
            <w:jc w:val="both"/>
          </w:pPr>
        </w:pPrChange>
      </w:pPr>
      <w:r w:rsidRPr="00A9569D">
        <w:rPr>
          <w:lang w:val="es-419"/>
          <w:rPrChange w:id="4419" w:author="DIEGO CORDOBA URRUTIA" w:date="2026-06-07T04:36:00Z" w16du:dateUtc="2026-06-07T10:36:00Z">
            <w:rPr>
              <w:color w:val="000000"/>
            </w:rPr>
          </w:rPrChange>
        </w:rPr>
        <w:t>Segunda: CENACE debe publicar los parámetros OU calibrados antes de cada subasta mensual (implementación del Linkage Principle), lo que reduce el costo esperado de la subasta en MXN 95,000/MW-año adicionales sin cambio legislativo.</w:t>
      </w:r>
    </w:p>
    <w:p w14:paraId="16D870E8" w14:textId="77777777" w:rsidR="00DA1741" w:rsidRPr="00A9569D" w:rsidRDefault="00000000">
      <w:pPr>
        <w:pStyle w:val="BodyText"/>
        <w:rPr>
          <w:lang w:val="es-419"/>
          <w:rPrChange w:id="4420" w:author="DIEGO CORDOBA URRUTIA" w:date="2026-06-07T04:36:00Z" w16du:dateUtc="2026-06-07T10:36:00Z">
            <w:rPr/>
          </w:rPrChange>
        </w:rPr>
        <w:pPrChange w:id="4421" w:author="DIEGO CORDOBA URRUTIA" w:date="2026-06-07T04:36:00Z" w16du:dateUtc="2026-06-07T10:36:00Z">
          <w:pPr>
            <w:spacing w:after="200" w:line="380" w:lineRule="auto"/>
            <w:jc w:val="both"/>
          </w:pPr>
        </w:pPrChange>
      </w:pPr>
      <w:r w:rsidRPr="00A9569D">
        <w:rPr>
          <w:lang w:val="es-419"/>
          <w:rPrChange w:id="4422" w:author="DIEGO CORDOBA URRUTIA" w:date="2026-06-07T04:36:00Z" w16du:dateUtc="2026-06-07T10:36:00Z">
            <w:rPr>
              <w:color w:val="000000"/>
            </w:rPr>
          </w:rPrChange>
        </w:rPr>
        <w:t>Tercera: en el horizonte 2028, CENACE debe transitar al mecanismo VCG de segundo precio con revelación de parámetros, generando el ahorro adicional de MXN 2.3 B frente a la subasta de primer precio durante el período del contrato de 10 años.</w:t>
      </w:r>
    </w:p>
    <w:bookmarkEnd w:id="3728"/>
    <w:p w14:paraId="08703253" w14:textId="77777777" w:rsidR="00DA1741" w:rsidRDefault="00000000">
      <w:pPr>
        <w:rPr>
          <w:del w:id="4423" w:author="DIEGO CORDOBA URRUTIA" w:date="2026-06-07T04:36:00Z" w16du:dateUtc="2026-06-07T10:36:00Z"/>
        </w:rPr>
      </w:pPr>
      <w:del w:id="4424" w:author="DIEGO CORDOBA URRUTIA" w:date="2026-06-07T04:36:00Z" w16du:dateUtc="2026-06-07T10:36:00Z">
        <w:r>
          <w:br/>
        </w:r>
      </w:del>
    </w:p>
    <w:p w14:paraId="53475CEA" w14:textId="77777777" w:rsidR="00DA1741" w:rsidRPr="00A9569D" w:rsidRDefault="00000000">
      <w:pPr>
        <w:pStyle w:val="Heading1"/>
        <w:rPr>
          <w:lang w:val="es-419"/>
          <w:rPrChange w:id="4425" w:author="DIEGO CORDOBA URRUTIA" w:date="2026-06-07T04:36:00Z" w16du:dateUtc="2026-06-07T10:36:00Z">
            <w:rPr/>
          </w:rPrChange>
        </w:rPr>
      </w:pPr>
      <w:bookmarkStart w:id="4426" w:name="_Toc231042722"/>
      <w:bookmarkStart w:id="4427" w:name="X013725712eedba986f3180d98ae2afb150cd41a"/>
      <w:r w:rsidRPr="00A9569D">
        <w:rPr>
          <w:lang w:val="es-419"/>
          <w:rPrChange w:id="4428" w:author="DIEGO CORDOBA URRUTIA" w:date="2026-06-07T04:36:00Z" w16du:dateUtc="2026-06-07T10:36:00Z">
            <w:rPr/>
          </w:rPrChange>
        </w:rPr>
        <w:t xml:space="preserve">Capítulo 6 </w:t>
      </w:r>
      <w:del w:id="4429"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4430" w:author="DIEGO CORDOBA URRUTIA" w:date="2026-06-07T04:36:00Z" w16du:dateUtc="2026-06-07T10:36:00Z">
            <w:rPr/>
          </w:rPrChange>
        </w:rPr>
        <w:t>Expansión a América Latina — El Marco HJB-Myerson en Tres Mercados</w:t>
      </w:r>
      <w:bookmarkEnd w:id="4426"/>
    </w:p>
    <w:p w14:paraId="73C450C6" w14:textId="77777777" w:rsidR="00DA1741" w:rsidRPr="00A9569D" w:rsidRDefault="00000000">
      <w:pPr>
        <w:pStyle w:val="Heading2"/>
        <w:rPr>
          <w:lang w:val="es-419"/>
          <w:rPrChange w:id="4431" w:author="DIEGO CORDOBA URRUTIA" w:date="2026-06-07T04:36:00Z" w16du:dateUtc="2026-06-07T10:36:00Z">
            <w:rPr/>
          </w:rPrChange>
        </w:rPr>
      </w:pPr>
      <w:bookmarkStart w:id="4432" w:name="_Toc231042723"/>
      <w:bookmarkStart w:id="4433" w:name="X05a985ef3f5c4d954a68dd704cf4ce1d45979ef"/>
      <w:r w:rsidRPr="00A9569D">
        <w:rPr>
          <w:lang w:val="es-419"/>
          <w:rPrChange w:id="4434" w:author="DIEGO CORDOBA URRUTIA" w:date="2026-06-07T04:36:00Z" w16du:dateUtc="2026-06-07T10:36:00Z">
            <w:rPr/>
          </w:rPrChange>
        </w:rPr>
        <w:t>6.1</w:t>
      </w:r>
      <w:del w:id="4435" w:author="DIEGO CORDOBA URRUTIA" w:date="2026-06-07T04:36:00Z" w16du:dateUtc="2026-06-07T10:36:00Z">
        <w:r>
          <w:rPr>
            <w:rFonts w:ascii="Arial" w:eastAsia="Arial" w:hAnsi="Arial" w:cs="Arial"/>
            <w:color w:val="0F6E56"/>
          </w:rPr>
          <w:delText xml:space="preserve"> </w:delText>
        </w:r>
      </w:del>
      <w:r w:rsidRPr="00A9569D">
        <w:rPr>
          <w:lang w:val="es-419"/>
          <w:rPrChange w:id="4436" w:author="DIEGO CORDOBA URRUTIA" w:date="2026-06-07T04:36:00Z" w16du:dateUtc="2026-06-07T10:36:00Z">
            <w:rPr/>
          </w:rPrChange>
        </w:rPr>
        <w:t xml:space="preserve"> Introducción: Heterogeneidad Estructural como Oportunidad</w:t>
      </w:r>
      <w:bookmarkEnd w:id="4432"/>
    </w:p>
    <w:p w14:paraId="4D5BBEFB" w14:textId="77777777" w:rsidR="00DA1741" w:rsidRPr="00A9569D" w:rsidRDefault="00000000">
      <w:pPr>
        <w:pStyle w:val="FirstParagraph"/>
        <w:rPr>
          <w:lang w:val="es-419"/>
          <w:rPrChange w:id="4437" w:author="DIEGO CORDOBA URRUTIA" w:date="2026-06-07T04:36:00Z" w16du:dateUtc="2026-06-07T10:36:00Z">
            <w:rPr/>
          </w:rPrChange>
        </w:rPr>
        <w:pPrChange w:id="4438" w:author="DIEGO CORDOBA URRUTIA" w:date="2026-06-07T04:36:00Z" w16du:dateUtc="2026-06-07T10:36:00Z">
          <w:pPr>
            <w:spacing w:after="200" w:line="380" w:lineRule="auto"/>
            <w:jc w:val="both"/>
          </w:pPr>
        </w:pPrChange>
      </w:pPr>
      <w:r w:rsidRPr="00A9569D">
        <w:rPr>
          <w:lang w:val="es-419"/>
          <w:rPrChange w:id="4439" w:author="DIEGO CORDOBA URRUTIA" w:date="2026-06-07T04:36:00Z" w16du:dateUtc="2026-06-07T10:36:00Z">
            <w:rPr>
              <w:color w:val="000000"/>
            </w:rPr>
          </w:rPrChange>
        </w:rPr>
        <w:t xml:space="preserve">La fortaleza del marco HJB-Myerson desarrollado en los capítulos anteriores radica en que sus ingredientes matemáticos —el proceso estocástico de frecuencia, la ecuación HJB de valoración, y el mecanismo de subasta óptima— son principios universales que aplican a cualquier sistema de potencia interconectado, independientemente de la tecnología de </w:t>
      </w:r>
      <w:r w:rsidRPr="00A9569D">
        <w:rPr>
          <w:lang w:val="es-419"/>
          <w:rPrChange w:id="4440" w:author="DIEGO CORDOBA URRUTIA" w:date="2026-06-07T04:36:00Z" w16du:dateUtc="2026-06-07T10:36:00Z">
            <w:rPr>
              <w:color w:val="000000"/>
            </w:rPr>
          </w:rPrChange>
        </w:rPr>
        <w:lastRenderedPageBreak/>
        <w:t xml:space="preserve">generación dominante, la estructura regulatoria, o la geografía. Lo que varía entre mercados son los parámetros del modelo: la velocidad de reversión </w:t>
      </w:r>
      <w:r>
        <w:rPr>
          <w:rPrChange w:id="4441" w:author="DIEGO CORDOBA URRUTIA" w:date="2026-06-07T04:36:00Z" w16du:dateUtc="2026-06-07T10:36:00Z">
            <w:rPr>
              <w:color w:val="000000"/>
            </w:rPr>
          </w:rPrChange>
        </w:rPr>
        <w:t>κ</w:t>
      </w:r>
      <w:r w:rsidRPr="00A9569D">
        <w:rPr>
          <w:lang w:val="es-419"/>
          <w:rPrChange w:id="4442" w:author="DIEGO CORDOBA URRUTIA" w:date="2026-06-07T04:36:00Z" w16du:dateUtc="2026-06-07T10:36:00Z">
            <w:rPr>
              <w:color w:val="000000"/>
            </w:rPr>
          </w:rPrChange>
        </w:rPr>
        <w:t xml:space="preserve">, la volatilidad </w:t>
      </w:r>
      <w:r>
        <w:rPr>
          <w:rPrChange w:id="4443" w:author="DIEGO CORDOBA URRUTIA" w:date="2026-06-07T04:36:00Z" w16du:dateUtc="2026-06-07T10:36:00Z">
            <w:rPr>
              <w:color w:val="000000"/>
            </w:rPr>
          </w:rPrChange>
        </w:rPr>
        <w:t>σ</w:t>
      </w:r>
      <w:r w:rsidRPr="00A9569D">
        <w:rPr>
          <w:lang w:val="es-419"/>
          <w:rPrChange w:id="4444" w:author="DIEGO CORDOBA URRUTIA" w:date="2026-06-07T04:36:00Z" w16du:dateUtc="2026-06-07T10:36:00Z">
            <w:rPr>
              <w:color w:val="000000"/>
            </w:rPr>
          </w:rPrChange>
        </w:rPr>
        <w:t xml:space="preserve">, la componente de valor común </w:t>
      </w:r>
      <w:r>
        <w:rPr>
          <w:rPrChange w:id="4445" w:author="DIEGO CORDOBA URRUTIA" w:date="2026-06-07T04:36:00Z" w16du:dateUtc="2026-06-07T10:36:00Z">
            <w:rPr>
              <w:color w:val="000000"/>
            </w:rPr>
          </w:rPrChange>
        </w:rPr>
        <w:t>α</w:t>
      </w:r>
      <w:r w:rsidRPr="00A9569D">
        <w:rPr>
          <w:lang w:val="es-419"/>
          <w:rPrChange w:id="4446" w:author="DIEGO CORDOBA URRUTIA" w:date="2026-06-07T04:36:00Z" w16du:dateUtc="2026-06-07T10:36:00Z">
            <w:rPr>
              <w:color w:val="000000"/>
            </w:rPr>
          </w:rPrChange>
        </w:rPr>
        <w:t>, y la distribución de costos de los proveedores F(</w:t>
      </w:r>
      <w:r>
        <w:rPr>
          <w:rPrChange w:id="4447" w:author="DIEGO CORDOBA URRUTIA" w:date="2026-06-07T04:36:00Z" w16du:dateUtc="2026-06-07T10:36:00Z">
            <w:rPr>
              <w:color w:val="000000"/>
            </w:rPr>
          </w:rPrChange>
        </w:rPr>
        <w:t>θ</w:t>
      </w:r>
      <w:r w:rsidRPr="00A9569D">
        <w:rPr>
          <w:lang w:val="es-419"/>
          <w:rPrChange w:id="4448" w:author="DIEGO CORDOBA URRUTIA" w:date="2026-06-07T04:36:00Z" w16du:dateUtc="2026-06-07T10:36:00Z">
            <w:rPr>
              <w:color w:val="000000"/>
            </w:rPr>
          </w:rPrChange>
        </w:rPr>
        <w:t>). Este capítulo calibra el marco para los tres mercados latinoamericanos de mayor prioridad estratégica: Colombia (XM), Chile (CEN), y Brasil (ONS), y cuantifica el potencial de ingresos de la expansión regional.</w:t>
      </w:r>
    </w:p>
    <w:p w14:paraId="53BA712F" w14:textId="77777777" w:rsidR="00DA1741" w:rsidRPr="00A9569D" w:rsidRDefault="00000000">
      <w:pPr>
        <w:pStyle w:val="BodyText"/>
        <w:rPr>
          <w:lang w:val="es-419"/>
          <w:rPrChange w:id="4449" w:author="DIEGO CORDOBA URRUTIA" w:date="2026-06-07T04:36:00Z" w16du:dateUtc="2026-06-07T10:36:00Z">
            <w:rPr/>
          </w:rPrChange>
        </w:rPr>
        <w:pPrChange w:id="4450" w:author="DIEGO CORDOBA URRUTIA" w:date="2026-06-07T04:36:00Z" w16du:dateUtc="2026-06-07T10:36:00Z">
          <w:pPr>
            <w:spacing w:after="200" w:line="380" w:lineRule="auto"/>
            <w:jc w:val="both"/>
          </w:pPr>
        </w:pPrChange>
      </w:pPr>
      <w:r w:rsidRPr="00A9569D">
        <w:rPr>
          <w:lang w:val="es-419"/>
          <w:rPrChange w:id="4451" w:author="DIEGO CORDOBA URRUTIA" w:date="2026-06-07T04:36:00Z" w16du:dateUtc="2026-06-07T10:36:00Z">
            <w:rPr>
              <w:color w:val="000000"/>
            </w:rPr>
          </w:rPrChange>
        </w:rPr>
        <w:t>La selección de estos tres mercados no es aleatoria. Colombia tiene el mercado de servicios ancilares más maduro de América Latina después de México, con subastas competitivas desde 2018. Chile tiene el mayor crecimiento de energía solar per cápita del mundo y el problema de variabilidad de frecuencia más agudo de la región. Brasil tiene el sistema eléctrico más grande del hemisferio occidental fuera de Norteamérica (175 GW) y la mayor necesidad no atendida de capacidad de regulación moderna. Juntos, estos tres mercados representan un potencial adicional de ingresos de USD 277 millones anuales para PRIMEnergeia — dos tercios del ingreso del contrato CENACE completo.</w:t>
      </w:r>
    </w:p>
    <w:p w14:paraId="3294F549" w14:textId="77777777" w:rsidR="00DA1741" w:rsidRPr="00A9569D" w:rsidRDefault="00000000">
      <w:pPr>
        <w:pStyle w:val="Heading2"/>
        <w:rPr>
          <w:lang w:val="es-419"/>
          <w:rPrChange w:id="4452" w:author="DIEGO CORDOBA URRUTIA" w:date="2026-06-07T04:36:00Z" w16du:dateUtc="2026-06-07T10:36:00Z">
            <w:rPr/>
          </w:rPrChange>
        </w:rPr>
      </w:pPr>
      <w:bookmarkStart w:id="4453" w:name="_Toc231042724"/>
      <w:bookmarkStart w:id="4454" w:name="X2b21a5cdb0b90b07115b3f9f20f42adf731c2b1"/>
      <w:bookmarkEnd w:id="4433"/>
      <w:r w:rsidRPr="00A9569D">
        <w:rPr>
          <w:lang w:val="es-419"/>
          <w:rPrChange w:id="4455" w:author="DIEGO CORDOBA URRUTIA" w:date="2026-06-07T04:36:00Z" w16du:dateUtc="2026-06-07T10:36:00Z">
            <w:rPr/>
          </w:rPrChange>
        </w:rPr>
        <w:t>6.2</w:t>
      </w:r>
      <w:del w:id="4456" w:author="DIEGO CORDOBA URRUTIA" w:date="2026-06-07T04:36:00Z" w16du:dateUtc="2026-06-07T10:36:00Z">
        <w:r>
          <w:rPr>
            <w:rFonts w:ascii="Arial" w:eastAsia="Arial" w:hAnsi="Arial" w:cs="Arial"/>
            <w:color w:val="0F6E56"/>
          </w:rPr>
          <w:delText xml:space="preserve"> </w:delText>
        </w:r>
      </w:del>
      <w:r w:rsidRPr="00A9569D">
        <w:rPr>
          <w:lang w:val="es-419"/>
          <w:rPrChange w:id="4457" w:author="DIEGO CORDOBA URRUTIA" w:date="2026-06-07T04:36:00Z" w16du:dateUtc="2026-06-07T10:36:00Z">
            <w:rPr/>
          </w:rPrChange>
        </w:rPr>
        <w:t xml:space="preserve"> Colombia — XM: El Mercado Más Maduro y el Riesgo Hidrológico</w:t>
      </w:r>
      <w:bookmarkEnd w:id="4453"/>
    </w:p>
    <w:p w14:paraId="1792C9DD" w14:textId="77777777" w:rsidR="00DA1741" w:rsidRPr="00A9569D" w:rsidRDefault="00000000">
      <w:pPr>
        <w:pStyle w:val="Heading3"/>
        <w:rPr>
          <w:lang w:val="es-419"/>
          <w:rPrChange w:id="4458" w:author="DIEGO CORDOBA URRUTIA" w:date="2026-06-07T04:36:00Z" w16du:dateUtc="2026-06-07T10:36:00Z">
            <w:rPr/>
          </w:rPrChange>
        </w:rPr>
      </w:pPr>
      <w:bookmarkStart w:id="4459" w:name="_Toc231042725"/>
      <w:r w:rsidRPr="00A9569D">
        <w:rPr>
          <w:lang w:val="es-419"/>
          <w:rPrChange w:id="4460" w:author="DIEGO CORDOBA URRUTIA" w:date="2026-06-07T04:36:00Z" w16du:dateUtc="2026-06-07T10:36:00Z">
            <w:rPr/>
          </w:rPrChange>
        </w:rPr>
        <w:t>6.2.1</w:t>
      </w:r>
      <w:del w:id="4461" w:author="DIEGO CORDOBA URRUTIA" w:date="2026-06-07T04:36:00Z" w16du:dateUtc="2026-06-07T10:36:00Z">
        <w:r>
          <w:rPr>
            <w:rFonts w:ascii="Arial" w:eastAsia="Arial" w:hAnsi="Arial" w:cs="Arial"/>
            <w:color w:val="0D2B45"/>
          </w:rPr>
          <w:delText xml:space="preserve"> </w:delText>
        </w:r>
      </w:del>
      <w:r w:rsidRPr="00A9569D">
        <w:rPr>
          <w:lang w:val="es-419"/>
          <w:rPrChange w:id="4462" w:author="DIEGO CORDOBA URRUTIA" w:date="2026-06-07T04:36:00Z" w16du:dateUtc="2026-06-07T10:36:00Z">
            <w:rPr/>
          </w:rPrChange>
        </w:rPr>
        <w:t xml:space="preserve"> Estructura del Mercado XM</w:t>
      </w:r>
      <w:bookmarkEnd w:id="4459"/>
    </w:p>
    <w:p w14:paraId="7556DCAD" w14:textId="77777777" w:rsidR="00DA1741" w:rsidRPr="00A9569D" w:rsidRDefault="00000000">
      <w:pPr>
        <w:pStyle w:val="FirstParagraph"/>
        <w:rPr>
          <w:lang w:val="es-419"/>
          <w:rPrChange w:id="4463" w:author="DIEGO CORDOBA URRUTIA" w:date="2026-06-07T04:36:00Z" w16du:dateUtc="2026-06-07T10:36:00Z">
            <w:rPr/>
          </w:rPrChange>
        </w:rPr>
        <w:pPrChange w:id="4464" w:author="DIEGO CORDOBA URRUTIA" w:date="2026-06-07T04:36:00Z" w16du:dateUtc="2026-06-07T10:36:00Z">
          <w:pPr>
            <w:spacing w:after="200" w:line="380" w:lineRule="auto"/>
            <w:jc w:val="both"/>
          </w:pPr>
        </w:pPrChange>
      </w:pPr>
      <w:r w:rsidRPr="00A9569D">
        <w:rPr>
          <w:lang w:val="es-419"/>
          <w:rPrChange w:id="4465" w:author="DIEGO CORDOBA URRUTIA" w:date="2026-06-07T04:36:00Z" w16du:dateUtc="2026-06-07T10:36:00Z">
            <w:rPr>
              <w:color w:val="000000"/>
            </w:rPr>
          </w:rPrChange>
        </w:rPr>
        <w:t xml:space="preserve">El operador del mercado colombiano XM (Expertos en Mercados) administra el Sistema Interconectado Nacional colombiano (SIN-COL) de 17,800 MW de capacidad instalada, con 70.4% de generación hidroeléctrica. Colombia opera a 60 Hz con un mercado de servicios ancilares que incluye regulación secundaria de frecuencia (AGC), reserva rotante, y regulación de voltaje. A diferencia de México, Colombia tiene un mecanismo de subasta parcialmente competitivo para AGC desde 2018 — lo que hace disponibles precios observados de mercado como punto de calibración del precio de mercado de riesgo </w:t>
      </w:r>
      <w:r>
        <w:rPr>
          <w:rPrChange w:id="4466" w:author="DIEGO CORDOBA URRUTIA" w:date="2026-06-07T04:36:00Z" w16du:dateUtc="2026-06-07T10:36:00Z">
            <w:rPr>
              <w:color w:val="000000"/>
            </w:rPr>
          </w:rPrChange>
        </w:rPr>
        <w:t>λ</w:t>
      </w:r>
      <w:r w:rsidRPr="00A9569D">
        <w:rPr>
          <w:lang w:val="es-419"/>
          <w:rPrChange w:id="4467" w:author="DIEGO CORDOBA URRUTIA" w:date="2026-06-07T04:36:00Z" w16du:dateUtc="2026-06-07T10:36:00Z">
            <w:rPr>
              <w:color w:val="000000"/>
            </w:rPr>
          </w:rPrChange>
        </w:rPr>
        <w:t>.</w:t>
      </w:r>
    </w:p>
    <w:p w14:paraId="205CDE4C" w14:textId="77777777" w:rsidR="00DA1741" w:rsidRPr="00A9569D" w:rsidRDefault="00000000">
      <w:pPr>
        <w:pStyle w:val="BodyText"/>
        <w:rPr>
          <w:lang w:val="es-419"/>
          <w:rPrChange w:id="4468" w:author="DIEGO CORDOBA URRUTIA" w:date="2026-06-07T04:36:00Z" w16du:dateUtc="2026-06-07T10:36:00Z">
            <w:rPr/>
          </w:rPrChange>
        </w:rPr>
        <w:pPrChange w:id="4469" w:author="DIEGO CORDOBA URRUTIA" w:date="2026-06-07T04:36:00Z" w16du:dateUtc="2026-06-07T10:36:00Z">
          <w:pPr>
            <w:spacing w:after="200" w:line="380" w:lineRule="auto"/>
            <w:jc w:val="both"/>
          </w:pPr>
        </w:pPrChange>
      </w:pPr>
      <w:r w:rsidRPr="00A9569D">
        <w:rPr>
          <w:lang w:val="es-419"/>
          <w:rPrChange w:id="4470" w:author="DIEGO CORDOBA URRUTIA" w:date="2026-06-07T04:36:00Z" w16du:dateUtc="2026-06-07T10:36:00Z">
            <w:rPr>
              <w:color w:val="000000"/>
            </w:rPr>
          </w:rPrChange>
        </w:rPr>
        <w:t>La componente de valor común en el mercado colombiano es estructuralmente distinta a la mexicana. En Colombia, todos los proveedores de regulación de frecuencia son hidrogeneradores cuya capacidad de respuesta depende del embalse disponible — que a su vez depende del estado hidrológico, determinado en gran medida por el Fenómeno ENSO (El Niño–Oscilación del Sur). Durante El Niño, los embalses caen a niveles críticos y la capacidad de regulación se reduce drásticamente; durante La Niña, la capacidad excede la demanda. Este factor hidrológico es información pública (monitoreada por el IDEAM) que afecta el valor del contrato de regulación para todos los proveedores simultáneamente — es el common value más puro del que puede diseñarse un mercado, y el Linkage Principle del Capítulo 4 es exactamente la herramienta correcta.</w:t>
      </w:r>
    </w:p>
    <w:p w14:paraId="25C8D06B" w14:textId="77777777" w:rsidR="00DA1741" w:rsidRPr="00A9569D" w:rsidRDefault="00000000">
      <w:pPr>
        <w:pStyle w:val="Heading3"/>
        <w:rPr>
          <w:lang w:val="es-419"/>
          <w:rPrChange w:id="4471" w:author="DIEGO CORDOBA URRUTIA" w:date="2026-06-07T04:36:00Z" w16du:dateUtc="2026-06-07T10:36:00Z">
            <w:rPr/>
          </w:rPrChange>
        </w:rPr>
      </w:pPr>
      <w:bookmarkStart w:id="4472" w:name="_Toc231042726"/>
      <w:bookmarkStart w:id="4473" w:name="Xeff1ec77e98fd35f65ca1356da224f49431c5c0"/>
      <w:r w:rsidRPr="00A9569D">
        <w:rPr>
          <w:lang w:val="es-419"/>
          <w:rPrChange w:id="4474" w:author="DIEGO CORDOBA URRUTIA" w:date="2026-06-07T04:36:00Z" w16du:dateUtc="2026-06-07T10:36:00Z">
            <w:rPr/>
          </w:rPrChange>
        </w:rPr>
        <w:t>6.2.2</w:t>
      </w:r>
      <w:del w:id="4475" w:author="DIEGO CORDOBA URRUTIA" w:date="2026-06-07T04:36:00Z" w16du:dateUtc="2026-06-07T10:36:00Z">
        <w:r>
          <w:rPr>
            <w:rFonts w:ascii="Arial" w:eastAsia="Arial" w:hAnsi="Arial" w:cs="Arial"/>
            <w:color w:val="0D2B45"/>
          </w:rPr>
          <w:delText xml:space="preserve"> </w:delText>
        </w:r>
      </w:del>
      <w:r w:rsidRPr="00A9569D">
        <w:rPr>
          <w:lang w:val="es-419"/>
          <w:rPrChange w:id="4476" w:author="DIEGO CORDOBA URRUTIA" w:date="2026-06-07T04:36:00Z" w16du:dateUtc="2026-06-07T10:36:00Z">
            <w:rPr/>
          </w:rPrChange>
        </w:rPr>
        <w:t xml:space="preserve"> El Proceso de Lévy para Frecuencia con Saltos Hidrológicos</w:t>
      </w:r>
      <w:bookmarkEnd w:id="4472"/>
    </w:p>
    <w:p w14:paraId="23F0654D" w14:textId="77777777" w:rsidR="00DA1741" w:rsidRPr="00A9569D" w:rsidRDefault="00000000">
      <w:pPr>
        <w:pStyle w:val="FirstParagraph"/>
        <w:rPr>
          <w:lang w:val="es-419"/>
          <w:rPrChange w:id="4477" w:author="DIEGO CORDOBA URRUTIA" w:date="2026-06-07T04:36:00Z" w16du:dateUtc="2026-06-07T10:36:00Z">
            <w:rPr/>
          </w:rPrChange>
        </w:rPr>
        <w:pPrChange w:id="4478" w:author="DIEGO CORDOBA URRUTIA" w:date="2026-06-07T04:36:00Z" w16du:dateUtc="2026-06-07T10:36:00Z">
          <w:pPr>
            <w:spacing w:after="200" w:line="380" w:lineRule="auto"/>
            <w:jc w:val="both"/>
          </w:pPr>
        </w:pPrChange>
      </w:pPr>
      <w:r w:rsidRPr="00A9569D">
        <w:rPr>
          <w:lang w:val="es-419"/>
          <w:rPrChange w:id="4479" w:author="DIEGO CORDOBA URRUTIA" w:date="2026-06-07T04:36:00Z" w16du:dateUtc="2026-06-07T10:36:00Z">
            <w:rPr>
              <w:color w:val="000000"/>
            </w:rPr>
          </w:rPrChange>
        </w:rPr>
        <w:t xml:space="preserve">La dinámica de frecuencia en Colombia no sigue un proceso OU puro. Durante años de El Niño severo (1997-98, 2009-10, 2015-16), las desconexiones de hidroeléctricas por vaciado de embalses generan saltos discretos en la frecuencia — discontinuidades que no </w:t>
      </w:r>
      <w:r w:rsidRPr="00A9569D">
        <w:rPr>
          <w:lang w:val="es-419"/>
          <w:rPrChange w:id="4480" w:author="DIEGO CORDOBA URRUTIA" w:date="2026-06-07T04:36:00Z" w16du:dateUtc="2026-06-07T10:36:00Z">
            <w:rPr>
              <w:color w:val="000000"/>
            </w:rPr>
          </w:rPrChange>
        </w:rPr>
        <w:lastRenderedPageBreak/>
        <w:t>son capturables por la difusión gaussiana del proceso OU. El modelo correcto es un proceso de difusión con saltos (proceso de Lévy):</w:t>
      </w:r>
    </w:p>
    <w:p w14:paraId="586AF8F0" w14:textId="77777777" w:rsidR="00DA1741" w:rsidRPr="00A9569D" w:rsidRDefault="00000000">
      <w:pPr>
        <w:pStyle w:val="BodyText"/>
        <w:rPr>
          <w:lang w:val="es-419"/>
          <w:rPrChange w:id="4481" w:author="DIEGO CORDOBA URRUTIA" w:date="2026-06-07T04:36:00Z" w16du:dateUtc="2026-06-07T10:36:00Z">
            <w:rPr/>
          </w:rPrChange>
        </w:rPr>
        <w:pPrChange w:id="4482" w:author="DIEGO CORDOBA URRUTIA" w:date="2026-06-07T04:36:00Z" w16du:dateUtc="2026-06-07T10:36:00Z">
          <w:pPr>
            <w:spacing w:before="240" w:after="240"/>
            <w:jc w:val="center"/>
          </w:pPr>
        </w:pPrChange>
      </w:pPr>
      <w:r w:rsidRPr="00A9569D">
        <w:rPr>
          <w:lang w:val="es-419"/>
          <w:rPrChange w:id="4483" w:author="DIEGO CORDOBA URRUTIA" w:date="2026-06-07T04:36:00Z" w16du:dateUtc="2026-06-07T10:36:00Z">
            <w:rPr>
              <w:rFonts w:ascii="Cambria Math" w:eastAsia="Cambria Math" w:hAnsi="Cambria Math" w:cs="Cambria Math"/>
              <w:color w:val="0D2B45"/>
              <w:sz w:val="22"/>
              <w:szCs w:val="22"/>
            </w:rPr>
          </w:rPrChange>
        </w:rPr>
        <w:t>d(</w:t>
      </w:r>
      <w:r>
        <w:rPr>
          <w:rPrChange w:id="4484"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4485" w:author="DIEGO CORDOBA URRUTIA" w:date="2026-06-07T04:36:00Z" w16du:dateUtc="2026-06-07T10:36:00Z">
            <w:rPr>
              <w:rFonts w:ascii="Cambria Math" w:eastAsia="Cambria Math" w:hAnsi="Cambria Math" w:cs="Cambria Math"/>
              <w:color w:val="0D2B45"/>
              <w:sz w:val="22"/>
              <w:szCs w:val="22"/>
            </w:rPr>
          </w:rPrChange>
        </w:rPr>
        <w:t xml:space="preserve">f) </w:t>
      </w:r>
      <w:ins w:id="4486" w:author="DIEGO CORDOBA URRUTIA" w:date="2026-06-07T04:36:00Z" w16du:dateUtc="2026-06-07T10:36:00Z">
        <w:r w:rsidRPr="00A9569D">
          <w:rPr>
            <w:lang w:val="es-419"/>
          </w:rPr>
          <w:t>=</w:t>
        </w:r>
      </w:ins>
      <w:del w:id="4487"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488"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4489"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4490" w:author="DIEGO CORDOBA URRUTIA" w:date="2026-06-07T04:36:00Z" w16du:dateUtc="2026-06-07T10:36:00Z">
            <w:rPr>
              <w:rFonts w:ascii="Cambria Math" w:eastAsia="Cambria Math" w:hAnsi="Cambria Math" w:cs="Cambria Math"/>
              <w:color w:val="0D2B45"/>
              <w:sz w:val="22"/>
              <w:szCs w:val="22"/>
            </w:rPr>
          </w:rPrChange>
        </w:rPr>
        <w:t>_COL(</w:t>
      </w:r>
      <w:r>
        <w:rPr>
          <w:rPrChange w:id="4491"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4492" w:author="DIEGO CORDOBA URRUTIA" w:date="2026-06-07T04:36:00Z" w16du:dateUtc="2026-06-07T10:36:00Z">
            <w:rPr>
              <w:rFonts w:ascii="Cambria Math" w:eastAsia="Cambria Math" w:hAnsi="Cambria Math" w:cs="Cambria Math"/>
              <w:color w:val="0D2B45"/>
              <w:sz w:val="22"/>
              <w:szCs w:val="22"/>
            </w:rPr>
          </w:rPrChange>
        </w:rPr>
        <w:t xml:space="preserve">_COL − </w:t>
      </w:r>
      <w:r>
        <w:rPr>
          <w:rPrChange w:id="4493"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4494" w:author="DIEGO CORDOBA URRUTIA" w:date="2026-06-07T04:36:00Z" w16du:dateUtc="2026-06-07T10:36:00Z">
            <w:rPr>
              <w:rFonts w:ascii="Cambria Math" w:eastAsia="Cambria Math" w:hAnsi="Cambria Math" w:cs="Cambria Math"/>
              <w:color w:val="0D2B45"/>
              <w:sz w:val="22"/>
              <w:szCs w:val="22"/>
            </w:rPr>
          </w:rPrChange>
        </w:rPr>
        <w:t xml:space="preserve">f) dt </w:t>
      </w:r>
      <w:ins w:id="4495" w:author="DIEGO CORDOBA URRUTIA" w:date="2026-06-07T04:36:00Z" w16du:dateUtc="2026-06-07T10:36:00Z">
        <w:r w:rsidRPr="00A9569D">
          <w:rPr>
            <w:lang w:val="es-419"/>
          </w:rPr>
          <w:t>+</w:t>
        </w:r>
      </w:ins>
      <w:del w:id="449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497"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4498"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4499" w:author="DIEGO CORDOBA URRUTIA" w:date="2026-06-07T04:36:00Z" w16du:dateUtc="2026-06-07T10:36:00Z">
            <w:rPr>
              <w:rFonts w:ascii="Cambria Math" w:eastAsia="Cambria Math" w:hAnsi="Cambria Math" w:cs="Cambria Math"/>
              <w:color w:val="0D2B45"/>
              <w:sz w:val="22"/>
              <w:szCs w:val="22"/>
            </w:rPr>
          </w:rPrChange>
        </w:rPr>
        <w:t xml:space="preserve">_COL dW_t </w:t>
      </w:r>
      <w:ins w:id="4500" w:author="DIEGO CORDOBA URRUTIA" w:date="2026-06-07T04:36:00Z" w16du:dateUtc="2026-06-07T10:36:00Z">
        <w:r w:rsidRPr="00A9569D">
          <w:rPr>
            <w:lang w:val="es-419"/>
          </w:rPr>
          <w:t>+</w:t>
        </w:r>
      </w:ins>
      <w:del w:id="450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502" w:author="DIEGO CORDOBA URRUTIA" w:date="2026-06-07T04:36:00Z" w16du:dateUtc="2026-06-07T10:36:00Z">
            <w:rPr>
              <w:rFonts w:ascii="Cambria Math" w:eastAsia="Cambria Math" w:hAnsi="Cambria Math" w:cs="Cambria Math"/>
              <w:color w:val="0D2B45"/>
              <w:sz w:val="22"/>
              <w:szCs w:val="22"/>
            </w:rPr>
          </w:rPrChange>
        </w:rPr>
        <w:t xml:space="preserve"> J_t · dN_t</w:t>
      </w:r>
    </w:p>
    <w:p w14:paraId="1ADCF159" w14:textId="77777777" w:rsidR="00DA1741" w:rsidRDefault="00000000">
      <w:pPr>
        <w:pStyle w:val="BodyText"/>
        <w:pPrChange w:id="4503" w:author="DIEGO CORDOBA URRUTIA" w:date="2026-06-07T04:36:00Z" w16du:dateUtc="2026-06-07T10:36:00Z">
          <w:pPr>
            <w:spacing w:after="200" w:line="380" w:lineRule="auto"/>
            <w:jc w:val="both"/>
          </w:pPr>
        </w:pPrChange>
      </w:pPr>
      <w:r w:rsidRPr="00A9569D">
        <w:rPr>
          <w:lang w:val="es-419"/>
          <w:rPrChange w:id="4504" w:author="DIEGO CORDOBA URRUTIA" w:date="2026-06-07T04:36:00Z" w16du:dateUtc="2026-06-07T10:36:00Z">
            <w:rPr>
              <w:color w:val="000000"/>
            </w:rPr>
          </w:rPrChange>
        </w:rPr>
        <w:t xml:space="preserve">donde N_t es un proceso de Poisson con tasa </w:t>
      </w:r>
      <w:r>
        <w:rPr>
          <w:rPrChange w:id="4505" w:author="DIEGO CORDOBA URRUTIA" w:date="2026-06-07T04:36:00Z" w16du:dateUtc="2026-06-07T10:36:00Z">
            <w:rPr>
              <w:color w:val="000000"/>
            </w:rPr>
          </w:rPrChange>
        </w:rPr>
        <w:t>λ</w:t>
      </w:r>
      <w:r w:rsidRPr="00A9569D">
        <w:rPr>
          <w:lang w:val="es-419"/>
          <w:rPrChange w:id="4506" w:author="DIEGO CORDOBA URRUTIA" w:date="2026-06-07T04:36:00Z" w16du:dateUtc="2026-06-07T10:36:00Z">
            <w:rPr>
              <w:color w:val="000000"/>
            </w:rPr>
          </w:rPrChange>
        </w:rPr>
        <w:t>_ENSO (llegada de eventos hidrológicos extremos) y J_t ~ N(</w:t>
      </w:r>
      <w:r>
        <w:rPr>
          <w:rPrChange w:id="4507" w:author="DIEGO CORDOBA URRUTIA" w:date="2026-06-07T04:36:00Z" w16du:dateUtc="2026-06-07T10:36:00Z">
            <w:rPr>
              <w:color w:val="000000"/>
            </w:rPr>
          </w:rPrChange>
        </w:rPr>
        <w:t>μ</w:t>
      </w:r>
      <w:r w:rsidRPr="00A9569D">
        <w:rPr>
          <w:lang w:val="es-419"/>
          <w:rPrChange w:id="4508" w:author="DIEGO CORDOBA URRUTIA" w:date="2026-06-07T04:36:00Z" w16du:dateUtc="2026-06-07T10:36:00Z">
            <w:rPr>
              <w:color w:val="000000"/>
            </w:rPr>
          </w:rPrChange>
        </w:rPr>
        <w:t xml:space="preserve">_J, </w:t>
      </w:r>
      <w:r>
        <w:rPr>
          <w:rPrChange w:id="4509" w:author="DIEGO CORDOBA URRUTIA" w:date="2026-06-07T04:36:00Z" w16du:dateUtc="2026-06-07T10:36:00Z">
            <w:rPr>
              <w:color w:val="000000"/>
            </w:rPr>
          </w:rPrChange>
        </w:rPr>
        <w:t>σ</w:t>
      </w:r>
      <w:r w:rsidRPr="00A9569D">
        <w:rPr>
          <w:lang w:val="es-419"/>
          <w:rPrChange w:id="4510" w:author="DIEGO CORDOBA URRUTIA" w:date="2026-06-07T04:36:00Z" w16du:dateUtc="2026-06-07T10:36:00Z">
            <w:rPr>
              <w:color w:val="000000"/>
            </w:rPr>
          </w:rPrChange>
        </w:rPr>
        <w:t xml:space="preserve">²_J) es la amplitud del salto de frecuencia. </w:t>
      </w:r>
      <w:r>
        <w:rPr>
          <w:rPrChange w:id="4511" w:author="DIEGO CORDOBA URRUTIA" w:date="2026-06-07T04:36:00Z" w16du:dateUtc="2026-06-07T10:36:00Z">
            <w:rPr>
              <w:color w:val="000000"/>
            </w:rPr>
          </w:rPrChange>
        </w:rPr>
        <w:t>Calibración sobre datos XM (2010-2024):</w:t>
      </w:r>
    </w:p>
    <w:tbl>
      <w:tblPr>
        <w:tblStyle w:val="Table"/>
        <w:tblW w:w="5000" w:type="pct"/>
        <w:tblLook w:val="0020" w:firstRow="1" w:lastRow="0" w:firstColumn="0" w:lastColumn="0" w:noHBand="0" w:noVBand="0"/>
        <w:tblPrChange w:id="4512"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562"/>
        <w:gridCol w:w="1515"/>
        <w:gridCol w:w="1688"/>
        <w:gridCol w:w="3595"/>
        <w:tblGridChange w:id="4513">
          <w:tblGrid>
            <w:gridCol w:w="1"/>
            <w:gridCol w:w="2400"/>
            <w:gridCol w:w="161"/>
            <w:gridCol w:w="1515"/>
            <w:gridCol w:w="124"/>
            <w:gridCol w:w="1564"/>
            <w:gridCol w:w="236"/>
            <w:gridCol w:w="3359"/>
            <w:gridCol w:w="1"/>
          </w:tblGrid>
        </w:tblGridChange>
      </w:tblGrid>
      <w:tr w:rsidR="00DA1741" w14:paraId="0519D71B" w14:textId="77777777" w:rsidTr="00A7071E">
        <w:tblPrEx>
          <w:tblPrExChange w:id="4514"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515" w:author="DIEGO CORDOBA URRUTIA" w:date="2026-06-07T04:36:00Z" w16du:dateUtc="2026-06-07T10:36:00Z">
            <w:trPr>
              <w:gridBefore w:val="1"/>
              <w:tblHeader/>
            </w:trPr>
          </w:trPrChange>
        </w:trPr>
        <w:tc>
          <w:tcPr>
            <w:tcW w:w="0" w:type="auto"/>
            <w:tcPrChange w:id="4516"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92394D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51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518" w:author="DIEGO CORDOBA URRUTIA" w:date="2026-06-07T04:36:00Z" w16du:dateUtc="2026-06-07T10:36:00Z">
                  <w:rPr>
                    <w:rFonts w:ascii="Arial" w:eastAsia="Arial" w:hAnsi="Arial" w:cs="Arial"/>
                    <w:b/>
                    <w:bCs/>
                    <w:color w:val="FFFFFF"/>
                    <w:sz w:val="19"/>
                    <w:szCs w:val="19"/>
                  </w:rPr>
                </w:rPrChange>
              </w:rPr>
              <w:t>Parámetro</w:t>
            </w:r>
          </w:p>
        </w:tc>
        <w:tc>
          <w:tcPr>
            <w:tcW w:w="0" w:type="auto"/>
            <w:tcPrChange w:id="4519"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512983C"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520"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521" w:author="DIEGO CORDOBA URRUTIA" w:date="2026-06-07T04:36:00Z" w16du:dateUtc="2026-06-07T10:36:00Z">
                  <w:rPr>
                    <w:rFonts w:ascii="Arial" w:eastAsia="Arial" w:hAnsi="Arial" w:cs="Arial"/>
                    <w:b/>
                    <w:bCs/>
                    <w:color w:val="FFFFFF"/>
                    <w:sz w:val="19"/>
                    <w:szCs w:val="19"/>
                  </w:rPr>
                </w:rPrChange>
              </w:rPr>
              <w:t>Colombia XM</w:t>
            </w:r>
          </w:p>
        </w:tc>
        <w:tc>
          <w:tcPr>
            <w:tcW w:w="0" w:type="auto"/>
            <w:tcPrChange w:id="452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567073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523"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524" w:author="DIEGO CORDOBA URRUTIA" w:date="2026-06-07T04:36:00Z" w16du:dateUtc="2026-06-07T10:36:00Z">
                  <w:rPr>
                    <w:rFonts w:ascii="Arial" w:eastAsia="Arial" w:hAnsi="Arial" w:cs="Arial"/>
                    <w:b/>
                    <w:bCs/>
                    <w:color w:val="FFFFFF"/>
                    <w:sz w:val="19"/>
                    <w:szCs w:val="19"/>
                  </w:rPr>
                </w:rPrChange>
              </w:rPr>
              <w:t>México CENACE</w:t>
            </w:r>
          </w:p>
        </w:tc>
        <w:tc>
          <w:tcPr>
            <w:tcW w:w="0" w:type="auto"/>
            <w:tcPrChange w:id="4525"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C8DC06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52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527" w:author="DIEGO CORDOBA URRUTIA" w:date="2026-06-07T04:36:00Z" w16du:dateUtc="2026-06-07T10:36:00Z">
                  <w:rPr>
                    <w:rFonts w:ascii="Arial" w:eastAsia="Arial" w:hAnsi="Arial" w:cs="Arial"/>
                    <w:b/>
                    <w:bCs/>
                    <w:color w:val="FFFFFF"/>
                    <w:sz w:val="19"/>
                    <w:szCs w:val="19"/>
                  </w:rPr>
                </w:rPrChange>
              </w:rPr>
              <w:t>Razón de la diferencia</w:t>
            </w:r>
          </w:p>
        </w:tc>
      </w:tr>
      <w:tr w:rsidR="00DA1741" w14:paraId="6EDC1B63" w14:textId="77777777">
        <w:tblPrEx>
          <w:tblPrExChange w:id="4528" w:author="DIEGO CORDOBA URRUTIA" w:date="2026-06-07T04:36:00Z" w16du:dateUtc="2026-06-07T10:36:00Z">
            <w:tblPrEx>
              <w:tblCellMar>
                <w:top w:w="0" w:type="dxa"/>
                <w:bottom w:w="0" w:type="dxa"/>
              </w:tblCellMar>
            </w:tblPrEx>
          </w:tblPrExChange>
        </w:tblPrEx>
        <w:trPr>
          <w:trPrChange w:id="4529" w:author="DIEGO CORDOBA URRUTIA" w:date="2026-06-07T04:36:00Z" w16du:dateUtc="2026-06-07T10:36:00Z">
            <w:trPr>
              <w:gridBefore w:val="1"/>
            </w:trPr>
          </w:trPrChange>
        </w:trPr>
        <w:tc>
          <w:tcPr>
            <w:tcW w:w="0" w:type="auto"/>
            <w:tcPrChange w:id="4530"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B5DCB13" w14:textId="77777777" w:rsidR="00DA1741" w:rsidRDefault="00000000">
            <w:pPr>
              <w:pStyle w:val="Compact"/>
              <w:pPrChange w:id="4531" w:author="DIEGO CORDOBA URRUTIA" w:date="2026-06-07T04:36:00Z" w16du:dateUtc="2026-06-07T10:36:00Z">
                <w:pPr>
                  <w:jc w:val="both"/>
                </w:pPr>
              </w:pPrChange>
            </w:pPr>
            <w:r>
              <w:rPr>
                <w:rPrChange w:id="4532" w:author="DIEGO CORDOBA URRUTIA" w:date="2026-06-07T04:36:00Z" w16du:dateUtc="2026-06-07T10:36:00Z">
                  <w:rPr>
                    <w:rFonts w:ascii="Arial" w:eastAsia="Arial" w:hAnsi="Arial" w:cs="Arial"/>
                    <w:color w:val="000000"/>
                    <w:sz w:val="19"/>
                    <w:szCs w:val="19"/>
                  </w:rPr>
                </w:rPrChange>
              </w:rPr>
              <w:t>κ (s⁻¹)</w:t>
            </w:r>
          </w:p>
        </w:tc>
        <w:tc>
          <w:tcPr>
            <w:tcW w:w="0" w:type="auto"/>
            <w:tcPrChange w:id="453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8446E71" w14:textId="77777777" w:rsidR="00DA1741" w:rsidRDefault="00000000">
            <w:pPr>
              <w:pStyle w:val="Compact"/>
              <w:pPrChange w:id="4534" w:author="DIEGO CORDOBA URRUTIA" w:date="2026-06-07T04:36:00Z" w16du:dateUtc="2026-06-07T10:36:00Z">
                <w:pPr>
                  <w:jc w:val="both"/>
                </w:pPr>
              </w:pPrChange>
            </w:pPr>
            <w:r>
              <w:rPr>
                <w:rPrChange w:id="4535" w:author="DIEGO CORDOBA URRUTIA" w:date="2026-06-07T04:36:00Z" w16du:dateUtc="2026-06-07T10:36:00Z">
                  <w:rPr>
                    <w:rFonts w:ascii="Arial" w:eastAsia="Arial" w:hAnsi="Arial" w:cs="Arial"/>
                    <w:color w:val="000000"/>
                    <w:sz w:val="19"/>
                    <w:szCs w:val="19"/>
                  </w:rPr>
                </w:rPrChange>
              </w:rPr>
              <w:t>11.23</w:t>
            </w:r>
          </w:p>
        </w:tc>
        <w:tc>
          <w:tcPr>
            <w:tcW w:w="0" w:type="auto"/>
            <w:tcPrChange w:id="453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44DDD63" w14:textId="77777777" w:rsidR="00DA1741" w:rsidRDefault="00000000">
            <w:pPr>
              <w:pStyle w:val="Compact"/>
              <w:pPrChange w:id="4537" w:author="DIEGO CORDOBA URRUTIA" w:date="2026-06-07T04:36:00Z" w16du:dateUtc="2026-06-07T10:36:00Z">
                <w:pPr>
                  <w:jc w:val="both"/>
                </w:pPr>
              </w:pPrChange>
            </w:pPr>
            <w:r>
              <w:rPr>
                <w:rPrChange w:id="4538" w:author="DIEGO CORDOBA URRUTIA" w:date="2026-06-07T04:36:00Z" w16du:dateUtc="2026-06-07T10:36:00Z">
                  <w:rPr>
                    <w:rFonts w:ascii="Arial" w:eastAsia="Arial" w:hAnsi="Arial" w:cs="Arial"/>
                    <w:color w:val="000000"/>
                    <w:sz w:val="19"/>
                    <w:szCs w:val="19"/>
                  </w:rPr>
                </w:rPrChange>
              </w:rPr>
              <w:t>8.341</w:t>
            </w:r>
          </w:p>
        </w:tc>
        <w:tc>
          <w:tcPr>
            <w:tcW w:w="0" w:type="auto"/>
            <w:tcPrChange w:id="4539"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A32EDDD" w14:textId="77777777" w:rsidR="00DA1741" w:rsidRPr="00A9569D" w:rsidRDefault="00000000">
            <w:pPr>
              <w:pStyle w:val="Compact"/>
              <w:rPr>
                <w:lang w:val="es-419"/>
                <w:rPrChange w:id="4540" w:author="DIEGO CORDOBA URRUTIA" w:date="2026-06-07T04:36:00Z" w16du:dateUtc="2026-06-07T10:36:00Z">
                  <w:rPr/>
                </w:rPrChange>
              </w:rPr>
              <w:pPrChange w:id="4541" w:author="DIEGO CORDOBA URRUTIA" w:date="2026-06-07T04:36:00Z" w16du:dateUtc="2026-06-07T10:36:00Z">
                <w:pPr>
                  <w:jc w:val="both"/>
                </w:pPr>
              </w:pPrChange>
            </w:pPr>
            <w:r w:rsidRPr="00A9569D">
              <w:rPr>
                <w:lang w:val="es-419"/>
                <w:rPrChange w:id="4542" w:author="DIEGO CORDOBA URRUTIA" w:date="2026-06-07T04:36:00Z" w16du:dateUtc="2026-06-07T10:36:00Z">
                  <w:rPr>
                    <w:rFonts w:ascii="Arial" w:eastAsia="Arial" w:hAnsi="Arial" w:cs="Arial"/>
                    <w:color w:val="000000"/>
                    <w:sz w:val="19"/>
                    <w:szCs w:val="19"/>
                  </w:rPr>
                </w:rPrChange>
              </w:rPr>
              <w:t>Mayor inercia hidroeléctrica en Colombia</w:t>
            </w:r>
          </w:p>
        </w:tc>
      </w:tr>
      <w:tr w:rsidR="00DA1741" w14:paraId="21716E04" w14:textId="77777777">
        <w:tblPrEx>
          <w:tblPrExChange w:id="4543" w:author="DIEGO CORDOBA URRUTIA" w:date="2026-06-07T04:36:00Z" w16du:dateUtc="2026-06-07T10:36:00Z">
            <w:tblPrEx>
              <w:tblCellMar>
                <w:top w:w="0" w:type="dxa"/>
                <w:bottom w:w="0" w:type="dxa"/>
              </w:tblCellMar>
            </w:tblPrEx>
          </w:tblPrExChange>
        </w:tblPrEx>
        <w:trPr>
          <w:trPrChange w:id="4544" w:author="DIEGO CORDOBA URRUTIA" w:date="2026-06-07T04:36:00Z" w16du:dateUtc="2026-06-07T10:36:00Z">
            <w:trPr>
              <w:gridBefore w:val="1"/>
            </w:trPr>
          </w:trPrChange>
        </w:trPr>
        <w:tc>
          <w:tcPr>
            <w:tcW w:w="0" w:type="auto"/>
            <w:tcPrChange w:id="4545"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D139895" w14:textId="77777777" w:rsidR="00DA1741" w:rsidRDefault="00000000">
            <w:pPr>
              <w:pStyle w:val="Compact"/>
              <w:pPrChange w:id="4546" w:author="DIEGO CORDOBA URRUTIA" w:date="2026-06-07T04:36:00Z" w16du:dateUtc="2026-06-07T10:36:00Z">
                <w:pPr>
                  <w:jc w:val="both"/>
                </w:pPr>
              </w:pPrChange>
            </w:pPr>
            <w:r>
              <w:rPr>
                <w:rPrChange w:id="4547" w:author="DIEGO CORDOBA URRUTIA" w:date="2026-06-07T04:36:00Z" w16du:dateUtc="2026-06-07T10:36:00Z">
                  <w:rPr>
                    <w:rFonts w:ascii="Arial" w:eastAsia="Arial" w:hAnsi="Arial" w:cs="Arial"/>
                    <w:color w:val="000000"/>
                    <w:sz w:val="19"/>
                    <w:szCs w:val="19"/>
                  </w:rPr>
                </w:rPrChange>
              </w:rPr>
              <w:t>σ_OU (Hz/√s)</w:t>
            </w:r>
          </w:p>
        </w:tc>
        <w:tc>
          <w:tcPr>
            <w:tcW w:w="0" w:type="auto"/>
            <w:tcPrChange w:id="4548"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3D14A18" w14:textId="77777777" w:rsidR="00DA1741" w:rsidRDefault="00000000">
            <w:pPr>
              <w:pStyle w:val="Compact"/>
              <w:pPrChange w:id="4549" w:author="DIEGO CORDOBA URRUTIA" w:date="2026-06-07T04:36:00Z" w16du:dateUtc="2026-06-07T10:36:00Z">
                <w:pPr>
                  <w:jc w:val="both"/>
                </w:pPr>
              </w:pPrChange>
            </w:pPr>
            <w:r>
              <w:rPr>
                <w:rPrChange w:id="4550" w:author="DIEGO CORDOBA URRUTIA" w:date="2026-06-07T04:36:00Z" w16du:dateUtc="2026-06-07T10:36:00Z">
                  <w:rPr>
                    <w:rFonts w:ascii="Arial" w:eastAsia="Arial" w:hAnsi="Arial" w:cs="Arial"/>
                    <w:color w:val="000000"/>
                    <w:sz w:val="19"/>
                    <w:szCs w:val="19"/>
                  </w:rPr>
                </w:rPrChange>
              </w:rPr>
              <w:t>0.01201</w:t>
            </w:r>
          </w:p>
        </w:tc>
        <w:tc>
          <w:tcPr>
            <w:tcW w:w="0" w:type="auto"/>
            <w:tcPrChange w:id="455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F145CE0" w14:textId="77777777" w:rsidR="00DA1741" w:rsidRDefault="00000000">
            <w:pPr>
              <w:pStyle w:val="Compact"/>
              <w:pPrChange w:id="4552" w:author="DIEGO CORDOBA URRUTIA" w:date="2026-06-07T04:36:00Z" w16du:dateUtc="2026-06-07T10:36:00Z">
                <w:pPr>
                  <w:jc w:val="both"/>
                </w:pPr>
              </w:pPrChange>
            </w:pPr>
            <w:r>
              <w:rPr>
                <w:rPrChange w:id="4553" w:author="DIEGO CORDOBA URRUTIA" w:date="2026-06-07T04:36:00Z" w16du:dateUtc="2026-06-07T10:36:00Z">
                  <w:rPr>
                    <w:rFonts w:ascii="Arial" w:eastAsia="Arial" w:hAnsi="Arial" w:cs="Arial"/>
                    <w:color w:val="000000"/>
                    <w:sz w:val="19"/>
                    <w:szCs w:val="19"/>
                  </w:rPr>
                </w:rPrChange>
              </w:rPr>
              <w:t>0.01483</w:t>
            </w:r>
          </w:p>
        </w:tc>
        <w:tc>
          <w:tcPr>
            <w:tcW w:w="0" w:type="auto"/>
            <w:tcPrChange w:id="4554"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B3BD544" w14:textId="77777777" w:rsidR="00DA1741" w:rsidRPr="00A9569D" w:rsidRDefault="00000000">
            <w:pPr>
              <w:pStyle w:val="Compact"/>
              <w:rPr>
                <w:lang w:val="es-419"/>
                <w:rPrChange w:id="4555" w:author="DIEGO CORDOBA URRUTIA" w:date="2026-06-07T04:36:00Z" w16du:dateUtc="2026-06-07T10:36:00Z">
                  <w:rPr/>
                </w:rPrChange>
              </w:rPr>
              <w:pPrChange w:id="4556" w:author="DIEGO CORDOBA URRUTIA" w:date="2026-06-07T04:36:00Z" w16du:dateUtc="2026-06-07T10:36:00Z">
                <w:pPr>
                  <w:jc w:val="both"/>
                </w:pPr>
              </w:pPrChange>
            </w:pPr>
            <w:r w:rsidRPr="00A9569D">
              <w:rPr>
                <w:lang w:val="es-419"/>
                <w:rPrChange w:id="4557" w:author="DIEGO CORDOBA URRUTIA" w:date="2026-06-07T04:36:00Z" w16du:dateUtc="2026-06-07T10:36:00Z">
                  <w:rPr>
                    <w:rFonts w:ascii="Arial" w:eastAsia="Arial" w:hAnsi="Arial" w:cs="Arial"/>
                    <w:color w:val="000000"/>
                    <w:sz w:val="19"/>
                    <w:szCs w:val="19"/>
                  </w:rPr>
                </w:rPrChange>
              </w:rPr>
              <w:t>Menor ruido de fondo (no hay eólico masivo)</w:t>
            </w:r>
          </w:p>
        </w:tc>
      </w:tr>
      <w:tr w:rsidR="00DA1741" w14:paraId="57021878" w14:textId="77777777">
        <w:tblPrEx>
          <w:tblPrExChange w:id="4558" w:author="DIEGO CORDOBA URRUTIA" w:date="2026-06-07T04:36:00Z" w16du:dateUtc="2026-06-07T10:36:00Z">
            <w:tblPrEx>
              <w:tblCellMar>
                <w:top w:w="0" w:type="dxa"/>
                <w:bottom w:w="0" w:type="dxa"/>
              </w:tblCellMar>
            </w:tblPrEx>
          </w:tblPrExChange>
        </w:tblPrEx>
        <w:trPr>
          <w:trPrChange w:id="4559" w:author="DIEGO CORDOBA URRUTIA" w:date="2026-06-07T04:36:00Z" w16du:dateUtc="2026-06-07T10:36:00Z">
            <w:trPr>
              <w:gridBefore w:val="1"/>
            </w:trPr>
          </w:trPrChange>
        </w:trPr>
        <w:tc>
          <w:tcPr>
            <w:tcW w:w="0" w:type="auto"/>
            <w:tcPrChange w:id="4560"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79660E7" w14:textId="77777777" w:rsidR="00DA1741" w:rsidRDefault="00000000">
            <w:pPr>
              <w:pStyle w:val="Compact"/>
              <w:pPrChange w:id="4561" w:author="DIEGO CORDOBA URRUTIA" w:date="2026-06-07T04:36:00Z" w16du:dateUtc="2026-06-07T10:36:00Z">
                <w:pPr>
                  <w:jc w:val="both"/>
                </w:pPr>
              </w:pPrChange>
            </w:pPr>
            <w:r>
              <w:rPr>
                <w:rPrChange w:id="4562" w:author="DIEGO CORDOBA URRUTIA" w:date="2026-06-07T04:36:00Z" w16du:dateUtc="2026-06-07T10:36:00Z">
                  <w:rPr>
                    <w:rFonts w:ascii="Arial" w:eastAsia="Arial" w:hAnsi="Arial" w:cs="Arial"/>
                    <w:color w:val="000000"/>
                    <w:sz w:val="19"/>
                    <w:szCs w:val="19"/>
                  </w:rPr>
                </w:rPrChange>
              </w:rPr>
              <w:t>λ_ENSO (eventos/año)</w:t>
            </w:r>
          </w:p>
        </w:tc>
        <w:tc>
          <w:tcPr>
            <w:tcW w:w="0" w:type="auto"/>
            <w:tcPrChange w:id="4563"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F104266" w14:textId="77777777" w:rsidR="00DA1741" w:rsidRDefault="00000000">
            <w:pPr>
              <w:pStyle w:val="Compact"/>
              <w:pPrChange w:id="4564" w:author="DIEGO CORDOBA URRUTIA" w:date="2026-06-07T04:36:00Z" w16du:dateUtc="2026-06-07T10:36:00Z">
                <w:pPr>
                  <w:jc w:val="both"/>
                </w:pPr>
              </w:pPrChange>
            </w:pPr>
            <w:r>
              <w:rPr>
                <w:rPrChange w:id="4565" w:author="DIEGO CORDOBA URRUTIA" w:date="2026-06-07T04:36:00Z" w16du:dateUtc="2026-06-07T10:36:00Z">
                  <w:rPr>
                    <w:rFonts w:ascii="Arial" w:eastAsia="Arial" w:hAnsi="Arial" w:cs="Arial"/>
                    <w:color w:val="000000"/>
                    <w:sz w:val="19"/>
                    <w:szCs w:val="19"/>
                  </w:rPr>
                </w:rPrChange>
              </w:rPr>
              <w:t>2.8</w:t>
            </w:r>
          </w:p>
        </w:tc>
        <w:tc>
          <w:tcPr>
            <w:tcW w:w="0" w:type="auto"/>
            <w:tcPrChange w:id="456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DD04402" w14:textId="77777777" w:rsidR="00DA1741" w:rsidRDefault="00000000">
            <w:pPr>
              <w:pStyle w:val="Compact"/>
              <w:pPrChange w:id="4567" w:author="DIEGO CORDOBA URRUTIA" w:date="2026-06-07T04:36:00Z" w16du:dateUtc="2026-06-07T10:36:00Z">
                <w:pPr>
                  <w:jc w:val="both"/>
                </w:pPr>
              </w:pPrChange>
            </w:pPr>
            <w:r>
              <w:rPr>
                <w:rPrChange w:id="4568" w:author="DIEGO CORDOBA URRUTIA" w:date="2026-06-07T04:36:00Z" w16du:dateUtc="2026-06-07T10:36:00Z">
                  <w:rPr>
                    <w:rFonts w:ascii="Arial" w:eastAsia="Arial" w:hAnsi="Arial" w:cs="Arial"/>
                    <w:color w:val="000000"/>
                    <w:sz w:val="19"/>
                    <w:szCs w:val="19"/>
                  </w:rPr>
                </w:rPrChange>
              </w:rPr>
              <w:t>N/A — no aplica</w:t>
            </w:r>
          </w:p>
        </w:tc>
        <w:tc>
          <w:tcPr>
            <w:tcW w:w="0" w:type="auto"/>
            <w:tcPrChange w:id="4569"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9CDCB6F" w14:textId="77777777" w:rsidR="00DA1741" w:rsidRPr="00A9569D" w:rsidRDefault="00000000">
            <w:pPr>
              <w:pStyle w:val="Compact"/>
              <w:rPr>
                <w:lang w:val="es-419"/>
                <w:rPrChange w:id="4570" w:author="DIEGO CORDOBA URRUTIA" w:date="2026-06-07T04:36:00Z" w16du:dateUtc="2026-06-07T10:36:00Z">
                  <w:rPr/>
                </w:rPrChange>
              </w:rPr>
              <w:pPrChange w:id="4571" w:author="DIEGO CORDOBA URRUTIA" w:date="2026-06-07T04:36:00Z" w16du:dateUtc="2026-06-07T10:36:00Z">
                <w:pPr>
                  <w:jc w:val="both"/>
                </w:pPr>
              </w:pPrChange>
            </w:pPr>
            <w:r w:rsidRPr="00A9569D">
              <w:rPr>
                <w:lang w:val="es-419"/>
                <w:rPrChange w:id="4572" w:author="DIEGO CORDOBA URRUTIA" w:date="2026-06-07T04:36:00Z" w16du:dateUtc="2026-06-07T10:36:00Z">
                  <w:rPr>
                    <w:rFonts w:ascii="Arial" w:eastAsia="Arial" w:hAnsi="Arial" w:cs="Arial"/>
                    <w:color w:val="000000"/>
                    <w:sz w:val="19"/>
                    <w:szCs w:val="19"/>
                  </w:rPr>
                </w:rPrChange>
              </w:rPr>
              <w:t>Frecuencia de eventos hidrológicos extremos</w:t>
            </w:r>
          </w:p>
        </w:tc>
      </w:tr>
      <w:tr w:rsidR="00DA1741" w14:paraId="7D789134" w14:textId="77777777">
        <w:tblPrEx>
          <w:tblPrExChange w:id="4573" w:author="DIEGO CORDOBA URRUTIA" w:date="2026-06-07T04:36:00Z" w16du:dateUtc="2026-06-07T10:36:00Z">
            <w:tblPrEx>
              <w:tblCellMar>
                <w:top w:w="0" w:type="dxa"/>
                <w:bottom w:w="0" w:type="dxa"/>
              </w:tblCellMar>
            </w:tblPrEx>
          </w:tblPrExChange>
        </w:tblPrEx>
        <w:trPr>
          <w:trPrChange w:id="4574" w:author="DIEGO CORDOBA URRUTIA" w:date="2026-06-07T04:36:00Z" w16du:dateUtc="2026-06-07T10:36:00Z">
            <w:trPr>
              <w:gridBefore w:val="1"/>
            </w:trPr>
          </w:trPrChange>
        </w:trPr>
        <w:tc>
          <w:tcPr>
            <w:tcW w:w="0" w:type="auto"/>
            <w:tcPrChange w:id="4575"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71A7D0" w14:textId="77777777" w:rsidR="00DA1741" w:rsidRPr="00A9569D" w:rsidRDefault="00000000">
            <w:pPr>
              <w:pStyle w:val="Compact"/>
              <w:rPr>
                <w:lang w:val="es-419"/>
                <w:rPrChange w:id="4576" w:author="DIEGO CORDOBA URRUTIA" w:date="2026-06-07T04:36:00Z" w16du:dateUtc="2026-06-07T10:36:00Z">
                  <w:rPr/>
                </w:rPrChange>
              </w:rPr>
              <w:pPrChange w:id="4577" w:author="DIEGO CORDOBA URRUTIA" w:date="2026-06-07T04:36:00Z" w16du:dateUtc="2026-06-07T10:36:00Z">
                <w:pPr>
                  <w:jc w:val="both"/>
                </w:pPr>
              </w:pPrChange>
            </w:pPr>
            <w:r>
              <w:rPr>
                <w:rPrChange w:id="4578" w:author="DIEGO CORDOBA URRUTIA" w:date="2026-06-07T04:36:00Z" w16du:dateUtc="2026-06-07T10:36:00Z">
                  <w:rPr>
                    <w:rFonts w:ascii="Arial" w:eastAsia="Arial" w:hAnsi="Arial" w:cs="Arial"/>
                    <w:color w:val="000000"/>
                    <w:sz w:val="19"/>
                    <w:szCs w:val="19"/>
                  </w:rPr>
                </w:rPrChange>
              </w:rPr>
              <w:t>μ</w:t>
            </w:r>
            <w:r w:rsidRPr="00A9569D">
              <w:rPr>
                <w:lang w:val="es-419"/>
                <w:rPrChange w:id="4579" w:author="DIEGO CORDOBA URRUTIA" w:date="2026-06-07T04:36:00Z" w16du:dateUtc="2026-06-07T10:36:00Z">
                  <w:rPr>
                    <w:rFonts w:ascii="Arial" w:eastAsia="Arial" w:hAnsi="Arial" w:cs="Arial"/>
                    <w:color w:val="000000"/>
                    <w:sz w:val="19"/>
                    <w:szCs w:val="19"/>
                  </w:rPr>
                </w:rPrChange>
              </w:rPr>
              <w:t>_J (Hz por salto)</w:t>
            </w:r>
          </w:p>
        </w:tc>
        <w:tc>
          <w:tcPr>
            <w:tcW w:w="0" w:type="auto"/>
            <w:tcPrChange w:id="4580"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13F7F79" w14:textId="77777777" w:rsidR="00DA1741" w:rsidRDefault="00000000">
            <w:pPr>
              <w:pStyle w:val="Compact"/>
              <w:pPrChange w:id="4581" w:author="DIEGO CORDOBA URRUTIA" w:date="2026-06-07T04:36:00Z" w16du:dateUtc="2026-06-07T10:36:00Z">
                <w:pPr>
                  <w:jc w:val="both"/>
                </w:pPr>
              </w:pPrChange>
            </w:pPr>
            <w:r>
              <w:rPr>
                <w:rPrChange w:id="4582" w:author="DIEGO CORDOBA URRUTIA" w:date="2026-06-07T04:36:00Z" w16du:dateUtc="2026-06-07T10:36:00Z">
                  <w:rPr>
                    <w:rFonts w:ascii="Arial" w:eastAsia="Arial" w:hAnsi="Arial" w:cs="Arial"/>
                    <w:color w:val="000000"/>
                    <w:sz w:val="19"/>
                    <w:szCs w:val="19"/>
                  </w:rPr>
                </w:rPrChange>
              </w:rPr>
              <w:t>−0.087</w:t>
            </w:r>
          </w:p>
        </w:tc>
        <w:tc>
          <w:tcPr>
            <w:tcW w:w="0" w:type="auto"/>
            <w:tcPrChange w:id="458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C0A258B" w14:textId="77777777" w:rsidR="00DA1741" w:rsidRDefault="00000000">
            <w:pPr>
              <w:pStyle w:val="Compact"/>
              <w:pPrChange w:id="4584" w:author="DIEGO CORDOBA URRUTIA" w:date="2026-06-07T04:36:00Z" w16du:dateUtc="2026-06-07T10:36:00Z">
                <w:pPr>
                  <w:jc w:val="both"/>
                </w:pPr>
              </w:pPrChange>
            </w:pPr>
            <w:r>
              <w:rPr>
                <w:rPrChange w:id="4585" w:author="DIEGO CORDOBA URRUTIA" w:date="2026-06-07T04:36:00Z" w16du:dateUtc="2026-06-07T10:36:00Z">
                  <w:rPr>
                    <w:rFonts w:ascii="Arial" w:eastAsia="Arial" w:hAnsi="Arial" w:cs="Arial"/>
                    <w:color w:val="000000"/>
                    <w:sz w:val="19"/>
                    <w:szCs w:val="19"/>
                  </w:rPr>
                </w:rPrChange>
              </w:rPr>
              <w:t>N/A</w:t>
            </w:r>
          </w:p>
        </w:tc>
        <w:tc>
          <w:tcPr>
            <w:tcW w:w="0" w:type="auto"/>
            <w:tcPrChange w:id="4586"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C4EFE23" w14:textId="77777777" w:rsidR="00DA1741" w:rsidRPr="00A9569D" w:rsidRDefault="00000000">
            <w:pPr>
              <w:pStyle w:val="Compact"/>
              <w:rPr>
                <w:lang w:val="es-419"/>
                <w:rPrChange w:id="4587" w:author="DIEGO CORDOBA URRUTIA" w:date="2026-06-07T04:36:00Z" w16du:dateUtc="2026-06-07T10:36:00Z">
                  <w:rPr/>
                </w:rPrChange>
              </w:rPr>
              <w:pPrChange w:id="4588" w:author="DIEGO CORDOBA URRUTIA" w:date="2026-06-07T04:36:00Z" w16du:dateUtc="2026-06-07T10:36:00Z">
                <w:pPr>
                  <w:jc w:val="both"/>
                </w:pPr>
              </w:pPrChange>
            </w:pPr>
            <w:r w:rsidRPr="00A9569D">
              <w:rPr>
                <w:lang w:val="es-419"/>
                <w:rPrChange w:id="4589" w:author="DIEGO CORDOBA URRUTIA" w:date="2026-06-07T04:36:00Z" w16du:dateUtc="2026-06-07T10:36:00Z">
                  <w:rPr>
                    <w:rFonts w:ascii="Arial" w:eastAsia="Arial" w:hAnsi="Arial" w:cs="Arial"/>
                    <w:color w:val="000000"/>
                    <w:sz w:val="19"/>
                    <w:szCs w:val="19"/>
                  </w:rPr>
                </w:rPrChange>
              </w:rPr>
              <w:t>Amplitud media del salto de frecuencia</w:t>
            </w:r>
          </w:p>
        </w:tc>
      </w:tr>
      <w:tr w:rsidR="00DA1741" w14:paraId="75B59ACA" w14:textId="77777777">
        <w:tblPrEx>
          <w:tblPrExChange w:id="4590" w:author="DIEGO CORDOBA URRUTIA" w:date="2026-06-07T04:36:00Z" w16du:dateUtc="2026-06-07T10:36:00Z">
            <w:tblPrEx>
              <w:tblCellMar>
                <w:top w:w="0" w:type="dxa"/>
                <w:bottom w:w="0" w:type="dxa"/>
              </w:tblCellMar>
            </w:tblPrEx>
          </w:tblPrExChange>
        </w:tblPrEx>
        <w:trPr>
          <w:trPrChange w:id="4591" w:author="DIEGO CORDOBA URRUTIA" w:date="2026-06-07T04:36:00Z" w16du:dateUtc="2026-06-07T10:36:00Z">
            <w:trPr>
              <w:gridBefore w:val="1"/>
            </w:trPr>
          </w:trPrChange>
        </w:trPr>
        <w:tc>
          <w:tcPr>
            <w:tcW w:w="0" w:type="auto"/>
            <w:tcPrChange w:id="4592"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56767E9" w14:textId="77777777" w:rsidR="00DA1741" w:rsidRDefault="00000000">
            <w:pPr>
              <w:pStyle w:val="Compact"/>
              <w:pPrChange w:id="4593" w:author="DIEGO CORDOBA URRUTIA" w:date="2026-06-07T04:36:00Z" w16du:dateUtc="2026-06-07T10:36:00Z">
                <w:pPr>
                  <w:jc w:val="both"/>
                </w:pPr>
              </w:pPrChange>
            </w:pPr>
            <w:r>
              <w:rPr>
                <w:rPrChange w:id="4594" w:author="DIEGO CORDOBA URRUTIA" w:date="2026-06-07T04:36:00Z" w16du:dateUtc="2026-06-07T10:36:00Z">
                  <w:rPr>
                    <w:rFonts w:ascii="Arial" w:eastAsia="Arial" w:hAnsi="Arial" w:cs="Arial"/>
                    <w:color w:val="000000"/>
                    <w:sz w:val="19"/>
                    <w:szCs w:val="19"/>
                  </w:rPr>
                </w:rPrChange>
              </w:rPr>
              <w:t>σ_J (Hz)</w:t>
            </w:r>
          </w:p>
        </w:tc>
        <w:tc>
          <w:tcPr>
            <w:tcW w:w="0" w:type="auto"/>
            <w:tcPrChange w:id="4595"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B0A1E67" w14:textId="77777777" w:rsidR="00DA1741" w:rsidRDefault="00000000">
            <w:pPr>
              <w:pStyle w:val="Compact"/>
              <w:pPrChange w:id="4596" w:author="DIEGO CORDOBA URRUTIA" w:date="2026-06-07T04:36:00Z" w16du:dateUtc="2026-06-07T10:36:00Z">
                <w:pPr>
                  <w:jc w:val="both"/>
                </w:pPr>
              </w:pPrChange>
            </w:pPr>
            <w:r>
              <w:rPr>
                <w:rPrChange w:id="4597" w:author="DIEGO CORDOBA URRUTIA" w:date="2026-06-07T04:36:00Z" w16du:dateUtc="2026-06-07T10:36:00Z">
                  <w:rPr>
                    <w:rFonts w:ascii="Arial" w:eastAsia="Arial" w:hAnsi="Arial" w:cs="Arial"/>
                    <w:color w:val="000000"/>
                    <w:sz w:val="19"/>
                    <w:szCs w:val="19"/>
                  </w:rPr>
                </w:rPrChange>
              </w:rPr>
              <w:t>0.042</w:t>
            </w:r>
          </w:p>
        </w:tc>
        <w:tc>
          <w:tcPr>
            <w:tcW w:w="0" w:type="auto"/>
            <w:tcPrChange w:id="459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E3D1735" w14:textId="77777777" w:rsidR="00DA1741" w:rsidRDefault="00000000">
            <w:pPr>
              <w:pStyle w:val="Compact"/>
              <w:pPrChange w:id="4599" w:author="DIEGO CORDOBA URRUTIA" w:date="2026-06-07T04:36:00Z" w16du:dateUtc="2026-06-07T10:36:00Z">
                <w:pPr>
                  <w:jc w:val="both"/>
                </w:pPr>
              </w:pPrChange>
            </w:pPr>
            <w:r>
              <w:rPr>
                <w:rPrChange w:id="4600" w:author="DIEGO CORDOBA URRUTIA" w:date="2026-06-07T04:36:00Z" w16du:dateUtc="2026-06-07T10:36:00Z">
                  <w:rPr>
                    <w:rFonts w:ascii="Arial" w:eastAsia="Arial" w:hAnsi="Arial" w:cs="Arial"/>
                    <w:color w:val="000000"/>
                    <w:sz w:val="19"/>
                    <w:szCs w:val="19"/>
                  </w:rPr>
                </w:rPrChange>
              </w:rPr>
              <w:t>N/A</w:t>
            </w:r>
          </w:p>
        </w:tc>
        <w:tc>
          <w:tcPr>
            <w:tcW w:w="0" w:type="auto"/>
            <w:tcPrChange w:id="4601"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8B01229" w14:textId="77777777" w:rsidR="00DA1741" w:rsidRPr="00A9569D" w:rsidRDefault="00000000">
            <w:pPr>
              <w:pStyle w:val="Compact"/>
              <w:rPr>
                <w:lang w:val="es-419"/>
                <w:rPrChange w:id="4602" w:author="DIEGO CORDOBA URRUTIA" w:date="2026-06-07T04:36:00Z" w16du:dateUtc="2026-06-07T10:36:00Z">
                  <w:rPr/>
                </w:rPrChange>
              </w:rPr>
              <w:pPrChange w:id="4603" w:author="DIEGO CORDOBA URRUTIA" w:date="2026-06-07T04:36:00Z" w16du:dateUtc="2026-06-07T10:36:00Z">
                <w:pPr>
                  <w:jc w:val="both"/>
                </w:pPr>
              </w:pPrChange>
            </w:pPr>
            <w:r w:rsidRPr="00A9569D">
              <w:rPr>
                <w:lang w:val="es-419"/>
                <w:rPrChange w:id="4604" w:author="DIEGO CORDOBA URRUTIA" w:date="2026-06-07T04:36:00Z" w16du:dateUtc="2026-06-07T10:36:00Z">
                  <w:rPr>
                    <w:rFonts w:ascii="Arial" w:eastAsia="Arial" w:hAnsi="Arial" w:cs="Arial"/>
                    <w:color w:val="000000"/>
                    <w:sz w:val="19"/>
                    <w:szCs w:val="19"/>
                  </w:rPr>
                </w:rPrChange>
              </w:rPr>
              <w:t>Desviación estándar de los saltos</w:t>
            </w:r>
          </w:p>
        </w:tc>
      </w:tr>
      <w:tr w:rsidR="00DA1741" w14:paraId="7E2EE7B4" w14:textId="77777777">
        <w:tblPrEx>
          <w:tblPrExChange w:id="4605" w:author="DIEGO CORDOBA URRUTIA" w:date="2026-06-07T04:36:00Z" w16du:dateUtc="2026-06-07T10:36:00Z">
            <w:tblPrEx>
              <w:tblCellMar>
                <w:top w:w="0" w:type="dxa"/>
                <w:bottom w:w="0" w:type="dxa"/>
              </w:tblCellMar>
            </w:tblPrEx>
          </w:tblPrExChange>
        </w:tblPrEx>
        <w:trPr>
          <w:trPrChange w:id="4606" w:author="DIEGO CORDOBA URRUTIA" w:date="2026-06-07T04:36:00Z" w16du:dateUtc="2026-06-07T10:36:00Z">
            <w:trPr>
              <w:gridBefore w:val="1"/>
            </w:trPr>
          </w:trPrChange>
        </w:trPr>
        <w:tc>
          <w:tcPr>
            <w:tcW w:w="0" w:type="auto"/>
            <w:tcPrChange w:id="4607"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30026CD" w14:textId="77777777" w:rsidR="00DA1741" w:rsidRDefault="00000000">
            <w:pPr>
              <w:pStyle w:val="Compact"/>
              <w:pPrChange w:id="4608" w:author="DIEGO CORDOBA URRUTIA" w:date="2026-06-07T04:36:00Z" w16du:dateUtc="2026-06-07T10:36:00Z">
                <w:pPr>
                  <w:jc w:val="both"/>
                </w:pPr>
              </w:pPrChange>
            </w:pPr>
            <w:r>
              <w:rPr>
                <w:rPrChange w:id="4609" w:author="DIEGO CORDOBA URRUTIA" w:date="2026-06-07T04:36:00Z" w16du:dateUtc="2026-06-07T10:36:00Z">
                  <w:rPr>
                    <w:rFonts w:ascii="Arial" w:eastAsia="Arial" w:hAnsi="Arial" w:cs="Arial"/>
                    <w:color w:val="000000"/>
                    <w:sz w:val="19"/>
                    <w:szCs w:val="19"/>
                  </w:rPr>
                </w:rPrChange>
              </w:rPr>
              <w:t>α (valor común)</w:t>
            </w:r>
          </w:p>
        </w:tc>
        <w:tc>
          <w:tcPr>
            <w:tcW w:w="0" w:type="auto"/>
            <w:tcPrChange w:id="4610"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7DD6435" w14:textId="77777777" w:rsidR="00DA1741" w:rsidRDefault="00000000">
            <w:pPr>
              <w:pStyle w:val="Compact"/>
              <w:pPrChange w:id="4611" w:author="DIEGO CORDOBA URRUTIA" w:date="2026-06-07T04:36:00Z" w16du:dateUtc="2026-06-07T10:36:00Z">
                <w:pPr>
                  <w:jc w:val="both"/>
                </w:pPr>
              </w:pPrChange>
            </w:pPr>
            <w:r>
              <w:rPr>
                <w:rPrChange w:id="4612" w:author="DIEGO CORDOBA URRUTIA" w:date="2026-06-07T04:36:00Z" w16du:dateUtc="2026-06-07T10:36:00Z">
                  <w:rPr>
                    <w:rFonts w:ascii="Arial" w:eastAsia="Arial" w:hAnsi="Arial" w:cs="Arial"/>
                    <w:color w:val="000000"/>
                    <w:sz w:val="19"/>
                    <w:szCs w:val="19"/>
                  </w:rPr>
                </w:rPrChange>
              </w:rPr>
              <w:t>0.61</w:t>
            </w:r>
          </w:p>
        </w:tc>
        <w:tc>
          <w:tcPr>
            <w:tcW w:w="0" w:type="auto"/>
            <w:tcPrChange w:id="461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35A2803" w14:textId="77777777" w:rsidR="00DA1741" w:rsidRDefault="00000000">
            <w:pPr>
              <w:pStyle w:val="Compact"/>
              <w:pPrChange w:id="4614" w:author="DIEGO CORDOBA URRUTIA" w:date="2026-06-07T04:36:00Z" w16du:dateUtc="2026-06-07T10:36:00Z">
                <w:pPr>
                  <w:jc w:val="both"/>
                </w:pPr>
              </w:pPrChange>
            </w:pPr>
            <w:r>
              <w:rPr>
                <w:rPrChange w:id="4615" w:author="DIEGO CORDOBA URRUTIA" w:date="2026-06-07T04:36:00Z" w16du:dateUtc="2026-06-07T10:36:00Z">
                  <w:rPr>
                    <w:rFonts w:ascii="Arial" w:eastAsia="Arial" w:hAnsi="Arial" w:cs="Arial"/>
                    <w:color w:val="000000"/>
                    <w:sz w:val="19"/>
                    <w:szCs w:val="19"/>
                  </w:rPr>
                </w:rPrChange>
              </w:rPr>
              <w:t>0.35</w:t>
            </w:r>
          </w:p>
        </w:tc>
        <w:tc>
          <w:tcPr>
            <w:tcW w:w="0" w:type="auto"/>
            <w:tcPrChange w:id="4616"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BDBE01" w14:textId="77777777" w:rsidR="00DA1741" w:rsidRPr="00A9569D" w:rsidRDefault="00000000">
            <w:pPr>
              <w:pStyle w:val="Compact"/>
              <w:rPr>
                <w:lang w:val="es-419"/>
                <w:rPrChange w:id="4617" w:author="DIEGO CORDOBA URRUTIA" w:date="2026-06-07T04:36:00Z" w16du:dateUtc="2026-06-07T10:36:00Z">
                  <w:rPr/>
                </w:rPrChange>
              </w:rPr>
              <w:pPrChange w:id="4618" w:author="DIEGO CORDOBA URRUTIA" w:date="2026-06-07T04:36:00Z" w16du:dateUtc="2026-06-07T10:36:00Z">
                <w:pPr>
                  <w:jc w:val="both"/>
                </w:pPr>
              </w:pPrChange>
            </w:pPr>
            <w:r w:rsidRPr="00A9569D">
              <w:rPr>
                <w:lang w:val="es-419"/>
                <w:rPrChange w:id="4619" w:author="DIEGO CORDOBA URRUTIA" w:date="2026-06-07T04:36:00Z" w16du:dateUtc="2026-06-07T10:36:00Z">
                  <w:rPr>
                    <w:rFonts w:ascii="Arial" w:eastAsia="Arial" w:hAnsi="Arial" w:cs="Arial"/>
                    <w:color w:val="000000"/>
                    <w:sz w:val="19"/>
                    <w:szCs w:val="19"/>
                  </w:rPr>
                </w:rPrChange>
              </w:rPr>
              <w:t>Alta: todos dependen del mismo ENSO</w:t>
            </w:r>
          </w:p>
        </w:tc>
      </w:tr>
      <w:tr w:rsidR="00DA1741" w14:paraId="0B82D46E" w14:textId="77777777">
        <w:tblPrEx>
          <w:tblPrExChange w:id="4620" w:author="DIEGO CORDOBA URRUTIA" w:date="2026-06-07T04:36:00Z" w16du:dateUtc="2026-06-07T10:36:00Z">
            <w:tblPrEx>
              <w:tblCellMar>
                <w:top w:w="0" w:type="dxa"/>
                <w:bottom w:w="0" w:type="dxa"/>
              </w:tblCellMar>
            </w:tblPrEx>
          </w:tblPrExChange>
        </w:tblPrEx>
        <w:trPr>
          <w:trPrChange w:id="4621" w:author="DIEGO CORDOBA URRUTIA" w:date="2026-06-07T04:36:00Z" w16du:dateUtc="2026-06-07T10:36:00Z">
            <w:trPr>
              <w:gridBefore w:val="1"/>
            </w:trPr>
          </w:trPrChange>
        </w:trPr>
        <w:tc>
          <w:tcPr>
            <w:tcW w:w="0" w:type="auto"/>
            <w:tcPrChange w:id="4622"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87BDF32" w14:textId="77777777" w:rsidR="00DA1741" w:rsidRPr="00A9569D" w:rsidRDefault="00000000">
            <w:pPr>
              <w:pStyle w:val="Compact"/>
              <w:rPr>
                <w:lang w:val="es-419"/>
                <w:rPrChange w:id="4623" w:author="DIEGO CORDOBA URRUTIA" w:date="2026-06-07T04:36:00Z" w16du:dateUtc="2026-06-07T10:36:00Z">
                  <w:rPr/>
                </w:rPrChange>
              </w:rPr>
              <w:pPrChange w:id="4624" w:author="DIEGO CORDOBA URRUTIA" w:date="2026-06-07T04:36:00Z" w16du:dateUtc="2026-06-07T10:36:00Z">
                <w:pPr>
                  <w:jc w:val="both"/>
                </w:pPr>
              </w:pPrChange>
            </w:pPr>
            <w:r w:rsidRPr="00A9569D">
              <w:rPr>
                <w:lang w:val="es-419"/>
                <w:rPrChange w:id="4625" w:author="DIEGO CORDOBA URRUTIA" w:date="2026-06-07T04:36:00Z" w16du:dateUtc="2026-06-07T10:36:00Z">
                  <w:rPr>
                    <w:rFonts w:ascii="Arial" w:eastAsia="Arial" w:hAnsi="Arial" w:cs="Arial"/>
                    <w:color w:val="000000"/>
                    <w:sz w:val="19"/>
                    <w:szCs w:val="19"/>
                  </w:rPr>
                </w:rPrChange>
              </w:rPr>
              <w:t>V_HJB (MXN/MW-año equiv.)</w:t>
            </w:r>
          </w:p>
        </w:tc>
        <w:tc>
          <w:tcPr>
            <w:tcW w:w="0" w:type="auto"/>
            <w:tcPrChange w:id="4626" w:author="DIEGO CORDOBA URRUTIA" w:date="2026-06-07T04:36:00Z" w16du:dateUtc="2026-06-07T10:36:00Z">
              <w:tcPr>
                <w:tcW w:w="18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32E7646" w14:textId="77777777" w:rsidR="00DA1741" w:rsidRDefault="00000000">
            <w:pPr>
              <w:pStyle w:val="Compact"/>
              <w:pPrChange w:id="4627" w:author="DIEGO CORDOBA URRUTIA" w:date="2026-06-07T04:36:00Z" w16du:dateUtc="2026-06-07T10:36:00Z">
                <w:pPr>
                  <w:jc w:val="both"/>
                </w:pPr>
              </w:pPrChange>
            </w:pPr>
            <w:r>
              <w:rPr>
                <w:rPrChange w:id="4628" w:author="DIEGO CORDOBA URRUTIA" w:date="2026-06-07T04:36:00Z" w16du:dateUtc="2026-06-07T10:36:00Z">
                  <w:rPr>
                    <w:rFonts w:ascii="Arial" w:eastAsia="Arial" w:hAnsi="Arial" w:cs="Arial"/>
                    <w:color w:val="000000"/>
                    <w:sz w:val="19"/>
                    <w:szCs w:val="19"/>
                  </w:rPr>
                </w:rPrChange>
              </w:rPr>
              <w:t>1,847,000</w:t>
            </w:r>
          </w:p>
        </w:tc>
        <w:tc>
          <w:tcPr>
            <w:tcW w:w="0" w:type="auto"/>
            <w:tcPrChange w:id="462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87C57F6" w14:textId="77777777" w:rsidR="00DA1741" w:rsidRDefault="00000000">
            <w:pPr>
              <w:pStyle w:val="Compact"/>
              <w:pPrChange w:id="4630" w:author="DIEGO CORDOBA URRUTIA" w:date="2026-06-07T04:36:00Z" w16du:dateUtc="2026-06-07T10:36:00Z">
                <w:pPr>
                  <w:jc w:val="both"/>
                </w:pPr>
              </w:pPrChange>
            </w:pPr>
            <w:r>
              <w:rPr>
                <w:rPrChange w:id="4631" w:author="DIEGO CORDOBA URRUTIA" w:date="2026-06-07T04:36:00Z" w16du:dateUtc="2026-06-07T10:36:00Z">
                  <w:rPr>
                    <w:rFonts w:ascii="Arial" w:eastAsia="Arial" w:hAnsi="Arial" w:cs="Arial"/>
                    <w:color w:val="000000"/>
                    <w:sz w:val="19"/>
                    <w:szCs w:val="19"/>
                  </w:rPr>
                </w:rPrChange>
              </w:rPr>
              <w:t>2,395,000</w:t>
            </w:r>
          </w:p>
        </w:tc>
        <w:tc>
          <w:tcPr>
            <w:tcW w:w="0" w:type="auto"/>
            <w:tcPrChange w:id="4632" w:author="DIEGO CORDOBA URRUTIA" w:date="2026-06-07T04:36:00Z" w16du:dateUtc="2026-06-07T10:36:00Z">
              <w:tcPr>
                <w:tcW w:w="33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5474DDD" w14:textId="77777777" w:rsidR="00DA1741" w:rsidRPr="00A9569D" w:rsidRDefault="00000000">
            <w:pPr>
              <w:pStyle w:val="Compact"/>
              <w:rPr>
                <w:lang w:val="es-419"/>
                <w:rPrChange w:id="4633" w:author="DIEGO CORDOBA URRUTIA" w:date="2026-06-07T04:36:00Z" w16du:dateUtc="2026-06-07T10:36:00Z">
                  <w:rPr/>
                </w:rPrChange>
              </w:rPr>
              <w:pPrChange w:id="4634" w:author="DIEGO CORDOBA URRUTIA" w:date="2026-06-07T04:36:00Z" w16du:dateUtc="2026-06-07T10:36:00Z">
                <w:pPr>
                  <w:jc w:val="both"/>
                </w:pPr>
              </w:pPrChange>
            </w:pPr>
            <w:r w:rsidRPr="00A9569D">
              <w:rPr>
                <w:lang w:val="es-419"/>
                <w:rPrChange w:id="4635" w:author="DIEGO CORDOBA URRUTIA" w:date="2026-06-07T04:36:00Z" w16du:dateUtc="2026-06-07T10:36:00Z">
                  <w:rPr>
                    <w:rFonts w:ascii="Arial" w:eastAsia="Arial" w:hAnsi="Arial" w:cs="Arial"/>
                    <w:color w:val="000000"/>
                    <w:sz w:val="19"/>
                    <w:szCs w:val="19"/>
                  </w:rPr>
                </w:rPrChange>
              </w:rPr>
              <w:t xml:space="preserve">25% menor — menor </w:t>
            </w:r>
            <w:r>
              <w:rPr>
                <w:rPrChange w:id="4636" w:author="DIEGO CORDOBA URRUTIA" w:date="2026-06-07T04:36:00Z" w16du:dateUtc="2026-06-07T10:36:00Z">
                  <w:rPr>
                    <w:rFonts w:ascii="Arial" w:eastAsia="Arial" w:hAnsi="Arial" w:cs="Arial"/>
                    <w:color w:val="000000"/>
                    <w:sz w:val="19"/>
                    <w:szCs w:val="19"/>
                  </w:rPr>
                </w:rPrChange>
              </w:rPr>
              <w:t>σ</w:t>
            </w:r>
            <w:r w:rsidRPr="00A9569D">
              <w:rPr>
                <w:lang w:val="es-419"/>
                <w:rPrChange w:id="4637" w:author="DIEGO CORDOBA URRUTIA" w:date="2026-06-07T04:36:00Z" w16du:dateUtc="2026-06-07T10:36:00Z">
                  <w:rPr>
                    <w:rFonts w:ascii="Arial" w:eastAsia="Arial" w:hAnsi="Arial" w:cs="Arial"/>
                    <w:color w:val="000000"/>
                    <w:sz w:val="19"/>
                    <w:szCs w:val="19"/>
                  </w:rPr>
                </w:rPrChange>
              </w:rPr>
              <w:t xml:space="preserve"> base pero saltos</w:t>
            </w:r>
          </w:p>
        </w:tc>
      </w:tr>
    </w:tbl>
    <w:p w14:paraId="351C3BD4" w14:textId="77777777" w:rsidR="00DA1741" w:rsidRPr="00A9569D" w:rsidRDefault="00000000">
      <w:pPr>
        <w:pStyle w:val="BodyText"/>
        <w:rPr>
          <w:lang w:val="es-419"/>
          <w:rPrChange w:id="4638" w:author="DIEGO CORDOBA URRUTIA" w:date="2026-06-07T04:36:00Z" w16du:dateUtc="2026-06-07T10:36:00Z">
            <w:rPr/>
          </w:rPrChange>
        </w:rPr>
        <w:pPrChange w:id="4639" w:author="DIEGO CORDOBA URRUTIA" w:date="2026-06-07T04:36:00Z" w16du:dateUtc="2026-06-07T10:36:00Z">
          <w:pPr>
            <w:spacing w:before="80" w:after="320" w:line="380" w:lineRule="auto"/>
            <w:jc w:val="center"/>
          </w:pPr>
        </w:pPrChange>
      </w:pPr>
      <w:r w:rsidRPr="00A9569D">
        <w:rPr>
          <w:lang w:val="es-419"/>
          <w:rPrChange w:id="4640" w:author="DIEGO CORDOBA URRUTIA" w:date="2026-06-07T04:36:00Z" w16du:dateUtc="2026-06-07T10:36:00Z">
            <w:rPr>
              <w:color w:val="888888"/>
              <w:sz w:val="20"/>
              <w:szCs w:val="20"/>
            </w:rPr>
          </w:rPrChange>
        </w:rPr>
        <w:t>Tabla 6.1: Comparación de parámetros HJB — Colombia XM vs.</w:t>
      </w:r>
      <w:ins w:id="4641" w:author="DIEGO CORDOBA URRUTIA" w:date="2026-06-07T04:36:00Z" w16du:dateUtc="2026-06-07T10:36:00Z">
        <w:r w:rsidRPr="00A9569D">
          <w:rPr>
            <w:lang w:val="es-419"/>
          </w:rPr>
          <w:t> </w:t>
        </w:r>
      </w:ins>
      <w:del w:id="4642" w:author="DIEGO CORDOBA URRUTIA" w:date="2026-06-07T04:36:00Z" w16du:dateUtc="2026-06-07T10:36:00Z">
        <w:r w:rsidRPr="00DA5EBB">
          <w:rPr>
            <w:rFonts w:ascii="Arial" w:eastAsia="Arial" w:hAnsi="Arial" w:cs="Arial"/>
            <w:color w:val="888888"/>
            <w:sz w:val="20"/>
            <w:szCs w:val="20"/>
            <w:lang w:val="es-419"/>
          </w:rPr>
          <w:delText xml:space="preserve"> </w:delText>
        </w:r>
      </w:del>
      <w:r w:rsidRPr="00A9569D">
        <w:rPr>
          <w:lang w:val="es-419"/>
          <w:rPrChange w:id="4643" w:author="DIEGO CORDOBA URRUTIA" w:date="2026-06-07T04:36:00Z" w16du:dateUtc="2026-06-07T10:36:00Z">
            <w:rPr>
              <w:color w:val="888888"/>
              <w:sz w:val="20"/>
              <w:szCs w:val="20"/>
            </w:rPr>
          </w:rPrChange>
        </w:rPr>
        <w:t>México CENACE.</w:t>
      </w:r>
    </w:p>
    <w:p w14:paraId="173012E1" w14:textId="77777777" w:rsidR="00DA1741" w:rsidRPr="00A9569D" w:rsidRDefault="00000000">
      <w:pPr>
        <w:pStyle w:val="BodyText"/>
        <w:rPr>
          <w:lang w:val="es-419"/>
          <w:rPrChange w:id="4644" w:author="DIEGO CORDOBA URRUTIA" w:date="2026-06-07T04:36:00Z" w16du:dateUtc="2026-06-07T10:36:00Z">
            <w:rPr/>
          </w:rPrChange>
        </w:rPr>
        <w:pPrChange w:id="4645" w:author="DIEGO CORDOBA URRUTIA" w:date="2026-06-07T04:36:00Z" w16du:dateUtc="2026-06-07T10:36:00Z">
          <w:pPr>
            <w:spacing w:after="200" w:line="380" w:lineRule="auto"/>
            <w:jc w:val="both"/>
          </w:pPr>
        </w:pPrChange>
      </w:pPr>
      <w:r w:rsidRPr="00A9569D">
        <w:rPr>
          <w:lang w:val="es-419"/>
          <w:rPrChange w:id="4646" w:author="DIEGO CORDOBA URRUTIA" w:date="2026-06-07T04:36:00Z" w16du:dateUtc="2026-06-07T10:36:00Z">
            <w:rPr>
              <w:color w:val="000000"/>
            </w:rPr>
          </w:rPrChange>
        </w:rPr>
        <w:t xml:space="preserve">El precio del contrato colombiano (MXN 1,847,000/MW-año equivalente, o USD 103,600/MW-año) es 23% menor que el mexicano por la menor volatilidad de base, pero incluye una Prima de Salto Hidrológico adicional equivalente a MXN 284,000/MW-año durante años de El Niño — lo que eleva el precio en condiciones adversas a MXN 2,131,000/MW-año, comparable al precio mexicano. La componente de valor común </w:t>
      </w:r>
      <w:r>
        <w:rPr>
          <w:rPrChange w:id="4647" w:author="DIEGO CORDOBA URRUTIA" w:date="2026-06-07T04:36:00Z" w16du:dateUtc="2026-06-07T10:36:00Z">
            <w:rPr>
              <w:color w:val="000000"/>
            </w:rPr>
          </w:rPrChange>
        </w:rPr>
        <w:t>α</w:t>
      </w:r>
      <w:r w:rsidRPr="00A9569D">
        <w:rPr>
          <w:lang w:val="es-419"/>
          <w:rPrChange w:id="4648" w:author="DIEGO CORDOBA URRUTIA" w:date="2026-06-07T04:36:00Z" w16du:dateUtc="2026-06-07T10:36:00Z">
            <w:rPr>
              <w:color w:val="000000"/>
            </w:rPr>
          </w:rPrChange>
        </w:rPr>
        <w:t xml:space="preserve"> = 0.61 hace que el Linkage Principle de Milgrom-Weber sea especialmente poderoso: publicar el índice ENSO corriente y los niveles de embalse antes de la subasta XM reduce el costo esperado del comprador en un 18% adicional frente a una subasta con información privada.</w:t>
      </w:r>
    </w:p>
    <w:p w14:paraId="2A50F391" w14:textId="77777777" w:rsidR="00DA1741" w:rsidRDefault="00000000">
      <w:pPr>
        <w:pStyle w:val="Heading3"/>
      </w:pPr>
      <w:bookmarkStart w:id="4649" w:name="_Toc231042727"/>
      <w:bookmarkEnd w:id="4473"/>
      <w:r>
        <w:rPr>
          <w:rFonts w:ascii="Arial" w:eastAsia="Arial" w:hAnsi="Arial" w:cs="Arial"/>
          <w:color w:val="0D2B45"/>
        </w:rPr>
        <w:t>6.2.3</w:t>
      </w:r>
      <w:del w:id="4650" w:author="DIEGO CORDOBA URRUTIA" w:date="2026-06-07T04:36:00Z" w16du:dateUtc="2026-06-07T10:36:00Z">
        <w:r>
          <w:rPr>
            <w:rFonts w:ascii="Arial" w:eastAsia="Arial" w:hAnsi="Arial" w:cs="Arial"/>
            <w:color w:val="0D2B45"/>
          </w:rPr>
          <w:delText xml:space="preserve"> </w:delText>
        </w:r>
      </w:del>
      <w:r>
        <w:rPr>
          <w:rFonts w:ascii="Arial" w:eastAsia="Arial" w:hAnsi="Arial" w:cs="Arial"/>
          <w:color w:val="0D2B45"/>
        </w:rPr>
        <w:t xml:space="preserve"> </w:t>
      </w:r>
      <w:proofErr w:type="spellStart"/>
      <w:r>
        <w:rPr>
          <w:rFonts w:ascii="Arial" w:eastAsia="Arial" w:hAnsi="Arial" w:cs="Arial"/>
          <w:color w:val="0D2B45"/>
        </w:rPr>
        <w:t>Potencial</w:t>
      </w:r>
      <w:proofErr w:type="spellEnd"/>
      <w:r>
        <w:rPr>
          <w:rFonts w:ascii="Arial" w:eastAsia="Arial" w:hAnsi="Arial" w:cs="Arial"/>
          <w:color w:val="0D2B45"/>
        </w:rPr>
        <w:t xml:space="preserve"> de </w:t>
      </w:r>
      <w:proofErr w:type="spellStart"/>
      <w:r>
        <w:rPr>
          <w:rFonts w:ascii="Arial" w:eastAsia="Arial" w:hAnsi="Arial" w:cs="Arial"/>
          <w:color w:val="0D2B45"/>
        </w:rPr>
        <w:t>Ingresos</w:t>
      </w:r>
      <w:proofErr w:type="spellEnd"/>
      <w:r>
        <w:rPr>
          <w:rFonts w:ascii="Arial" w:eastAsia="Arial" w:hAnsi="Arial" w:cs="Arial"/>
          <w:color w:val="0D2B45"/>
        </w:rPr>
        <w:t xml:space="preserve"> Colombia</w:t>
      </w:r>
      <w:bookmarkEnd w:id="4649"/>
    </w:p>
    <w:tbl>
      <w:tblPr>
        <w:tblStyle w:val="Table"/>
        <w:tblW w:w="5000" w:type="pct"/>
        <w:tblLook w:val="0020" w:firstRow="1" w:lastRow="0" w:firstColumn="0" w:lastColumn="0" w:noHBand="0" w:noVBand="0"/>
        <w:tblPrChange w:id="4651"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129"/>
        <w:gridCol w:w="940"/>
        <w:gridCol w:w="2158"/>
        <w:gridCol w:w="1461"/>
        <w:gridCol w:w="1672"/>
        <w:tblGridChange w:id="4652">
          <w:tblGrid>
            <w:gridCol w:w="1"/>
            <w:gridCol w:w="1839"/>
            <w:gridCol w:w="1226"/>
            <w:gridCol w:w="63"/>
            <w:gridCol w:w="940"/>
            <w:gridCol w:w="1041"/>
            <w:gridCol w:w="1117"/>
            <w:gridCol w:w="927"/>
            <w:gridCol w:w="534"/>
            <w:gridCol w:w="1672"/>
            <w:gridCol w:w="1"/>
          </w:tblGrid>
        </w:tblGridChange>
      </w:tblGrid>
      <w:tr w:rsidR="00DA1741" w14:paraId="3E0E776C" w14:textId="77777777" w:rsidTr="00A7071E">
        <w:tblPrEx>
          <w:tblPrExChange w:id="4653"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654" w:author="DIEGO CORDOBA URRUTIA" w:date="2026-06-07T04:36:00Z" w16du:dateUtc="2026-06-07T10:36:00Z">
            <w:trPr>
              <w:gridBefore w:val="1"/>
              <w:tblHeader/>
            </w:trPr>
          </w:trPrChange>
        </w:trPr>
        <w:tc>
          <w:tcPr>
            <w:tcW w:w="0" w:type="auto"/>
            <w:tcPrChange w:id="4655"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E9CD37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65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657" w:author="DIEGO CORDOBA URRUTIA" w:date="2026-06-07T04:36:00Z" w16du:dateUtc="2026-06-07T10:36:00Z">
                  <w:rPr>
                    <w:rFonts w:ascii="Arial" w:eastAsia="Arial" w:hAnsi="Arial" w:cs="Arial"/>
                    <w:b/>
                    <w:bCs/>
                    <w:color w:val="FFFFFF"/>
                    <w:sz w:val="19"/>
                    <w:szCs w:val="19"/>
                  </w:rPr>
                </w:rPrChange>
              </w:rPr>
              <w:t>Escenario</w:t>
            </w:r>
          </w:p>
        </w:tc>
        <w:tc>
          <w:tcPr>
            <w:tcW w:w="0" w:type="auto"/>
            <w:tcPrChange w:id="4658"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16A9676"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65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660" w:author="DIEGO CORDOBA URRUTIA" w:date="2026-06-07T04:36:00Z" w16du:dateUtc="2026-06-07T10:36:00Z">
                  <w:rPr>
                    <w:rFonts w:ascii="Arial" w:eastAsia="Arial" w:hAnsi="Arial" w:cs="Arial"/>
                    <w:b/>
                    <w:bCs/>
                    <w:color w:val="FFFFFF"/>
                    <w:sz w:val="19"/>
                    <w:szCs w:val="19"/>
                  </w:rPr>
                </w:rPrChange>
              </w:rPr>
              <w:t>MW reg.</w:t>
            </w:r>
          </w:p>
        </w:tc>
        <w:tc>
          <w:tcPr>
            <w:tcW w:w="0" w:type="auto"/>
            <w:tcPrChange w:id="4661"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11B194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66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663" w:author="DIEGO CORDOBA URRUTIA" w:date="2026-06-07T04:36:00Z" w16du:dateUtc="2026-06-07T10:36:00Z">
                  <w:rPr>
                    <w:rFonts w:ascii="Arial" w:eastAsia="Arial" w:hAnsi="Arial" w:cs="Arial"/>
                    <w:b/>
                    <w:bCs/>
                    <w:color w:val="FFFFFF"/>
                    <w:sz w:val="19"/>
                    <w:szCs w:val="19"/>
                  </w:rPr>
                </w:rPrChange>
              </w:rPr>
              <w:t>Precio (USD/MW-año)</w:t>
            </w:r>
          </w:p>
        </w:tc>
        <w:tc>
          <w:tcPr>
            <w:tcW w:w="0" w:type="auto"/>
            <w:tcPrChange w:id="4664"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7A5FF5B"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66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666" w:author="DIEGO CORDOBA URRUTIA" w:date="2026-06-07T04:36:00Z" w16du:dateUtc="2026-06-07T10:36:00Z">
                  <w:rPr>
                    <w:rFonts w:ascii="Arial" w:eastAsia="Arial" w:hAnsi="Arial" w:cs="Arial"/>
                    <w:b/>
                    <w:bCs/>
                    <w:color w:val="FFFFFF"/>
                    <w:sz w:val="19"/>
                    <w:szCs w:val="19"/>
                  </w:rPr>
                </w:rPrChange>
              </w:rPr>
              <w:t>Ingreso anual</w:t>
            </w:r>
          </w:p>
        </w:tc>
        <w:tc>
          <w:tcPr>
            <w:tcW w:w="0" w:type="auto"/>
            <w:tcPrChange w:id="4667"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64206D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66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669" w:author="DIEGO CORDOBA URRUTIA" w:date="2026-06-07T04:36:00Z" w16du:dateUtc="2026-06-07T10:36:00Z">
                  <w:rPr>
                    <w:rFonts w:ascii="Arial" w:eastAsia="Arial" w:hAnsi="Arial" w:cs="Arial"/>
                    <w:b/>
                    <w:bCs/>
                    <w:color w:val="FFFFFF"/>
                    <w:sz w:val="19"/>
                    <w:szCs w:val="19"/>
                  </w:rPr>
                </w:rPrChange>
              </w:rPr>
              <w:t>Inicio estimado</w:t>
            </w:r>
          </w:p>
        </w:tc>
      </w:tr>
      <w:tr w:rsidR="00DA1741" w14:paraId="1E079E50" w14:textId="77777777">
        <w:tblPrEx>
          <w:tblPrExChange w:id="4670" w:author="DIEGO CORDOBA URRUTIA" w:date="2026-06-07T04:36:00Z" w16du:dateUtc="2026-06-07T10:36:00Z">
            <w:tblPrEx>
              <w:tblCellMar>
                <w:top w:w="0" w:type="dxa"/>
                <w:bottom w:w="0" w:type="dxa"/>
              </w:tblCellMar>
            </w:tblPrEx>
          </w:tblPrExChange>
        </w:tblPrEx>
        <w:trPr>
          <w:trPrChange w:id="4671" w:author="DIEGO CORDOBA URRUTIA" w:date="2026-06-07T04:36:00Z" w16du:dateUtc="2026-06-07T10:36:00Z">
            <w:trPr>
              <w:gridBefore w:val="1"/>
            </w:trPr>
          </w:trPrChange>
        </w:trPr>
        <w:tc>
          <w:tcPr>
            <w:tcW w:w="0" w:type="auto"/>
            <w:tcPrChange w:id="4672"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083EFA" w14:textId="77777777" w:rsidR="00DA1741" w:rsidRDefault="00000000">
            <w:pPr>
              <w:pStyle w:val="Compact"/>
              <w:pPrChange w:id="4673" w:author="DIEGO CORDOBA URRUTIA" w:date="2026-06-07T04:36:00Z" w16du:dateUtc="2026-06-07T10:36:00Z">
                <w:pPr>
                  <w:jc w:val="both"/>
                </w:pPr>
              </w:pPrChange>
            </w:pPr>
            <w:r>
              <w:rPr>
                <w:rPrChange w:id="4674" w:author="DIEGO CORDOBA URRUTIA" w:date="2026-06-07T04:36:00Z" w16du:dateUtc="2026-06-07T10:36:00Z">
                  <w:rPr>
                    <w:rFonts w:ascii="Arial" w:eastAsia="Arial" w:hAnsi="Arial" w:cs="Arial"/>
                    <w:color w:val="000000"/>
                    <w:sz w:val="19"/>
                    <w:szCs w:val="19"/>
                  </w:rPr>
                </w:rPrChange>
              </w:rPr>
              <w:t>Conservador (AGC solo)</w:t>
            </w:r>
          </w:p>
        </w:tc>
        <w:tc>
          <w:tcPr>
            <w:tcW w:w="0" w:type="auto"/>
            <w:tcPrChange w:id="4675"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364E75E" w14:textId="77777777" w:rsidR="00DA1741" w:rsidRDefault="00000000">
            <w:pPr>
              <w:pStyle w:val="Compact"/>
              <w:pPrChange w:id="4676" w:author="DIEGO CORDOBA URRUTIA" w:date="2026-06-07T04:36:00Z" w16du:dateUtc="2026-06-07T10:36:00Z">
                <w:pPr>
                  <w:jc w:val="both"/>
                </w:pPr>
              </w:pPrChange>
            </w:pPr>
            <w:r>
              <w:rPr>
                <w:rPrChange w:id="4677" w:author="DIEGO CORDOBA URRUTIA" w:date="2026-06-07T04:36:00Z" w16du:dateUtc="2026-06-07T10:36:00Z">
                  <w:rPr>
                    <w:rFonts w:ascii="Arial" w:eastAsia="Arial" w:hAnsi="Arial" w:cs="Arial"/>
                    <w:color w:val="000000"/>
                    <w:sz w:val="19"/>
                    <w:szCs w:val="19"/>
                  </w:rPr>
                </w:rPrChange>
              </w:rPr>
              <w:t>400</w:t>
            </w:r>
          </w:p>
        </w:tc>
        <w:tc>
          <w:tcPr>
            <w:tcW w:w="0" w:type="auto"/>
            <w:tcPrChange w:id="4678"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10CE63B" w14:textId="77777777" w:rsidR="00DA1741" w:rsidRDefault="00000000">
            <w:pPr>
              <w:pStyle w:val="Compact"/>
              <w:pPrChange w:id="4679" w:author="DIEGO CORDOBA URRUTIA" w:date="2026-06-07T04:36:00Z" w16du:dateUtc="2026-06-07T10:36:00Z">
                <w:pPr>
                  <w:jc w:val="both"/>
                </w:pPr>
              </w:pPrChange>
            </w:pPr>
            <w:r>
              <w:rPr>
                <w:rPrChange w:id="4680" w:author="DIEGO CORDOBA URRUTIA" w:date="2026-06-07T04:36:00Z" w16du:dateUtc="2026-06-07T10:36:00Z">
                  <w:rPr>
                    <w:rFonts w:ascii="Arial" w:eastAsia="Arial" w:hAnsi="Arial" w:cs="Arial"/>
                    <w:color w:val="000000"/>
                    <w:sz w:val="19"/>
                    <w:szCs w:val="19"/>
                  </w:rPr>
                </w:rPrChange>
              </w:rPr>
              <w:t>103,600</w:t>
            </w:r>
          </w:p>
        </w:tc>
        <w:tc>
          <w:tcPr>
            <w:tcW w:w="0" w:type="auto"/>
            <w:tcPrChange w:id="4681"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6E91A42" w14:textId="77777777" w:rsidR="00DA1741" w:rsidRDefault="00000000">
            <w:pPr>
              <w:pStyle w:val="Compact"/>
              <w:pPrChange w:id="4682" w:author="DIEGO CORDOBA URRUTIA" w:date="2026-06-07T04:36:00Z" w16du:dateUtc="2026-06-07T10:36:00Z">
                <w:pPr>
                  <w:jc w:val="both"/>
                </w:pPr>
              </w:pPrChange>
            </w:pPr>
            <w:r>
              <w:rPr>
                <w:rPrChange w:id="4683" w:author="DIEGO CORDOBA URRUTIA" w:date="2026-06-07T04:36:00Z" w16du:dateUtc="2026-06-07T10:36:00Z">
                  <w:rPr>
                    <w:rFonts w:ascii="Arial" w:eastAsia="Arial" w:hAnsi="Arial" w:cs="Arial"/>
                    <w:color w:val="000000"/>
                    <w:sz w:val="19"/>
                    <w:szCs w:val="19"/>
                  </w:rPr>
                </w:rPrChange>
              </w:rPr>
              <w:t>USD 41.4 M</w:t>
            </w:r>
          </w:p>
        </w:tc>
        <w:tc>
          <w:tcPr>
            <w:tcW w:w="0" w:type="auto"/>
            <w:tcPrChange w:id="468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7A131FE" w14:textId="77777777" w:rsidR="00DA1741" w:rsidRDefault="00000000">
            <w:pPr>
              <w:pStyle w:val="Compact"/>
              <w:pPrChange w:id="4685" w:author="DIEGO CORDOBA URRUTIA" w:date="2026-06-07T04:36:00Z" w16du:dateUtc="2026-06-07T10:36:00Z">
                <w:pPr>
                  <w:jc w:val="both"/>
                </w:pPr>
              </w:pPrChange>
            </w:pPr>
            <w:r>
              <w:rPr>
                <w:rPrChange w:id="4686" w:author="DIEGO CORDOBA URRUTIA" w:date="2026-06-07T04:36:00Z" w16du:dateUtc="2026-06-07T10:36:00Z">
                  <w:rPr>
                    <w:rFonts w:ascii="Arial" w:eastAsia="Arial" w:hAnsi="Arial" w:cs="Arial"/>
                    <w:color w:val="000000"/>
                    <w:sz w:val="19"/>
                    <w:szCs w:val="19"/>
                  </w:rPr>
                </w:rPrChange>
              </w:rPr>
              <w:t>2029</w:t>
            </w:r>
          </w:p>
        </w:tc>
      </w:tr>
      <w:tr w:rsidR="00DA1741" w14:paraId="799806F3" w14:textId="77777777">
        <w:tblPrEx>
          <w:tblPrExChange w:id="4687" w:author="DIEGO CORDOBA URRUTIA" w:date="2026-06-07T04:36:00Z" w16du:dateUtc="2026-06-07T10:36:00Z">
            <w:tblPrEx>
              <w:tblCellMar>
                <w:top w:w="0" w:type="dxa"/>
                <w:bottom w:w="0" w:type="dxa"/>
              </w:tblCellMar>
            </w:tblPrEx>
          </w:tblPrExChange>
        </w:tblPrEx>
        <w:trPr>
          <w:trPrChange w:id="4688" w:author="DIEGO CORDOBA URRUTIA" w:date="2026-06-07T04:36:00Z" w16du:dateUtc="2026-06-07T10:36:00Z">
            <w:trPr>
              <w:gridBefore w:val="1"/>
            </w:trPr>
          </w:trPrChange>
        </w:trPr>
        <w:tc>
          <w:tcPr>
            <w:tcW w:w="0" w:type="auto"/>
            <w:tcPrChange w:id="4689"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5513004" w14:textId="77777777" w:rsidR="00DA1741" w:rsidRDefault="00000000">
            <w:pPr>
              <w:pStyle w:val="Compact"/>
              <w:pPrChange w:id="4690" w:author="DIEGO CORDOBA URRUTIA" w:date="2026-06-07T04:36:00Z" w16du:dateUtc="2026-06-07T10:36:00Z">
                <w:pPr>
                  <w:jc w:val="both"/>
                </w:pPr>
              </w:pPrChange>
            </w:pPr>
            <w:r>
              <w:rPr>
                <w:rPrChange w:id="4691" w:author="DIEGO CORDOBA URRUTIA" w:date="2026-06-07T04:36:00Z" w16du:dateUtc="2026-06-07T10:36:00Z">
                  <w:rPr>
                    <w:rFonts w:ascii="Arial" w:eastAsia="Arial" w:hAnsi="Arial" w:cs="Arial"/>
                    <w:color w:val="000000"/>
                    <w:sz w:val="19"/>
                    <w:szCs w:val="19"/>
                  </w:rPr>
                </w:rPrChange>
              </w:rPr>
              <w:t>Base (bundle 3 servicios)</w:t>
            </w:r>
          </w:p>
        </w:tc>
        <w:tc>
          <w:tcPr>
            <w:tcW w:w="0" w:type="auto"/>
            <w:tcPrChange w:id="4692"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6ABD1D6" w14:textId="77777777" w:rsidR="00DA1741" w:rsidRDefault="00000000">
            <w:pPr>
              <w:pStyle w:val="Compact"/>
              <w:pPrChange w:id="4693" w:author="DIEGO CORDOBA URRUTIA" w:date="2026-06-07T04:36:00Z" w16du:dateUtc="2026-06-07T10:36:00Z">
                <w:pPr>
                  <w:jc w:val="both"/>
                </w:pPr>
              </w:pPrChange>
            </w:pPr>
            <w:r>
              <w:rPr>
                <w:rPrChange w:id="4694" w:author="DIEGO CORDOBA URRUTIA" w:date="2026-06-07T04:36:00Z" w16du:dateUtc="2026-06-07T10:36:00Z">
                  <w:rPr>
                    <w:rFonts w:ascii="Arial" w:eastAsia="Arial" w:hAnsi="Arial" w:cs="Arial"/>
                    <w:color w:val="000000"/>
                    <w:sz w:val="19"/>
                    <w:szCs w:val="19"/>
                  </w:rPr>
                </w:rPrChange>
              </w:rPr>
              <w:t>600</w:t>
            </w:r>
          </w:p>
        </w:tc>
        <w:tc>
          <w:tcPr>
            <w:tcW w:w="0" w:type="auto"/>
            <w:tcPrChange w:id="4695"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89DC40C" w14:textId="77777777" w:rsidR="00DA1741" w:rsidRDefault="00000000">
            <w:pPr>
              <w:pStyle w:val="Compact"/>
              <w:pPrChange w:id="4696" w:author="DIEGO CORDOBA URRUTIA" w:date="2026-06-07T04:36:00Z" w16du:dateUtc="2026-06-07T10:36:00Z">
                <w:pPr>
                  <w:jc w:val="both"/>
                </w:pPr>
              </w:pPrChange>
            </w:pPr>
            <w:r>
              <w:rPr>
                <w:rPrChange w:id="4697" w:author="DIEGO CORDOBA URRUTIA" w:date="2026-06-07T04:36:00Z" w16du:dateUtc="2026-06-07T10:36:00Z">
                  <w:rPr>
                    <w:rFonts w:ascii="Arial" w:eastAsia="Arial" w:hAnsi="Arial" w:cs="Arial"/>
                    <w:color w:val="000000"/>
                    <w:sz w:val="19"/>
                    <w:szCs w:val="19"/>
                  </w:rPr>
                </w:rPrChange>
              </w:rPr>
              <w:t>148,900</w:t>
            </w:r>
          </w:p>
        </w:tc>
        <w:tc>
          <w:tcPr>
            <w:tcW w:w="0" w:type="auto"/>
            <w:tcPrChange w:id="4698"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777013C" w14:textId="77777777" w:rsidR="00DA1741" w:rsidRDefault="00000000">
            <w:pPr>
              <w:pStyle w:val="Compact"/>
              <w:pPrChange w:id="4699" w:author="DIEGO CORDOBA URRUTIA" w:date="2026-06-07T04:36:00Z" w16du:dateUtc="2026-06-07T10:36:00Z">
                <w:pPr>
                  <w:jc w:val="both"/>
                </w:pPr>
              </w:pPrChange>
            </w:pPr>
            <w:r>
              <w:rPr>
                <w:rPrChange w:id="4700" w:author="DIEGO CORDOBA URRUTIA" w:date="2026-06-07T04:36:00Z" w16du:dateUtc="2026-06-07T10:36:00Z">
                  <w:rPr>
                    <w:rFonts w:ascii="Arial" w:eastAsia="Arial" w:hAnsi="Arial" w:cs="Arial"/>
                    <w:color w:val="000000"/>
                    <w:sz w:val="19"/>
                    <w:szCs w:val="19"/>
                  </w:rPr>
                </w:rPrChange>
              </w:rPr>
              <w:t>USD 89.3 M</w:t>
            </w:r>
          </w:p>
        </w:tc>
        <w:tc>
          <w:tcPr>
            <w:tcW w:w="0" w:type="auto"/>
            <w:tcPrChange w:id="4701"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7744D3" w14:textId="77777777" w:rsidR="00DA1741" w:rsidRDefault="00000000">
            <w:pPr>
              <w:pStyle w:val="Compact"/>
              <w:pPrChange w:id="4702" w:author="DIEGO CORDOBA URRUTIA" w:date="2026-06-07T04:36:00Z" w16du:dateUtc="2026-06-07T10:36:00Z">
                <w:pPr>
                  <w:jc w:val="both"/>
                </w:pPr>
              </w:pPrChange>
            </w:pPr>
            <w:r>
              <w:rPr>
                <w:rPrChange w:id="4703" w:author="DIEGO CORDOBA URRUTIA" w:date="2026-06-07T04:36:00Z" w16du:dateUtc="2026-06-07T10:36:00Z">
                  <w:rPr>
                    <w:rFonts w:ascii="Arial" w:eastAsia="Arial" w:hAnsi="Arial" w:cs="Arial"/>
                    <w:color w:val="000000"/>
                    <w:sz w:val="19"/>
                    <w:szCs w:val="19"/>
                  </w:rPr>
                </w:rPrChange>
              </w:rPr>
              <w:t>2029-2030</w:t>
            </w:r>
          </w:p>
        </w:tc>
      </w:tr>
      <w:tr w:rsidR="00DA1741" w14:paraId="5C508A89" w14:textId="77777777">
        <w:tblPrEx>
          <w:tblPrExChange w:id="4704" w:author="DIEGO CORDOBA URRUTIA" w:date="2026-06-07T04:36:00Z" w16du:dateUtc="2026-06-07T10:36:00Z">
            <w:tblPrEx>
              <w:tblCellMar>
                <w:top w:w="0" w:type="dxa"/>
                <w:bottom w:w="0" w:type="dxa"/>
              </w:tblCellMar>
            </w:tblPrEx>
          </w:tblPrExChange>
        </w:tblPrEx>
        <w:trPr>
          <w:trPrChange w:id="4705" w:author="DIEGO CORDOBA URRUTIA" w:date="2026-06-07T04:36:00Z" w16du:dateUtc="2026-06-07T10:36:00Z">
            <w:trPr>
              <w:gridBefore w:val="1"/>
            </w:trPr>
          </w:trPrChange>
        </w:trPr>
        <w:tc>
          <w:tcPr>
            <w:tcW w:w="0" w:type="auto"/>
            <w:tcPrChange w:id="4706"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84F903D" w14:textId="77777777" w:rsidR="00DA1741" w:rsidRDefault="00000000">
            <w:pPr>
              <w:pStyle w:val="Compact"/>
              <w:pPrChange w:id="4707" w:author="DIEGO CORDOBA URRUTIA" w:date="2026-06-07T04:36:00Z" w16du:dateUtc="2026-06-07T10:36:00Z">
                <w:pPr>
                  <w:jc w:val="both"/>
                </w:pPr>
              </w:pPrChange>
            </w:pPr>
            <w:r>
              <w:rPr>
                <w:rPrChange w:id="4708" w:author="DIEGO CORDOBA URRUTIA" w:date="2026-06-07T04:36:00Z" w16du:dateUtc="2026-06-07T10:36:00Z">
                  <w:rPr>
                    <w:rFonts w:ascii="Arial" w:eastAsia="Arial" w:hAnsi="Arial" w:cs="Arial"/>
                    <w:color w:val="000000"/>
                    <w:sz w:val="19"/>
                    <w:szCs w:val="19"/>
                  </w:rPr>
                </w:rPrChange>
              </w:rPr>
              <w:lastRenderedPageBreak/>
              <w:t>Optimista (bundle + ENSO premium)</w:t>
            </w:r>
          </w:p>
        </w:tc>
        <w:tc>
          <w:tcPr>
            <w:tcW w:w="0" w:type="auto"/>
            <w:tcPrChange w:id="4709"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F5D46A7" w14:textId="77777777" w:rsidR="00DA1741" w:rsidRDefault="00000000">
            <w:pPr>
              <w:pStyle w:val="Compact"/>
              <w:pPrChange w:id="4710" w:author="DIEGO CORDOBA URRUTIA" w:date="2026-06-07T04:36:00Z" w16du:dateUtc="2026-06-07T10:36:00Z">
                <w:pPr>
                  <w:jc w:val="both"/>
                </w:pPr>
              </w:pPrChange>
            </w:pPr>
            <w:r>
              <w:rPr>
                <w:rPrChange w:id="4711" w:author="DIEGO CORDOBA URRUTIA" w:date="2026-06-07T04:36:00Z" w16du:dateUtc="2026-06-07T10:36:00Z">
                  <w:rPr>
                    <w:rFonts w:ascii="Arial" w:eastAsia="Arial" w:hAnsi="Arial" w:cs="Arial"/>
                    <w:color w:val="000000"/>
                    <w:sz w:val="19"/>
                    <w:szCs w:val="19"/>
                  </w:rPr>
                </w:rPrChange>
              </w:rPr>
              <w:t>800</w:t>
            </w:r>
          </w:p>
        </w:tc>
        <w:tc>
          <w:tcPr>
            <w:tcW w:w="0" w:type="auto"/>
            <w:tcPrChange w:id="4712"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86C7459" w14:textId="77777777" w:rsidR="00DA1741" w:rsidRDefault="00000000">
            <w:pPr>
              <w:pStyle w:val="Compact"/>
              <w:pPrChange w:id="4713" w:author="DIEGO CORDOBA URRUTIA" w:date="2026-06-07T04:36:00Z" w16du:dateUtc="2026-06-07T10:36:00Z">
                <w:pPr>
                  <w:jc w:val="both"/>
                </w:pPr>
              </w:pPrChange>
            </w:pPr>
            <w:r>
              <w:rPr>
                <w:rPrChange w:id="4714" w:author="DIEGO CORDOBA URRUTIA" w:date="2026-06-07T04:36:00Z" w16du:dateUtc="2026-06-07T10:36:00Z">
                  <w:rPr>
                    <w:rFonts w:ascii="Arial" w:eastAsia="Arial" w:hAnsi="Arial" w:cs="Arial"/>
                    <w:color w:val="000000"/>
                    <w:sz w:val="19"/>
                    <w:szCs w:val="19"/>
                  </w:rPr>
                </w:rPrChange>
              </w:rPr>
              <w:t>171,200</w:t>
            </w:r>
          </w:p>
        </w:tc>
        <w:tc>
          <w:tcPr>
            <w:tcW w:w="0" w:type="auto"/>
            <w:tcPrChange w:id="471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3B84197" w14:textId="77777777" w:rsidR="00DA1741" w:rsidRDefault="00000000">
            <w:pPr>
              <w:pStyle w:val="Compact"/>
              <w:pPrChange w:id="4716" w:author="DIEGO CORDOBA URRUTIA" w:date="2026-06-07T04:36:00Z" w16du:dateUtc="2026-06-07T10:36:00Z">
                <w:pPr>
                  <w:jc w:val="both"/>
                </w:pPr>
              </w:pPrChange>
            </w:pPr>
            <w:r>
              <w:rPr>
                <w:rPrChange w:id="4717" w:author="DIEGO CORDOBA URRUTIA" w:date="2026-06-07T04:36:00Z" w16du:dateUtc="2026-06-07T10:36:00Z">
                  <w:rPr>
                    <w:rFonts w:ascii="Arial" w:eastAsia="Arial" w:hAnsi="Arial" w:cs="Arial"/>
                    <w:color w:val="000000"/>
                    <w:sz w:val="19"/>
                    <w:szCs w:val="19"/>
                  </w:rPr>
                </w:rPrChange>
              </w:rPr>
              <w:t>USD 136.9 M</w:t>
            </w:r>
          </w:p>
        </w:tc>
        <w:tc>
          <w:tcPr>
            <w:tcW w:w="0" w:type="auto"/>
            <w:tcPrChange w:id="4718"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EB90DBB" w14:textId="77777777" w:rsidR="00DA1741" w:rsidRDefault="00000000">
            <w:pPr>
              <w:pStyle w:val="Compact"/>
              <w:pPrChange w:id="4719" w:author="DIEGO CORDOBA URRUTIA" w:date="2026-06-07T04:36:00Z" w16du:dateUtc="2026-06-07T10:36:00Z">
                <w:pPr>
                  <w:jc w:val="both"/>
                </w:pPr>
              </w:pPrChange>
            </w:pPr>
            <w:r>
              <w:rPr>
                <w:rPrChange w:id="4720" w:author="DIEGO CORDOBA URRUTIA" w:date="2026-06-07T04:36:00Z" w16du:dateUtc="2026-06-07T10:36:00Z">
                  <w:rPr>
                    <w:rFonts w:ascii="Arial" w:eastAsia="Arial" w:hAnsi="Arial" w:cs="Arial"/>
                    <w:color w:val="000000"/>
                    <w:sz w:val="19"/>
                    <w:szCs w:val="19"/>
                  </w:rPr>
                </w:rPrChange>
              </w:rPr>
              <w:t>2030</w:t>
            </w:r>
          </w:p>
        </w:tc>
      </w:tr>
    </w:tbl>
    <w:p w14:paraId="18DF8E2D" w14:textId="77777777" w:rsidR="00DA1741" w:rsidRPr="00A9569D" w:rsidRDefault="00000000">
      <w:pPr>
        <w:pStyle w:val="BodyText"/>
        <w:rPr>
          <w:lang w:val="es-419"/>
          <w:rPrChange w:id="4721" w:author="DIEGO CORDOBA URRUTIA" w:date="2026-06-07T04:36:00Z" w16du:dateUtc="2026-06-07T10:36:00Z">
            <w:rPr/>
          </w:rPrChange>
        </w:rPr>
        <w:pPrChange w:id="4722" w:author="DIEGO CORDOBA URRUTIA" w:date="2026-06-07T04:36:00Z" w16du:dateUtc="2026-06-07T10:36:00Z">
          <w:pPr>
            <w:spacing w:before="80" w:after="320" w:line="380" w:lineRule="auto"/>
            <w:jc w:val="center"/>
          </w:pPr>
        </w:pPrChange>
      </w:pPr>
      <w:r w:rsidRPr="00A9569D">
        <w:rPr>
          <w:lang w:val="es-419"/>
          <w:rPrChange w:id="4723" w:author="DIEGO CORDOBA URRUTIA" w:date="2026-06-07T04:36:00Z" w16du:dateUtc="2026-06-07T10:36:00Z">
            <w:rPr>
              <w:color w:val="888888"/>
              <w:sz w:val="20"/>
              <w:szCs w:val="20"/>
            </w:rPr>
          </w:rPrChange>
        </w:rPr>
        <w:t>Tabla 6.2: Proyección de ingresos — mercado XM Colombia.</w:t>
      </w:r>
    </w:p>
    <w:p w14:paraId="535E171C" w14:textId="77777777" w:rsidR="00DA1741" w:rsidRPr="00A9569D" w:rsidRDefault="00000000">
      <w:pPr>
        <w:pStyle w:val="Heading2"/>
        <w:rPr>
          <w:lang w:val="es-419"/>
          <w:rPrChange w:id="4724" w:author="DIEGO CORDOBA URRUTIA" w:date="2026-06-07T04:36:00Z" w16du:dateUtc="2026-06-07T10:36:00Z">
            <w:rPr/>
          </w:rPrChange>
        </w:rPr>
      </w:pPr>
      <w:bookmarkStart w:id="4725" w:name="_Toc231042728"/>
      <w:bookmarkStart w:id="4726" w:name="X3640fb198eaa1f31f93a5f0c980a84ecbbdc6ae"/>
      <w:bookmarkEnd w:id="4454"/>
      <w:r w:rsidRPr="00A9569D">
        <w:rPr>
          <w:lang w:val="es-419"/>
          <w:rPrChange w:id="4727" w:author="DIEGO CORDOBA URRUTIA" w:date="2026-06-07T04:36:00Z" w16du:dateUtc="2026-06-07T10:36:00Z">
            <w:rPr/>
          </w:rPrChange>
        </w:rPr>
        <w:t>6.3</w:t>
      </w:r>
      <w:del w:id="4728" w:author="DIEGO CORDOBA URRUTIA" w:date="2026-06-07T04:36:00Z" w16du:dateUtc="2026-06-07T10:36:00Z">
        <w:r>
          <w:rPr>
            <w:rFonts w:ascii="Arial" w:eastAsia="Arial" w:hAnsi="Arial" w:cs="Arial"/>
            <w:color w:val="0F6E56"/>
          </w:rPr>
          <w:delText xml:space="preserve"> </w:delText>
        </w:r>
      </w:del>
      <w:r w:rsidRPr="00A9569D">
        <w:rPr>
          <w:lang w:val="es-419"/>
          <w:rPrChange w:id="4729" w:author="DIEGO CORDOBA URRUTIA" w:date="2026-06-07T04:36:00Z" w16du:dateUtc="2026-06-07T10:36:00Z">
            <w:rPr/>
          </w:rPrChange>
        </w:rPr>
        <w:t xml:space="preserve"> Chile — CEN: Solar Extremo y la Crisis de Variabilidad</w:t>
      </w:r>
      <w:bookmarkEnd w:id="4725"/>
    </w:p>
    <w:p w14:paraId="5BA960F1" w14:textId="77777777" w:rsidR="00DA1741" w:rsidRPr="00A9569D" w:rsidRDefault="00000000">
      <w:pPr>
        <w:pStyle w:val="Heading3"/>
        <w:rPr>
          <w:lang w:val="es-419"/>
          <w:rPrChange w:id="4730" w:author="DIEGO CORDOBA URRUTIA" w:date="2026-06-07T04:36:00Z" w16du:dateUtc="2026-06-07T10:36:00Z">
            <w:rPr/>
          </w:rPrChange>
        </w:rPr>
      </w:pPr>
      <w:bookmarkStart w:id="4731" w:name="_Toc231042729"/>
      <w:r w:rsidRPr="00A9569D">
        <w:rPr>
          <w:lang w:val="es-419"/>
          <w:rPrChange w:id="4732" w:author="DIEGO CORDOBA URRUTIA" w:date="2026-06-07T04:36:00Z" w16du:dateUtc="2026-06-07T10:36:00Z">
            <w:rPr/>
          </w:rPrChange>
        </w:rPr>
        <w:t>6.3.1</w:t>
      </w:r>
      <w:del w:id="4733" w:author="DIEGO CORDOBA URRUTIA" w:date="2026-06-07T04:36:00Z" w16du:dateUtc="2026-06-07T10:36:00Z">
        <w:r>
          <w:rPr>
            <w:rFonts w:ascii="Arial" w:eastAsia="Arial" w:hAnsi="Arial" w:cs="Arial"/>
            <w:color w:val="0D2B45"/>
          </w:rPr>
          <w:delText xml:space="preserve"> </w:delText>
        </w:r>
      </w:del>
      <w:r w:rsidRPr="00A9569D">
        <w:rPr>
          <w:lang w:val="es-419"/>
          <w:rPrChange w:id="4734" w:author="DIEGO CORDOBA URRUTIA" w:date="2026-06-07T04:36:00Z" w16du:dateUtc="2026-06-07T10:36:00Z">
            <w:rPr/>
          </w:rPrChange>
        </w:rPr>
        <w:t xml:space="preserve"> El Sistema Eléctrico Nacional Chileno</w:t>
      </w:r>
      <w:bookmarkEnd w:id="4731"/>
    </w:p>
    <w:p w14:paraId="0BF8DA3E" w14:textId="77777777" w:rsidR="00DA1741" w:rsidRPr="00A9569D" w:rsidRDefault="00000000">
      <w:pPr>
        <w:pStyle w:val="FirstParagraph"/>
        <w:rPr>
          <w:lang w:val="es-419"/>
          <w:rPrChange w:id="4735" w:author="DIEGO CORDOBA URRUTIA" w:date="2026-06-07T04:36:00Z" w16du:dateUtc="2026-06-07T10:36:00Z">
            <w:rPr/>
          </w:rPrChange>
        </w:rPr>
        <w:pPrChange w:id="4736" w:author="DIEGO CORDOBA URRUTIA" w:date="2026-06-07T04:36:00Z" w16du:dateUtc="2026-06-07T10:36:00Z">
          <w:pPr>
            <w:spacing w:after="200" w:line="380" w:lineRule="auto"/>
            <w:jc w:val="both"/>
          </w:pPr>
        </w:pPrChange>
      </w:pPr>
      <w:r w:rsidRPr="00A9569D">
        <w:rPr>
          <w:lang w:val="es-419"/>
          <w:rPrChange w:id="4737" w:author="DIEGO CORDOBA URRUTIA" w:date="2026-06-07T04:36:00Z" w16du:dateUtc="2026-06-07T10:36:00Z">
            <w:rPr>
              <w:color w:val="000000"/>
            </w:rPr>
          </w:rPrChange>
        </w:rPr>
        <w:t>El Coordinador Eléctrico Nacional (CEN) de Chile administra el Sistema Eléctrico Nacional (SEN) de 28,600 MW de capacidad instalada. Chile presenta el caso de penetración solar más extremo del mundo en términos de concentración geográfica: el 94% de la capacidad fotovoltaica está en las regiones de Atacama y Antofagasta (norte grande), mientras que el 68% de la demanda está en la Región Metropolitana (centro-sur). Esta dislocación geográfica crea flujos de potencia masivos de norte a sur, con congestiones de transmisión que amplifican la variabilidad de frecuencia cuando hay cortes de línea.</w:t>
      </w:r>
    </w:p>
    <w:p w14:paraId="64D92415" w14:textId="77777777" w:rsidR="00DA1741" w:rsidRPr="00A9569D" w:rsidRDefault="00000000">
      <w:pPr>
        <w:pStyle w:val="BodyText"/>
        <w:rPr>
          <w:lang w:val="es-419"/>
          <w:rPrChange w:id="4738" w:author="DIEGO CORDOBA URRUTIA" w:date="2026-06-07T04:36:00Z" w16du:dateUtc="2026-06-07T10:36:00Z">
            <w:rPr/>
          </w:rPrChange>
        </w:rPr>
        <w:pPrChange w:id="4739" w:author="DIEGO CORDOBA URRUTIA" w:date="2026-06-07T04:36:00Z" w16du:dateUtc="2026-06-07T10:36:00Z">
          <w:pPr>
            <w:spacing w:after="200" w:line="380" w:lineRule="auto"/>
            <w:jc w:val="both"/>
          </w:pPr>
        </w:pPrChange>
      </w:pPr>
      <w:r w:rsidRPr="00A9569D">
        <w:rPr>
          <w:lang w:val="es-419"/>
          <w:rPrChange w:id="4740" w:author="DIEGO CORDOBA URRUTIA" w:date="2026-06-07T04:36:00Z" w16du:dateUtc="2026-06-07T10:36:00Z">
            <w:rPr>
              <w:color w:val="000000"/>
            </w:rPr>
          </w:rPrChange>
        </w:rPr>
        <w:t>La dinámica de frecuencia en Chile tiene una estructura bimodal extrema que no tiene equivalente en México ni Colombia: durante el día (8am-6pm), la energía solar genera excedentes que deprimen el precio spot a cero o negativo, forzando el curtailment de hasta 800 MW diarios; durante la noche, la red retorna a generación térmica e hidráulica convencional. Esta transición diaria introduce un ciclo determinístico en la volatilidad de frecuencia — es predeciblemente más alta durante la rampa solar de la mañana (6am-10am) y el valle de la tarde (4pm-7pm) que durante el mediodía o la noche.</w:t>
      </w:r>
    </w:p>
    <w:p w14:paraId="794A363B" w14:textId="77777777" w:rsidR="00DA1741" w:rsidRPr="00A9569D" w:rsidRDefault="00000000">
      <w:pPr>
        <w:pStyle w:val="Heading3"/>
        <w:rPr>
          <w:lang w:val="es-419"/>
          <w:rPrChange w:id="4741" w:author="DIEGO CORDOBA URRUTIA" w:date="2026-06-07T04:36:00Z" w16du:dateUtc="2026-06-07T10:36:00Z">
            <w:rPr/>
          </w:rPrChange>
        </w:rPr>
      </w:pPr>
      <w:bookmarkStart w:id="4742" w:name="_Toc231042730"/>
      <w:bookmarkStart w:id="4743" w:name="Xa9d14d680aaaee6a9447269ae78eed98e13560f"/>
      <w:r w:rsidRPr="00A9569D">
        <w:rPr>
          <w:lang w:val="es-419"/>
          <w:rPrChange w:id="4744" w:author="DIEGO CORDOBA URRUTIA" w:date="2026-06-07T04:36:00Z" w16du:dateUtc="2026-06-07T10:36:00Z">
            <w:rPr/>
          </w:rPrChange>
        </w:rPr>
        <w:t>6.3.2</w:t>
      </w:r>
      <w:del w:id="4745" w:author="DIEGO CORDOBA URRUTIA" w:date="2026-06-07T04:36:00Z" w16du:dateUtc="2026-06-07T10:36:00Z">
        <w:r>
          <w:rPr>
            <w:rFonts w:ascii="Arial" w:eastAsia="Arial" w:hAnsi="Arial" w:cs="Arial"/>
            <w:color w:val="0D2B45"/>
          </w:rPr>
          <w:delText xml:space="preserve"> </w:delText>
        </w:r>
      </w:del>
      <w:r w:rsidRPr="00A9569D">
        <w:rPr>
          <w:lang w:val="es-419"/>
          <w:rPrChange w:id="4746" w:author="DIEGO CORDOBA URRUTIA" w:date="2026-06-07T04:36:00Z" w16du:dateUtc="2026-06-07T10:36:00Z">
            <w:rPr/>
          </w:rPrChange>
        </w:rPr>
        <w:t xml:space="preserve"> El Proceso OU con Volatilidad Estocástica — Modelo de Heston Adaptado</w:t>
      </w:r>
      <w:bookmarkEnd w:id="4742"/>
    </w:p>
    <w:p w14:paraId="2F0F7842" w14:textId="77777777" w:rsidR="00DA1741" w:rsidRPr="00A9569D" w:rsidRDefault="00000000">
      <w:pPr>
        <w:pStyle w:val="FirstParagraph"/>
        <w:rPr>
          <w:lang w:val="es-419"/>
          <w:rPrChange w:id="4747" w:author="DIEGO CORDOBA URRUTIA" w:date="2026-06-07T04:36:00Z" w16du:dateUtc="2026-06-07T10:36:00Z">
            <w:rPr/>
          </w:rPrChange>
        </w:rPr>
        <w:pPrChange w:id="4748" w:author="DIEGO CORDOBA URRUTIA" w:date="2026-06-07T04:36:00Z" w16du:dateUtc="2026-06-07T10:36:00Z">
          <w:pPr>
            <w:spacing w:after="200" w:line="380" w:lineRule="auto"/>
            <w:jc w:val="both"/>
          </w:pPr>
        </w:pPrChange>
      </w:pPr>
      <w:r w:rsidRPr="00A9569D">
        <w:rPr>
          <w:lang w:val="es-419"/>
          <w:rPrChange w:id="4749" w:author="DIEGO CORDOBA URRUTIA" w:date="2026-06-07T04:36:00Z" w16du:dateUtc="2026-06-07T10:36:00Z">
            <w:rPr>
              <w:color w:val="000000"/>
            </w:rPr>
          </w:rPrChange>
        </w:rPr>
        <w:t>Para capturar la variabilidad intradiaria, el modelo correcto para el SEN chileno no es el OU de volatilidad constante sino un proceso con volatilidad estocástica. Adaptando el modelo de Heston (1993) al contexto de frecuencia eléctrica:</w:t>
      </w:r>
    </w:p>
    <w:p w14:paraId="7F855B5B" w14:textId="77777777" w:rsidR="00DA1741" w:rsidRPr="00A9569D" w:rsidRDefault="00000000">
      <w:pPr>
        <w:pStyle w:val="BodyText"/>
        <w:rPr>
          <w:lang w:val="es-419"/>
          <w:rPrChange w:id="4750" w:author="DIEGO CORDOBA URRUTIA" w:date="2026-06-07T04:36:00Z" w16du:dateUtc="2026-06-07T10:36:00Z">
            <w:rPr/>
          </w:rPrChange>
        </w:rPr>
        <w:pPrChange w:id="4751" w:author="DIEGO CORDOBA URRUTIA" w:date="2026-06-07T04:36:00Z" w16du:dateUtc="2026-06-07T10:36:00Z">
          <w:pPr>
            <w:spacing w:before="240" w:after="240"/>
            <w:jc w:val="center"/>
          </w:pPr>
        </w:pPrChange>
      </w:pPr>
      <w:r w:rsidRPr="00A9569D">
        <w:rPr>
          <w:lang w:val="es-419"/>
          <w:rPrChange w:id="4752" w:author="DIEGO CORDOBA URRUTIA" w:date="2026-06-07T04:36:00Z" w16du:dateUtc="2026-06-07T10:36:00Z">
            <w:rPr>
              <w:rFonts w:ascii="Cambria Math" w:eastAsia="Cambria Math" w:hAnsi="Cambria Math" w:cs="Cambria Math"/>
              <w:color w:val="0D2B45"/>
              <w:sz w:val="22"/>
              <w:szCs w:val="22"/>
            </w:rPr>
          </w:rPrChange>
        </w:rPr>
        <w:t>d(</w:t>
      </w:r>
      <w:r>
        <w:rPr>
          <w:rPrChange w:id="4753"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4754" w:author="DIEGO CORDOBA URRUTIA" w:date="2026-06-07T04:36:00Z" w16du:dateUtc="2026-06-07T10:36:00Z">
            <w:rPr>
              <w:rFonts w:ascii="Cambria Math" w:eastAsia="Cambria Math" w:hAnsi="Cambria Math" w:cs="Cambria Math"/>
              <w:color w:val="0D2B45"/>
              <w:sz w:val="22"/>
              <w:szCs w:val="22"/>
            </w:rPr>
          </w:rPrChange>
        </w:rPr>
        <w:t xml:space="preserve">f) </w:t>
      </w:r>
      <w:ins w:id="4755" w:author="DIEGO CORDOBA URRUTIA" w:date="2026-06-07T04:36:00Z" w16du:dateUtc="2026-06-07T10:36:00Z">
        <w:r w:rsidRPr="00A9569D">
          <w:rPr>
            <w:lang w:val="es-419"/>
          </w:rPr>
          <w:t>=</w:t>
        </w:r>
      </w:ins>
      <w:del w:id="475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757"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4758"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4759" w:author="DIEGO CORDOBA URRUTIA" w:date="2026-06-07T04:36:00Z" w16du:dateUtc="2026-06-07T10:36:00Z">
            <w:rPr>
              <w:rFonts w:ascii="Cambria Math" w:eastAsia="Cambria Math" w:hAnsi="Cambria Math" w:cs="Cambria Math"/>
              <w:color w:val="0D2B45"/>
              <w:sz w:val="22"/>
              <w:szCs w:val="22"/>
            </w:rPr>
          </w:rPrChange>
        </w:rPr>
        <w:t>_f (</w:t>
      </w:r>
      <w:r>
        <w:rPr>
          <w:rPrChange w:id="4760" w:author="DIEGO CORDOBA URRUTIA" w:date="2026-06-07T04:36:00Z" w16du:dateUtc="2026-06-07T10:36:00Z">
            <w:rPr>
              <w:rFonts w:ascii="Cambria Math" w:eastAsia="Cambria Math" w:hAnsi="Cambria Math" w:cs="Cambria Math"/>
              <w:color w:val="0D2B45"/>
              <w:sz w:val="22"/>
              <w:szCs w:val="22"/>
            </w:rPr>
          </w:rPrChange>
        </w:rPr>
        <w:t>μ</w:t>
      </w:r>
      <w:r w:rsidRPr="00A9569D">
        <w:rPr>
          <w:lang w:val="es-419"/>
          <w:rPrChange w:id="4761" w:author="DIEGO CORDOBA URRUTIA" w:date="2026-06-07T04:36:00Z" w16du:dateUtc="2026-06-07T10:36:00Z">
            <w:rPr>
              <w:rFonts w:ascii="Cambria Math" w:eastAsia="Cambria Math" w:hAnsi="Cambria Math" w:cs="Cambria Math"/>
              <w:color w:val="0D2B45"/>
              <w:sz w:val="22"/>
              <w:szCs w:val="22"/>
            </w:rPr>
          </w:rPrChange>
        </w:rPr>
        <w:t xml:space="preserve">_f − </w:t>
      </w:r>
      <w:r>
        <w:rPr>
          <w:rPrChange w:id="4762" w:author="DIEGO CORDOBA URRUTIA" w:date="2026-06-07T04:36:00Z" w16du:dateUtc="2026-06-07T10:36:00Z">
            <w:rPr>
              <w:rFonts w:ascii="Cambria Math" w:eastAsia="Cambria Math" w:hAnsi="Cambria Math" w:cs="Cambria Math"/>
              <w:color w:val="0D2B45"/>
              <w:sz w:val="22"/>
              <w:szCs w:val="22"/>
            </w:rPr>
          </w:rPrChange>
        </w:rPr>
        <w:t>Δ</w:t>
      </w:r>
      <w:r w:rsidRPr="00A9569D">
        <w:rPr>
          <w:lang w:val="es-419"/>
          <w:rPrChange w:id="4763" w:author="DIEGO CORDOBA URRUTIA" w:date="2026-06-07T04:36:00Z" w16du:dateUtc="2026-06-07T10:36:00Z">
            <w:rPr>
              <w:rFonts w:ascii="Cambria Math" w:eastAsia="Cambria Math" w:hAnsi="Cambria Math" w:cs="Cambria Math"/>
              <w:color w:val="0D2B45"/>
              <w:sz w:val="22"/>
              <w:szCs w:val="22"/>
            </w:rPr>
          </w:rPrChange>
        </w:rPr>
        <w:t xml:space="preserve">f) dt </w:t>
      </w:r>
      <w:ins w:id="4764" w:author="DIEGO CORDOBA URRUTIA" w:date="2026-06-07T04:36:00Z" w16du:dateUtc="2026-06-07T10:36:00Z">
        <w:r w:rsidRPr="00A9569D">
          <w:rPr>
            <w:lang w:val="es-419"/>
          </w:rPr>
          <w:t>+</w:t>
        </w:r>
      </w:ins>
      <w:del w:id="476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766" w:author="DIEGO CORDOBA URRUTIA" w:date="2026-06-07T04:36:00Z" w16du:dateUtc="2026-06-07T10:36:00Z">
            <w:rPr>
              <w:rFonts w:ascii="Cambria Math" w:eastAsia="Cambria Math" w:hAnsi="Cambria Math" w:cs="Cambria Math"/>
              <w:color w:val="0D2B45"/>
              <w:sz w:val="22"/>
              <w:szCs w:val="22"/>
            </w:rPr>
          </w:rPrChange>
        </w:rPr>
        <w:t xml:space="preserve"> √V_t · dW_f</w:t>
      </w:r>
    </w:p>
    <w:p w14:paraId="3A0EBB07" w14:textId="77777777" w:rsidR="00DA1741" w:rsidRPr="00A9569D" w:rsidRDefault="00000000">
      <w:pPr>
        <w:pStyle w:val="BodyText"/>
        <w:rPr>
          <w:lang w:val="es-419"/>
          <w:rPrChange w:id="4767" w:author="DIEGO CORDOBA URRUTIA" w:date="2026-06-07T04:36:00Z" w16du:dateUtc="2026-06-07T10:36:00Z">
            <w:rPr/>
          </w:rPrChange>
        </w:rPr>
        <w:pPrChange w:id="4768" w:author="DIEGO CORDOBA URRUTIA" w:date="2026-06-07T04:36:00Z" w16du:dateUtc="2026-06-07T10:36:00Z">
          <w:pPr>
            <w:spacing w:before="240" w:after="240"/>
            <w:jc w:val="center"/>
          </w:pPr>
        </w:pPrChange>
      </w:pPr>
      <w:r w:rsidRPr="00A9569D">
        <w:rPr>
          <w:lang w:val="es-419"/>
          <w:rPrChange w:id="4769" w:author="DIEGO CORDOBA URRUTIA" w:date="2026-06-07T04:36:00Z" w16du:dateUtc="2026-06-07T10:36:00Z">
            <w:rPr>
              <w:rFonts w:ascii="Cambria Math" w:eastAsia="Cambria Math" w:hAnsi="Cambria Math" w:cs="Cambria Math"/>
              <w:color w:val="0D2B45"/>
              <w:sz w:val="22"/>
              <w:szCs w:val="22"/>
            </w:rPr>
          </w:rPrChange>
        </w:rPr>
        <w:t xml:space="preserve">dV_t </w:t>
      </w:r>
      <w:ins w:id="4770" w:author="DIEGO CORDOBA URRUTIA" w:date="2026-06-07T04:36:00Z" w16du:dateUtc="2026-06-07T10:36:00Z">
        <w:r w:rsidRPr="00A9569D">
          <w:rPr>
            <w:lang w:val="es-419"/>
          </w:rPr>
          <w:t>=</w:t>
        </w:r>
      </w:ins>
      <w:del w:id="4771"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772"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4773" w:author="DIEGO CORDOBA URRUTIA" w:date="2026-06-07T04:36:00Z" w16du:dateUtc="2026-06-07T10:36:00Z">
            <w:rPr>
              <w:rFonts w:ascii="Cambria Math" w:eastAsia="Cambria Math" w:hAnsi="Cambria Math" w:cs="Cambria Math"/>
              <w:color w:val="0D2B45"/>
              <w:sz w:val="22"/>
              <w:szCs w:val="22"/>
            </w:rPr>
          </w:rPrChange>
        </w:rPr>
        <w:t>κ</w:t>
      </w:r>
      <w:r w:rsidRPr="00A9569D">
        <w:rPr>
          <w:lang w:val="es-419"/>
          <w:rPrChange w:id="4774" w:author="DIEGO CORDOBA URRUTIA" w:date="2026-06-07T04:36:00Z" w16du:dateUtc="2026-06-07T10:36:00Z">
            <w:rPr>
              <w:rFonts w:ascii="Cambria Math" w:eastAsia="Cambria Math" w:hAnsi="Cambria Math" w:cs="Cambria Math"/>
              <w:color w:val="0D2B45"/>
              <w:sz w:val="22"/>
              <w:szCs w:val="22"/>
            </w:rPr>
          </w:rPrChange>
        </w:rPr>
        <w:t>_V (</w:t>
      </w:r>
      <w:r>
        <w:rPr>
          <w:rPrChange w:id="4775"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4776" w:author="DIEGO CORDOBA URRUTIA" w:date="2026-06-07T04:36:00Z" w16du:dateUtc="2026-06-07T10:36:00Z">
            <w:rPr>
              <w:rFonts w:ascii="Cambria Math" w:eastAsia="Cambria Math" w:hAnsi="Cambria Math" w:cs="Cambria Math"/>
              <w:color w:val="0D2B45"/>
              <w:sz w:val="22"/>
              <w:szCs w:val="22"/>
            </w:rPr>
          </w:rPrChange>
        </w:rPr>
        <w:t xml:space="preserve">(t) − V_t) dt </w:t>
      </w:r>
      <w:ins w:id="4777" w:author="DIEGO CORDOBA URRUTIA" w:date="2026-06-07T04:36:00Z" w16du:dateUtc="2026-06-07T10:36:00Z">
        <w:r w:rsidRPr="00A9569D">
          <w:rPr>
            <w:lang w:val="es-419"/>
          </w:rPr>
          <w:t>+</w:t>
        </w:r>
      </w:ins>
      <w:del w:id="4778"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477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4780" w:author="DIEGO CORDOBA URRUTIA" w:date="2026-06-07T04:36:00Z" w16du:dateUtc="2026-06-07T10:36:00Z">
            <w:rPr>
              <w:rFonts w:ascii="Cambria Math" w:eastAsia="Cambria Math" w:hAnsi="Cambria Math" w:cs="Cambria Math"/>
              <w:color w:val="0D2B45"/>
              <w:sz w:val="22"/>
              <w:szCs w:val="22"/>
            </w:rPr>
          </w:rPrChange>
        </w:rPr>
        <w:t>ξ</w:t>
      </w:r>
      <w:r w:rsidRPr="00A9569D">
        <w:rPr>
          <w:lang w:val="es-419"/>
          <w:rPrChange w:id="4781" w:author="DIEGO CORDOBA URRUTIA" w:date="2026-06-07T04:36:00Z" w16du:dateUtc="2026-06-07T10:36:00Z">
            <w:rPr>
              <w:rFonts w:ascii="Cambria Math" w:eastAsia="Cambria Math" w:hAnsi="Cambria Math" w:cs="Cambria Math"/>
              <w:color w:val="0D2B45"/>
              <w:sz w:val="22"/>
              <w:szCs w:val="22"/>
            </w:rPr>
          </w:rPrChange>
        </w:rPr>
        <w:t xml:space="preserve"> √V_t · dW_V</w:t>
      </w:r>
    </w:p>
    <w:p w14:paraId="6229D6E1" w14:textId="77777777" w:rsidR="00DA1741" w:rsidRPr="00A9569D" w:rsidRDefault="00000000">
      <w:pPr>
        <w:pStyle w:val="BodyText"/>
        <w:rPr>
          <w:lang w:val="es-419"/>
          <w:rPrChange w:id="4782" w:author="DIEGO CORDOBA URRUTIA" w:date="2026-06-07T04:36:00Z" w16du:dateUtc="2026-06-07T10:36:00Z">
            <w:rPr/>
          </w:rPrChange>
        </w:rPr>
        <w:pPrChange w:id="4783" w:author="DIEGO CORDOBA URRUTIA" w:date="2026-06-07T04:36:00Z" w16du:dateUtc="2026-06-07T10:36:00Z">
          <w:pPr>
            <w:spacing w:after="200" w:line="380" w:lineRule="auto"/>
            <w:jc w:val="both"/>
          </w:pPr>
        </w:pPrChange>
      </w:pPr>
      <w:r w:rsidRPr="00A9569D">
        <w:rPr>
          <w:lang w:val="es-419"/>
          <w:rPrChange w:id="4784" w:author="DIEGO CORDOBA URRUTIA" w:date="2026-06-07T04:36:00Z" w16du:dateUtc="2026-06-07T10:36:00Z">
            <w:rPr>
              <w:color w:val="000000"/>
            </w:rPr>
          </w:rPrChange>
        </w:rPr>
        <w:t xml:space="preserve">donde V_t es la varianza instantánea de la frecuencia (el </w:t>
      </w:r>
      <w:ins w:id="4785" w:author="DIEGO CORDOBA URRUTIA" w:date="2026-06-07T04:36:00Z" w16du:dateUtc="2026-06-07T10:36:00Z">
        <w:r w:rsidRPr="00A9569D">
          <w:rPr>
            <w:lang w:val="es-419"/>
          </w:rPr>
          <w:t>‘vol</w:t>
        </w:r>
      </w:ins>
      <w:del w:id="4786" w:author="DIEGO CORDOBA URRUTIA" w:date="2026-06-07T04:36:00Z" w16du:dateUtc="2026-06-07T10:36:00Z">
        <w:r w:rsidRPr="00DA5EBB">
          <w:rPr>
            <w:rFonts w:ascii="Arial" w:eastAsia="Arial" w:hAnsi="Arial" w:cs="Arial"/>
            <w:color w:val="000000"/>
            <w:lang w:val="es-419"/>
          </w:rPr>
          <w:delText>'vol</w:delText>
        </w:r>
      </w:del>
      <w:r w:rsidRPr="00A9569D">
        <w:rPr>
          <w:lang w:val="es-419"/>
          <w:rPrChange w:id="4787" w:author="DIEGO CORDOBA URRUTIA" w:date="2026-06-07T04:36:00Z" w16du:dateUtc="2026-06-07T10:36:00Z">
            <w:rPr>
              <w:color w:val="000000"/>
            </w:rPr>
          </w:rPrChange>
        </w:rPr>
        <w:t xml:space="preserve"> de </w:t>
      </w:r>
      <w:ins w:id="4788" w:author="DIEGO CORDOBA URRUTIA" w:date="2026-06-07T04:36:00Z" w16du:dateUtc="2026-06-07T10:36:00Z">
        <w:r w:rsidRPr="00A9569D">
          <w:rPr>
            <w:lang w:val="es-419"/>
          </w:rPr>
          <w:t>vol’</w:t>
        </w:r>
      </w:ins>
      <w:del w:id="4789" w:author="DIEGO CORDOBA URRUTIA" w:date="2026-06-07T04:36:00Z" w16du:dateUtc="2026-06-07T10:36:00Z">
        <w:r w:rsidRPr="00DA5EBB">
          <w:rPr>
            <w:rFonts w:ascii="Arial" w:eastAsia="Arial" w:hAnsi="Arial" w:cs="Arial"/>
            <w:color w:val="000000"/>
            <w:lang w:val="es-419"/>
          </w:rPr>
          <w:delText>vol'</w:delText>
        </w:r>
      </w:del>
      <w:r w:rsidRPr="00A9569D">
        <w:rPr>
          <w:lang w:val="es-419"/>
          <w:rPrChange w:id="4790" w:author="DIEGO CORDOBA URRUTIA" w:date="2026-06-07T04:36:00Z" w16du:dateUtc="2026-06-07T10:36:00Z">
            <w:rPr>
              <w:color w:val="000000"/>
            </w:rPr>
          </w:rPrChange>
        </w:rPr>
        <w:t xml:space="preserve"> del sistema), </w:t>
      </w:r>
      <w:r>
        <w:rPr>
          <w:rPrChange w:id="4791" w:author="DIEGO CORDOBA URRUTIA" w:date="2026-06-07T04:36:00Z" w16du:dateUtc="2026-06-07T10:36:00Z">
            <w:rPr>
              <w:color w:val="000000"/>
            </w:rPr>
          </w:rPrChange>
        </w:rPr>
        <w:t>θ</w:t>
      </w:r>
      <w:r w:rsidRPr="00A9569D">
        <w:rPr>
          <w:lang w:val="es-419"/>
          <w:rPrChange w:id="4792" w:author="DIEGO CORDOBA URRUTIA" w:date="2026-06-07T04:36:00Z" w16du:dateUtc="2026-06-07T10:36:00Z">
            <w:rPr>
              <w:color w:val="000000"/>
            </w:rPr>
          </w:rPrChange>
        </w:rPr>
        <w:t xml:space="preserve">(t) es la varianza media de largo plazo que varía deterministicamente con la hora del día (perfil solar), </w:t>
      </w:r>
      <w:r>
        <w:rPr>
          <w:rPrChange w:id="4793" w:author="DIEGO CORDOBA URRUTIA" w:date="2026-06-07T04:36:00Z" w16du:dateUtc="2026-06-07T10:36:00Z">
            <w:rPr>
              <w:color w:val="000000"/>
            </w:rPr>
          </w:rPrChange>
        </w:rPr>
        <w:t>ξ</w:t>
      </w:r>
      <w:r w:rsidRPr="00A9569D">
        <w:rPr>
          <w:lang w:val="es-419"/>
          <w:rPrChange w:id="4794" w:author="DIEGO CORDOBA URRUTIA" w:date="2026-06-07T04:36:00Z" w16du:dateUtc="2026-06-07T10:36:00Z">
            <w:rPr>
              <w:color w:val="000000"/>
            </w:rPr>
          </w:rPrChange>
        </w:rPr>
        <w:t xml:space="preserve"> es la volatilidad de la varianza, y dW_f · dW_V = </w:t>
      </w:r>
      <w:r>
        <w:rPr>
          <w:rPrChange w:id="4795" w:author="DIEGO CORDOBA URRUTIA" w:date="2026-06-07T04:36:00Z" w16du:dateUtc="2026-06-07T10:36:00Z">
            <w:rPr>
              <w:color w:val="000000"/>
            </w:rPr>
          </w:rPrChange>
        </w:rPr>
        <w:t>ρ</w:t>
      </w:r>
      <w:r w:rsidRPr="00A9569D">
        <w:rPr>
          <w:lang w:val="es-419"/>
          <w:rPrChange w:id="4796" w:author="DIEGO CORDOBA URRUTIA" w:date="2026-06-07T04:36:00Z" w16du:dateUtc="2026-06-07T10:36:00Z">
            <w:rPr>
              <w:color w:val="000000"/>
            </w:rPr>
          </w:rPrChange>
        </w:rPr>
        <w:t xml:space="preserve"> dt es la correlación entre los movimientos de frecuencia y de varianza. El perfil </w:t>
      </w:r>
      <w:r>
        <w:rPr>
          <w:rPrChange w:id="4797" w:author="DIEGO CORDOBA URRUTIA" w:date="2026-06-07T04:36:00Z" w16du:dateUtc="2026-06-07T10:36:00Z">
            <w:rPr>
              <w:color w:val="000000"/>
            </w:rPr>
          </w:rPrChange>
        </w:rPr>
        <w:t>θ</w:t>
      </w:r>
      <w:r w:rsidRPr="00A9569D">
        <w:rPr>
          <w:lang w:val="es-419"/>
          <w:rPrChange w:id="4798" w:author="DIEGO CORDOBA URRUTIA" w:date="2026-06-07T04:36:00Z" w16du:dateUtc="2026-06-07T10:36:00Z">
            <w:rPr>
              <w:color w:val="000000"/>
            </w:rPr>
          </w:rPrChange>
        </w:rPr>
        <w:t>(t) es estimable directamente de los datos intradiarios del SEN.</w:t>
      </w:r>
    </w:p>
    <w:p w14:paraId="7A255FAF" w14:textId="77777777" w:rsidR="00DA1741" w:rsidRPr="00A9569D" w:rsidRDefault="00000000">
      <w:pPr>
        <w:pStyle w:val="BodyText"/>
        <w:rPr>
          <w:lang w:val="es-419"/>
          <w:rPrChange w:id="4799" w:author="DIEGO CORDOBA URRUTIA" w:date="2026-06-07T04:36:00Z" w16du:dateUtc="2026-06-07T10:36:00Z">
            <w:rPr/>
          </w:rPrChange>
        </w:rPr>
        <w:pPrChange w:id="4800" w:author="DIEGO CORDOBA URRUTIA" w:date="2026-06-07T04:36:00Z" w16du:dateUtc="2026-06-07T10:36:00Z">
          <w:pPr>
            <w:spacing w:after="200" w:line="380" w:lineRule="auto"/>
            <w:jc w:val="both"/>
          </w:pPr>
        </w:pPrChange>
      </w:pPr>
      <w:r w:rsidRPr="00A9569D">
        <w:rPr>
          <w:lang w:val="es-419"/>
          <w:rPrChange w:id="4801" w:author="DIEGO CORDOBA URRUTIA" w:date="2026-06-07T04:36:00Z" w16du:dateUtc="2026-06-07T10:36:00Z">
            <w:rPr>
              <w:color w:val="000000"/>
            </w:rPr>
          </w:rPrChange>
        </w:rPr>
        <w:t>La implicación para el precio del contrato: la fórmula de valoración HJB se extiende al espacio de estados (</w:t>
      </w:r>
      <w:r>
        <w:rPr>
          <w:rPrChange w:id="4802" w:author="DIEGO CORDOBA URRUTIA" w:date="2026-06-07T04:36:00Z" w16du:dateUtc="2026-06-07T10:36:00Z">
            <w:rPr>
              <w:color w:val="000000"/>
            </w:rPr>
          </w:rPrChange>
        </w:rPr>
        <w:t>Δ</w:t>
      </w:r>
      <w:r w:rsidRPr="00A9569D">
        <w:rPr>
          <w:lang w:val="es-419"/>
          <w:rPrChange w:id="4803" w:author="DIEGO CORDOBA URRUTIA" w:date="2026-06-07T04:36:00Z" w16du:dateUtc="2026-06-07T10:36:00Z">
            <w:rPr>
              <w:color w:val="000000"/>
            </w:rPr>
          </w:rPrChange>
        </w:rPr>
        <w:t>f, V, t) ∈ ℝ³, y el Vega del contrato ∂V_HJB/∂√V es positivo (contratos más valiosos cuando la varianza es alta — mañana y tarde) mientras que el Vega intradiario ∂V_HJB/∂</w:t>
      </w:r>
      <w:r>
        <w:rPr>
          <w:rPrChange w:id="4804" w:author="DIEGO CORDOBA URRUTIA" w:date="2026-06-07T04:36:00Z" w16du:dateUtc="2026-06-07T10:36:00Z">
            <w:rPr>
              <w:color w:val="000000"/>
            </w:rPr>
          </w:rPrChange>
        </w:rPr>
        <w:t>θ</w:t>
      </w:r>
      <w:r w:rsidRPr="00A9569D">
        <w:rPr>
          <w:lang w:val="es-419"/>
          <w:rPrChange w:id="4805" w:author="DIEGO CORDOBA URRUTIA" w:date="2026-06-07T04:36:00Z" w16du:dateUtc="2026-06-07T10:36:00Z">
            <w:rPr>
              <w:color w:val="000000"/>
            </w:rPr>
          </w:rPrChange>
        </w:rPr>
        <w:t>(t) es una función periódica del tiempo.</w:t>
      </w:r>
    </w:p>
    <w:p w14:paraId="06D4B6A3" w14:textId="77777777" w:rsidR="00DA1741" w:rsidRPr="00A9569D" w:rsidRDefault="00000000">
      <w:pPr>
        <w:pStyle w:val="BodyText"/>
        <w:rPr>
          <w:lang w:val="es-419"/>
          <w:rPrChange w:id="4806" w:author="DIEGO CORDOBA URRUTIA" w:date="2026-06-07T04:36:00Z" w16du:dateUtc="2026-06-07T10:36:00Z">
            <w:rPr/>
          </w:rPrChange>
        </w:rPr>
        <w:pPrChange w:id="4807" w:author="DIEGO CORDOBA URRUTIA" w:date="2026-06-07T04:36:00Z" w16du:dateUtc="2026-06-07T10:36:00Z">
          <w:pPr>
            <w:spacing w:after="200" w:line="380" w:lineRule="auto"/>
            <w:jc w:val="both"/>
          </w:pPr>
        </w:pPrChange>
      </w:pPr>
      <w:r w:rsidRPr="00A9569D">
        <w:rPr>
          <w:lang w:val="es-419"/>
          <w:rPrChange w:id="4808" w:author="DIEGO CORDOBA URRUTIA" w:date="2026-06-07T04:36:00Z" w16du:dateUtc="2026-06-07T10:36:00Z">
            <w:rPr>
              <w:color w:val="000000"/>
            </w:rPr>
          </w:rPrChange>
        </w:rPr>
        <w:lastRenderedPageBreak/>
        <w:t>Parámetros calibrados sobre datos CEN (2020-2024):</w:t>
      </w:r>
    </w:p>
    <w:tbl>
      <w:tblPr>
        <w:tblStyle w:val="Table"/>
        <w:tblW w:w="5000" w:type="pct"/>
        <w:tblLook w:val="0020" w:firstRow="1" w:lastRow="0" w:firstColumn="0" w:lastColumn="0" w:noHBand="0" w:noVBand="0"/>
        <w:tblPrChange w:id="4809"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110"/>
        <w:gridCol w:w="1282"/>
        <w:gridCol w:w="4968"/>
        <w:tblGridChange w:id="4810">
          <w:tblGrid>
            <w:gridCol w:w="1"/>
            <w:gridCol w:w="2400"/>
            <w:gridCol w:w="709"/>
            <w:gridCol w:w="1282"/>
            <w:gridCol w:w="409"/>
            <w:gridCol w:w="4559"/>
            <w:gridCol w:w="1"/>
          </w:tblGrid>
        </w:tblGridChange>
      </w:tblGrid>
      <w:tr w:rsidR="00DA1741" w14:paraId="541DD21B" w14:textId="77777777" w:rsidTr="00A7071E">
        <w:tblPrEx>
          <w:tblPrExChange w:id="4811"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812" w:author="DIEGO CORDOBA URRUTIA" w:date="2026-06-07T04:36:00Z" w16du:dateUtc="2026-06-07T10:36:00Z">
            <w:trPr>
              <w:gridBefore w:val="1"/>
              <w:tblHeader/>
            </w:trPr>
          </w:trPrChange>
        </w:trPr>
        <w:tc>
          <w:tcPr>
            <w:tcW w:w="0" w:type="auto"/>
            <w:tcPrChange w:id="4813"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96F3AA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81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815" w:author="DIEGO CORDOBA URRUTIA" w:date="2026-06-07T04:36:00Z" w16du:dateUtc="2026-06-07T10:36:00Z">
                  <w:rPr>
                    <w:rFonts w:ascii="Arial" w:eastAsia="Arial" w:hAnsi="Arial" w:cs="Arial"/>
                    <w:b/>
                    <w:bCs/>
                    <w:color w:val="FFFFFF"/>
                    <w:sz w:val="19"/>
                    <w:szCs w:val="19"/>
                  </w:rPr>
                </w:rPrChange>
              </w:rPr>
              <w:t>Parámetro</w:t>
            </w:r>
          </w:p>
        </w:tc>
        <w:tc>
          <w:tcPr>
            <w:tcW w:w="0" w:type="auto"/>
            <w:tcPrChange w:id="4816"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B29A4F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81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818" w:author="DIEGO CORDOBA URRUTIA" w:date="2026-06-07T04:36:00Z" w16du:dateUtc="2026-06-07T10:36:00Z">
                  <w:rPr>
                    <w:rFonts w:ascii="Arial" w:eastAsia="Arial" w:hAnsi="Arial" w:cs="Arial"/>
                    <w:b/>
                    <w:bCs/>
                    <w:color w:val="FFFFFF"/>
                    <w:sz w:val="19"/>
                    <w:szCs w:val="19"/>
                  </w:rPr>
                </w:rPrChange>
              </w:rPr>
              <w:t>Chile CEN</w:t>
            </w:r>
          </w:p>
        </w:tc>
        <w:tc>
          <w:tcPr>
            <w:tcW w:w="0" w:type="auto"/>
            <w:tcPrChange w:id="4819"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7AA1CBF"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820"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821" w:author="DIEGO CORDOBA URRUTIA" w:date="2026-06-07T04:36:00Z" w16du:dateUtc="2026-06-07T10:36:00Z">
                  <w:rPr>
                    <w:rFonts w:ascii="Arial" w:eastAsia="Arial" w:hAnsi="Arial" w:cs="Arial"/>
                    <w:b/>
                    <w:bCs/>
                    <w:color w:val="FFFFFF"/>
                    <w:sz w:val="19"/>
                    <w:szCs w:val="19"/>
                  </w:rPr>
                </w:rPrChange>
              </w:rPr>
              <w:t>Nota</w:t>
            </w:r>
          </w:p>
        </w:tc>
      </w:tr>
      <w:tr w:rsidR="00DA1741" w14:paraId="709A7713" w14:textId="77777777">
        <w:tblPrEx>
          <w:tblPrExChange w:id="4822" w:author="DIEGO CORDOBA URRUTIA" w:date="2026-06-07T04:36:00Z" w16du:dateUtc="2026-06-07T10:36:00Z">
            <w:tblPrEx>
              <w:tblCellMar>
                <w:top w:w="0" w:type="dxa"/>
                <w:bottom w:w="0" w:type="dxa"/>
              </w:tblCellMar>
            </w:tblPrEx>
          </w:tblPrExChange>
        </w:tblPrEx>
        <w:trPr>
          <w:trPrChange w:id="4823" w:author="DIEGO CORDOBA URRUTIA" w:date="2026-06-07T04:36:00Z" w16du:dateUtc="2026-06-07T10:36:00Z">
            <w:trPr>
              <w:gridBefore w:val="1"/>
            </w:trPr>
          </w:trPrChange>
        </w:trPr>
        <w:tc>
          <w:tcPr>
            <w:tcW w:w="0" w:type="auto"/>
            <w:tcPrChange w:id="4824"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7124647" w14:textId="77777777" w:rsidR="00DA1741" w:rsidRPr="00A9569D" w:rsidRDefault="00000000">
            <w:pPr>
              <w:pStyle w:val="Compact"/>
              <w:rPr>
                <w:lang w:val="es-419"/>
                <w:rPrChange w:id="4825" w:author="DIEGO CORDOBA URRUTIA" w:date="2026-06-07T04:36:00Z" w16du:dateUtc="2026-06-07T10:36:00Z">
                  <w:rPr/>
                </w:rPrChange>
              </w:rPr>
              <w:pPrChange w:id="4826" w:author="DIEGO CORDOBA URRUTIA" w:date="2026-06-07T04:36:00Z" w16du:dateUtc="2026-06-07T10:36:00Z">
                <w:pPr>
                  <w:jc w:val="both"/>
                </w:pPr>
              </w:pPrChange>
            </w:pPr>
            <w:r>
              <w:rPr>
                <w:rPrChange w:id="4827" w:author="DIEGO CORDOBA URRUTIA" w:date="2026-06-07T04:36:00Z" w16du:dateUtc="2026-06-07T10:36:00Z">
                  <w:rPr>
                    <w:rFonts w:ascii="Arial" w:eastAsia="Arial" w:hAnsi="Arial" w:cs="Arial"/>
                    <w:color w:val="000000"/>
                    <w:sz w:val="19"/>
                    <w:szCs w:val="19"/>
                  </w:rPr>
                </w:rPrChange>
              </w:rPr>
              <w:t>κ</w:t>
            </w:r>
            <w:r w:rsidRPr="00A9569D">
              <w:rPr>
                <w:lang w:val="es-419"/>
                <w:rPrChange w:id="4828" w:author="DIEGO CORDOBA URRUTIA" w:date="2026-06-07T04:36:00Z" w16du:dateUtc="2026-06-07T10:36:00Z">
                  <w:rPr>
                    <w:rFonts w:ascii="Arial" w:eastAsia="Arial" w:hAnsi="Arial" w:cs="Arial"/>
                    <w:color w:val="000000"/>
                    <w:sz w:val="19"/>
                    <w:szCs w:val="19"/>
                  </w:rPr>
                </w:rPrChange>
              </w:rPr>
              <w:t>_f (reversión frecuencia, s⁻¹)</w:t>
            </w:r>
          </w:p>
        </w:tc>
        <w:tc>
          <w:tcPr>
            <w:tcW w:w="0" w:type="auto"/>
            <w:tcPrChange w:id="4829"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31EDDEC" w14:textId="77777777" w:rsidR="00DA1741" w:rsidRDefault="00000000">
            <w:pPr>
              <w:pStyle w:val="Compact"/>
              <w:pPrChange w:id="4830" w:author="DIEGO CORDOBA URRUTIA" w:date="2026-06-07T04:36:00Z" w16du:dateUtc="2026-06-07T10:36:00Z">
                <w:pPr>
                  <w:jc w:val="both"/>
                </w:pPr>
              </w:pPrChange>
            </w:pPr>
            <w:r>
              <w:rPr>
                <w:rPrChange w:id="4831" w:author="DIEGO CORDOBA URRUTIA" w:date="2026-06-07T04:36:00Z" w16du:dateUtc="2026-06-07T10:36:00Z">
                  <w:rPr>
                    <w:rFonts w:ascii="Arial" w:eastAsia="Arial" w:hAnsi="Arial" w:cs="Arial"/>
                    <w:color w:val="000000"/>
                    <w:sz w:val="19"/>
                    <w:szCs w:val="19"/>
                  </w:rPr>
                </w:rPrChange>
              </w:rPr>
              <w:t>12.84</w:t>
            </w:r>
          </w:p>
        </w:tc>
        <w:tc>
          <w:tcPr>
            <w:tcW w:w="0" w:type="auto"/>
            <w:tcPrChange w:id="4832"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2346F31" w14:textId="77777777" w:rsidR="00DA1741" w:rsidRPr="00A9569D" w:rsidRDefault="00000000">
            <w:pPr>
              <w:pStyle w:val="Compact"/>
              <w:rPr>
                <w:lang w:val="es-419"/>
                <w:rPrChange w:id="4833" w:author="DIEGO CORDOBA URRUTIA" w:date="2026-06-07T04:36:00Z" w16du:dateUtc="2026-06-07T10:36:00Z">
                  <w:rPr/>
                </w:rPrChange>
              </w:rPr>
              <w:pPrChange w:id="4834" w:author="DIEGO CORDOBA URRUTIA" w:date="2026-06-07T04:36:00Z" w16du:dateUtc="2026-06-07T10:36:00Z">
                <w:pPr>
                  <w:jc w:val="both"/>
                </w:pPr>
              </w:pPrChange>
            </w:pPr>
            <w:r w:rsidRPr="00A9569D">
              <w:rPr>
                <w:lang w:val="es-419"/>
                <w:rPrChange w:id="4835" w:author="DIEGO CORDOBA URRUTIA" w:date="2026-06-07T04:36:00Z" w16du:dateUtc="2026-06-07T10:36:00Z">
                  <w:rPr>
                    <w:rFonts w:ascii="Arial" w:eastAsia="Arial" w:hAnsi="Arial" w:cs="Arial"/>
                    <w:color w:val="000000"/>
                    <w:sz w:val="19"/>
                    <w:szCs w:val="19"/>
                  </w:rPr>
                </w:rPrChange>
              </w:rPr>
              <w:t>Mayor que México — más hidro de respuesta rápida</w:t>
            </w:r>
          </w:p>
        </w:tc>
      </w:tr>
      <w:tr w:rsidR="00DA1741" w14:paraId="3EE99890" w14:textId="77777777">
        <w:tblPrEx>
          <w:tblPrExChange w:id="4836" w:author="DIEGO CORDOBA URRUTIA" w:date="2026-06-07T04:36:00Z" w16du:dateUtc="2026-06-07T10:36:00Z">
            <w:tblPrEx>
              <w:tblCellMar>
                <w:top w:w="0" w:type="dxa"/>
                <w:bottom w:w="0" w:type="dxa"/>
              </w:tblCellMar>
            </w:tblPrEx>
          </w:tblPrExChange>
        </w:tblPrEx>
        <w:trPr>
          <w:trPrChange w:id="4837" w:author="DIEGO CORDOBA URRUTIA" w:date="2026-06-07T04:36:00Z" w16du:dateUtc="2026-06-07T10:36:00Z">
            <w:trPr>
              <w:gridBefore w:val="1"/>
            </w:trPr>
          </w:trPrChange>
        </w:trPr>
        <w:tc>
          <w:tcPr>
            <w:tcW w:w="0" w:type="auto"/>
            <w:tcPrChange w:id="4838"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0D710A8" w14:textId="77777777" w:rsidR="00DA1741" w:rsidRPr="00A9569D" w:rsidRDefault="00000000">
            <w:pPr>
              <w:pStyle w:val="Compact"/>
              <w:rPr>
                <w:lang w:val="es-419"/>
                <w:rPrChange w:id="4839" w:author="DIEGO CORDOBA URRUTIA" w:date="2026-06-07T04:36:00Z" w16du:dateUtc="2026-06-07T10:36:00Z">
                  <w:rPr/>
                </w:rPrChange>
              </w:rPr>
              <w:pPrChange w:id="4840" w:author="DIEGO CORDOBA URRUTIA" w:date="2026-06-07T04:36:00Z" w16du:dateUtc="2026-06-07T10:36:00Z">
                <w:pPr>
                  <w:jc w:val="both"/>
                </w:pPr>
              </w:pPrChange>
            </w:pPr>
            <w:r>
              <w:rPr>
                <w:rPrChange w:id="4841" w:author="DIEGO CORDOBA URRUTIA" w:date="2026-06-07T04:36:00Z" w16du:dateUtc="2026-06-07T10:36:00Z">
                  <w:rPr>
                    <w:rFonts w:ascii="Arial" w:eastAsia="Arial" w:hAnsi="Arial" w:cs="Arial"/>
                    <w:color w:val="000000"/>
                    <w:sz w:val="19"/>
                    <w:szCs w:val="19"/>
                  </w:rPr>
                </w:rPrChange>
              </w:rPr>
              <w:t>σ</w:t>
            </w:r>
            <w:r w:rsidRPr="00A9569D">
              <w:rPr>
                <w:lang w:val="es-419"/>
                <w:rPrChange w:id="4842" w:author="DIEGO CORDOBA URRUTIA" w:date="2026-06-07T04:36:00Z" w16du:dateUtc="2026-06-07T10:36:00Z">
                  <w:rPr>
                    <w:rFonts w:ascii="Arial" w:eastAsia="Arial" w:hAnsi="Arial" w:cs="Arial"/>
                    <w:color w:val="000000"/>
                    <w:sz w:val="19"/>
                    <w:szCs w:val="19"/>
                  </w:rPr>
                </w:rPrChange>
              </w:rPr>
              <w:t>_f (Hz/√s) en horas pico solar</w:t>
            </w:r>
          </w:p>
        </w:tc>
        <w:tc>
          <w:tcPr>
            <w:tcW w:w="0" w:type="auto"/>
            <w:tcPrChange w:id="4843"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5A6E782" w14:textId="77777777" w:rsidR="00DA1741" w:rsidRDefault="00000000">
            <w:pPr>
              <w:pStyle w:val="Compact"/>
              <w:pPrChange w:id="4844" w:author="DIEGO CORDOBA URRUTIA" w:date="2026-06-07T04:36:00Z" w16du:dateUtc="2026-06-07T10:36:00Z">
                <w:pPr>
                  <w:jc w:val="both"/>
                </w:pPr>
              </w:pPrChange>
            </w:pPr>
            <w:r>
              <w:rPr>
                <w:rPrChange w:id="4845" w:author="DIEGO CORDOBA URRUTIA" w:date="2026-06-07T04:36:00Z" w16du:dateUtc="2026-06-07T10:36:00Z">
                  <w:rPr>
                    <w:rFonts w:ascii="Arial" w:eastAsia="Arial" w:hAnsi="Arial" w:cs="Arial"/>
                    <w:color w:val="000000"/>
                    <w:sz w:val="19"/>
                    <w:szCs w:val="19"/>
                  </w:rPr>
                </w:rPrChange>
              </w:rPr>
              <w:t>0.02341</w:t>
            </w:r>
          </w:p>
        </w:tc>
        <w:tc>
          <w:tcPr>
            <w:tcW w:w="0" w:type="auto"/>
            <w:tcPrChange w:id="4846"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F0C1E0C" w14:textId="77777777" w:rsidR="00DA1741" w:rsidRPr="00A9569D" w:rsidRDefault="00000000">
            <w:pPr>
              <w:pStyle w:val="Compact"/>
              <w:rPr>
                <w:lang w:val="es-419"/>
                <w:rPrChange w:id="4847" w:author="DIEGO CORDOBA URRUTIA" w:date="2026-06-07T04:36:00Z" w16du:dateUtc="2026-06-07T10:36:00Z">
                  <w:rPr/>
                </w:rPrChange>
              </w:rPr>
              <w:pPrChange w:id="4848" w:author="DIEGO CORDOBA URRUTIA" w:date="2026-06-07T04:36:00Z" w16du:dateUtc="2026-06-07T10:36:00Z">
                <w:pPr>
                  <w:jc w:val="both"/>
                </w:pPr>
              </w:pPrChange>
            </w:pPr>
            <w:r w:rsidRPr="00A9569D">
              <w:rPr>
                <w:lang w:val="es-419"/>
                <w:rPrChange w:id="4849" w:author="DIEGO CORDOBA URRUTIA" w:date="2026-06-07T04:36:00Z" w16du:dateUtc="2026-06-07T10:36:00Z">
                  <w:rPr>
                    <w:rFonts w:ascii="Arial" w:eastAsia="Arial" w:hAnsi="Arial" w:cs="Arial"/>
                    <w:color w:val="000000"/>
                    <w:sz w:val="19"/>
                    <w:szCs w:val="19"/>
                  </w:rPr>
                </w:rPrChange>
              </w:rPr>
              <w:t>58% mayor que México — máxima variabilidad</w:t>
            </w:r>
          </w:p>
        </w:tc>
      </w:tr>
      <w:tr w:rsidR="00DA1741" w14:paraId="21F31939" w14:textId="77777777">
        <w:tblPrEx>
          <w:tblPrExChange w:id="4850" w:author="DIEGO CORDOBA URRUTIA" w:date="2026-06-07T04:36:00Z" w16du:dateUtc="2026-06-07T10:36:00Z">
            <w:tblPrEx>
              <w:tblCellMar>
                <w:top w:w="0" w:type="dxa"/>
                <w:bottom w:w="0" w:type="dxa"/>
              </w:tblCellMar>
            </w:tblPrEx>
          </w:tblPrExChange>
        </w:tblPrEx>
        <w:trPr>
          <w:trPrChange w:id="4851" w:author="DIEGO CORDOBA URRUTIA" w:date="2026-06-07T04:36:00Z" w16du:dateUtc="2026-06-07T10:36:00Z">
            <w:trPr>
              <w:gridBefore w:val="1"/>
            </w:trPr>
          </w:trPrChange>
        </w:trPr>
        <w:tc>
          <w:tcPr>
            <w:tcW w:w="0" w:type="auto"/>
            <w:tcPrChange w:id="4852"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28E9CDD" w14:textId="77777777" w:rsidR="00DA1741" w:rsidRPr="00A9569D" w:rsidRDefault="00000000">
            <w:pPr>
              <w:pStyle w:val="Compact"/>
              <w:rPr>
                <w:lang w:val="es-419"/>
                <w:rPrChange w:id="4853" w:author="DIEGO CORDOBA URRUTIA" w:date="2026-06-07T04:36:00Z" w16du:dateUtc="2026-06-07T10:36:00Z">
                  <w:rPr/>
                </w:rPrChange>
              </w:rPr>
              <w:pPrChange w:id="4854" w:author="DIEGO CORDOBA URRUTIA" w:date="2026-06-07T04:36:00Z" w16du:dateUtc="2026-06-07T10:36:00Z">
                <w:pPr>
                  <w:jc w:val="both"/>
                </w:pPr>
              </w:pPrChange>
            </w:pPr>
            <w:r>
              <w:rPr>
                <w:rPrChange w:id="4855" w:author="DIEGO CORDOBA URRUTIA" w:date="2026-06-07T04:36:00Z" w16du:dateUtc="2026-06-07T10:36:00Z">
                  <w:rPr>
                    <w:rFonts w:ascii="Arial" w:eastAsia="Arial" w:hAnsi="Arial" w:cs="Arial"/>
                    <w:color w:val="000000"/>
                    <w:sz w:val="19"/>
                    <w:szCs w:val="19"/>
                  </w:rPr>
                </w:rPrChange>
              </w:rPr>
              <w:t>σ</w:t>
            </w:r>
            <w:r w:rsidRPr="00A9569D">
              <w:rPr>
                <w:lang w:val="es-419"/>
                <w:rPrChange w:id="4856" w:author="DIEGO CORDOBA URRUTIA" w:date="2026-06-07T04:36:00Z" w16du:dateUtc="2026-06-07T10:36:00Z">
                  <w:rPr>
                    <w:rFonts w:ascii="Arial" w:eastAsia="Arial" w:hAnsi="Arial" w:cs="Arial"/>
                    <w:color w:val="000000"/>
                    <w:sz w:val="19"/>
                    <w:szCs w:val="19"/>
                  </w:rPr>
                </w:rPrChange>
              </w:rPr>
              <w:t>_f (Hz/√s) en horas nocturnas</w:t>
            </w:r>
          </w:p>
        </w:tc>
        <w:tc>
          <w:tcPr>
            <w:tcW w:w="0" w:type="auto"/>
            <w:tcPrChange w:id="4857"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42487E0" w14:textId="77777777" w:rsidR="00DA1741" w:rsidRDefault="00000000">
            <w:pPr>
              <w:pStyle w:val="Compact"/>
              <w:pPrChange w:id="4858" w:author="DIEGO CORDOBA URRUTIA" w:date="2026-06-07T04:36:00Z" w16du:dateUtc="2026-06-07T10:36:00Z">
                <w:pPr>
                  <w:jc w:val="both"/>
                </w:pPr>
              </w:pPrChange>
            </w:pPr>
            <w:r>
              <w:rPr>
                <w:rPrChange w:id="4859" w:author="DIEGO CORDOBA URRUTIA" w:date="2026-06-07T04:36:00Z" w16du:dateUtc="2026-06-07T10:36:00Z">
                  <w:rPr>
                    <w:rFonts w:ascii="Arial" w:eastAsia="Arial" w:hAnsi="Arial" w:cs="Arial"/>
                    <w:color w:val="000000"/>
                    <w:sz w:val="19"/>
                    <w:szCs w:val="19"/>
                  </w:rPr>
                </w:rPrChange>
              </w:rPr>
              <w:t>0.00912</w:t>
            </w:r>
          </w:p>
        </w:tc>
        <w:tc>
          <w:tcPr>
            <w:tcW w:w="0" w:type="auto"/>
            <w:tcPrChange w:id="4860"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87D820E" w14:textId="77777777" w:rsidR="00DA1741" w:rsidRPr="00A9569D" w:rsidRDefault="00000000">
            <w:pPr>
              <w:pStyle w:val="Compact"/>
              <w:rPr>
                <w:lang w:val="es-419"/>
                <w:rPrChange w:id="4861" w:author="DIEGO CORDOBA URRUTIA" w:date="2026-06-07T04:36:00Z" w16du:dateUtc="2026-06-07T10:36:00Z">
                  <w:rPr/>
                </w:rPrChange>
              </w:rPr>
              <w:pPrChange w:id="4862" w:author="DIEGO CORDOBA URRUTIA" w:date="2026-06-07T04:36:00Z" w16du:dateUtc="2026-06-07T10:36:00Z">
                <w:pPr>
                  <w:jc w:val="both"/>
                </w:pPr>
              </w:pPrChange>
            </w:pPr>
            <w:r w:rsidRPr="00A9569D">
              <w:rPr>
                <w:lang w:val="es-419"/>
                <w:rPrChange w:id="4863" w:author="DIEGO CORDOBA URRUTIA" w:date="2026-06-07T04:36:00Z" w16du:dateUtc="2026-06-07T10:36:00Z">
                  <w:rPr>
                    <w:rFonts w:ascii="Arial" w:eastAsia="Arial" w:hAnsi="Arial" w:cs="Arial"/>
                    <w:color w:val="000000"/>
                    <w:sz w:val="19"/>
                    <w:szCs w:val="19"/>
                  </w:rPr>
                </w:rPrChange>
              </w:rPr>
              <w:t>Menor que México — sistema más estable de noche</w:t>
            </w:r>
          </w:p>
        </w:tc>
      </w:tr>
      <w:tr w:rsidR="00DA1741" w14:paraId="2BD21524" w14:textId="77777777">
        <w:tblPrEx>
          <w:tblPrExChange w:id="4864" w:author="DIEGO CORDOBA URRUTIA" w:date="2026-06-07T04:36:00Z" w16du:dateUtc="2026-06-07T10:36:00Z">
            <w:tblPrEx>
              <w:tblCellMar>
                <w:top w:w="0" w:type="dxa"/>
                <w:bottom w:w="0" w:type="dxa"/>
              </w:tblCellMar>
            </w:tblPrEx>
          </w:tblPrExChange>
        </w:tblPrEx>
        <w:trPr>
          <w:trPrChange w:id="4865" w:author="DIEGO CORDOBA URRUTIA" w:date="2026-06-07T04:36:00Z" w16du:dateUtc="2026-06-07T10:36:00Z">
            <w:trPr>
              <w:gridBefore w:val="1"/>
            </w:trPr>
          </w:trPrChange>
        </w:trPr>
        <w:tc>
          <w:tcPr>
            <w:tcW w:w="0" w:type="auto"/>
            <w:tcPrChange w:id="4866"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1B53C9" w14:textId="77777777" w:rsidR="00DA1741" w:rsidRPr="00A9569D" w:rsidRDefault="00000000">
            <w:pPr>
              <w:pStyle w:val="Compact"/>
              <w:rPr>
                <w:lang w:val="es-419"/>
                <w:rPrChange w:id="4867" w:author="DIEGO CORDOBA URRUTIA" w:date="2026-06-07T04:36:00Z" w16du:dateUtc="2026-06-07T10:36:00Z">
                  <w:rPr/>
                </w:rPrChange>
              </w:rPr>
              <w:pPrChange w:id="4868" w:author="DIEGO CORDOBA URRUTIA" w:date="2026-06-07T04:36:00Z" w16du:dateUtc="2026-06-07T10:36:00Z">
                <w:pPr>
                  <w:jc w:val="both"/>
                </w:pPr>
              </w:pPrChange>
            </w:pPr>
            <w:r>
              <w:rPr>
                <w:rPrChange w:id="4869" w:author="DIEGO CORDOBA URRUTIA" w:date="2026-06-07T04:36:00Z" w16du:dateUtc="2026-06-07T10:36:00Z">
                  <w:rPr>
                    <w:rFonts w:ascii="Arial" w:eastAsia="Arial" w:hAnsi="Arial" w:cs="Arial"/>
                    <w:color w:val="000000"/>
                    <w:sz w:val="19"/>
                    <w:szCs w:val="19"/>
                  </w:rPr>
                </w:rPrChange>
              </w:rPr>
              <w:t>κ</w:t>
            </w:r>
            <w:r w:rsidRPr="00A9569D">
              <w:rPr>
                <w:lang w:val="es-419"/>
                <w:rPrChange w:id="4870" w:author="DIEGO CORDOBA URRUTIA" w:date="2026-06-07T04:36:00Z" w16du:dateUtc="2026-06-07T10:36:00Z">
                  <w:rPr>
                    <w:rFonts w:ascii="Arial" w:eastAsia="Arial" w:hAnsi="Arial" w:cs="Arial"/>
                    <w:color w:val="000000"/>
                    <w:sz w:val="19"/>
                    <w:szCs w:val="19"/>
                  </w:rPr>
                </w:rPrChange>
              </w:rPr>
              <w:t>_V (reversión varianza, h⁻¹)</w:t>
            </w:r>
          </w:p>
        </w:tc>
        <w:tc>
          <w:tcPr>
            <w:tcW w:w="0" w:type="auto"/>
            <w:tcPrChange w:id="4871"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16A02B6" w14:textId="77777777" w:rsidR="00DA1741" w:rsidRDefault="00000000">
            <w:pPr>
              <w:pStyle w:val="Compact"/>
              <w:pPrChange w:id="4872" w:author="DIEGO CORDOBA URRUTIA" w:date="2026-06-07T04:36:00Z" w16du:dateUtc="2026-06-07T10:36:00Z">
                <w:pPr>
                  <w:jc w:val="both"/>
                </w:pPr>
              </w:pPrChange>
            </w:pPr>
            <w:r>
              <w:rPr>
                <w:rPrChange w:id="4873" w:author="DIEGO CORDOBA URRUTIA" w:date="2026-06-07T04:36:00Z" w16du:dateUtc="2026-06-07T10:36:00Z">
                  <w:rPr>
                    <w:rFonts w:ascii="Arial" w:eastAsia="Arial" w:hAnsi="Arial" w:cs="Arial"/>
                    <w:color w:val="000000"/>
                    <w:sz w:val="19"/>
                    <w:szCs w:val="19"/>
                  </w:rPr>
                </w:rPrChange>
              </w:rPr>
              <w:t>3.21</w:t>
            </w:r>
          </w:p>
        </w:tc>
        <w:tc>
          <w:tcPr>
            <w:tcW w:w="0" w:type="auto"/>
            <w:tcPrChange w:id="4874"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AF6DEE7" w14:textId="77777777" w:rsidR="00DA1741" w:rsidRPr="00A9569D" w:rsidRDefault="00000000">
            <w:pPr>
              <w:pStyle w:val="Compact"/>
              <w:rPr>
                <w:lang w:val="es-419"/>
                <w:rPrChange w:id="4875" w:author="DIEGO CORDOBA URRUTIA" w:date="2026-06-07T04:36:00Z" w16du:dateUtc="2026-06-07T10:36:00Z">
                  <w:rPr/>
                </w:rPrChange>
              </w:rPr>
              <w:pPrChange w:id="4876" w:author="DIEGO CORDOBA URRUTIA" w:date="2026-06-07T04:36:00Z" w16du:dateUtc="2026-06-07T10:36:00Z">
                <w:pPr>
                  <w:jc w:val="both"/>
                </w:pPr>
              </w:pPrChange>
            </w:pPr>
            <w:r w:rsidRPr="00A9569D">
              <w:rPr>
                <w:lang w:val="es-419"/>
                <w:rPrChange w:id="4877" w:author="DIEGO CORDOBA URRUTIA" w:date="2026-06-07T04:36:00Z" w16du:dateUtc="2026-06-07T10:36:00Z">
                  <w:rPr>
                    <w:rFonts w:ascii="Arial" w:eastAsia="Arial" w:hAnsi="Arial" w:cs="Arial"/>
                    <w:color w:val="000000"/>
                    <w:sz w:val="19"/>
                    <w:szCs w:val="19"/>
                  </w:rPr>
                </w:rPrChange>
              </w:rPr>
              <w:t>Media vida de la varianza: ~13 minutos</w:t>
            </w:r>
          </w:p>
        </w:tc>
      </w:tr>
      <w:tr w:rsidR="00DA1741" w14:paraId="3FD6E8A5" w14:textId="77777777">
        <w:tblPrEx>
          <w:tblPrExChange w:id="4878" w:author="DIEGO CORDOBA URRUTIA" w:date="2026-06-07T04:36:00Z" w16du:dateUtc="2026-06-07T10:36:00Z">
            <w:tblPrEx>
              <w:tblCellMar>
                <w:top w:w="0" w:type="dxa"/>
                <w:bottom w:w="0" w:type="dxa"/>
              </w:tblCellMar>
            </w:tblPrEx>
          </w:tblPrExChange>
        </w:tblPrEx>
        <w:trPr>
          <w:trPrChange w:id="4879" w:author="DIEGO CORDOBA URRUTIA" w:date="2026-06-07T04:36:00Z" w16du:dateUtc="2026-06-07T10:36:00Z">
            <w:trPr>
              <w:gridBefore w:val="1"/>
            </w:trPr>
          </w:trPrChange>
        </w:trPr>
        <w:tc>
          <w:tcPr>
            <w:tcW w:w="0" w:type="auto"/>
            <w:tcPrChange w:id="4880"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581DC06" w14:textId="77777777" w:rsidR="00DA1741" w:rsidRDefault="00000000">
            <w:pPr>
              <w:pStyle w:val="Compact"/>
              <w:pPrChange w:id="4881" w:author="DIEGO CORDOBA URRUTIA" w:date="2026-06-07T04:36:00Z" w16du:dateUtc="2026-06-07T10:36:00Z">
                <w:pPr>
                  <w:jc w:val="both"/>
                </w:pPr>
              </w:pPrChange>
            </w:pPr>
            <w:r>
              <w:rPr>
                <w:rPrChange w:id="4882" w:author="DIEGO CORDOBA URRUTIA" w:date="2026-06-07T04:36:00Z" w16du:dateUtc="2026-06-07T10:36:00Z">
                  <w:rPr>
                    <w:rFonts w:ascii="Arial" w:eastAsia="Arial" w:hAnsi="Arial" w:cs="Arial"/>
                    <w:color w:val="000000"/>
                    <w:sz w:val="19"/>
                    <w:szCs w:val="19"/>
                  </w:rPr>
                </w:rPrChange>
              </w:rPr>
              <w:t>ξ (vol de vol)</w:t>
            </w:r>
          </w:p>
        </w:tc>
        <w:tc>
          <w:tcPr>
            <w:tcW w:w="0" w:type="auto"/>
            <w:tcPrChange w:id="4883"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1E292C4" w14:textId="77777777" w:rsidR="00DA1741" w:rsidRDefault="00000000">
            <w:pPr>
              <w:pStyle w:val="Compact"/>
              <w:pPrChange w:id="4884" w:author="DIEGO CORDOBA URRUTIA" w:date="2026-06-07T04:36:00Z" w16du:dateUtc="2026-06-07T10:36:00Z">
                <w:pPr>
                  <w:jc w:val="both"/>
                </w:pPr>
              </w:pPrChange>
            </w:pPr>
            <w:r>
              <w:rPr>
                <w:rPrChange w:id="4885" w:author="DIEGO CORDOBA URRUTIA" w:date="2026-06-07T04:36:00Z" w16du:dateUtc="2026-06-07T10:36:00Z">
                  <w:rPr>
                    <w:rFonts w:ascii="Arial" w:eastAsia="Arial" w:hAnsi="Arial" w:cs="Arial"/>
                    <w:color w:val="000000"/>
                    <w:sz w:val="19"/>
                    <w:szCs w:val="19"/>
                  </w:rPr>
                </w:rPrChange>
              </w:rPr>
              <w:t>0.847</w:t>
            </w:r>
          </w:p>
        </w:tc>
        <w:tc>
          <w:tcPr>
            <w:tcW w:w="0" w:type="auto"/>
            <w:tcPrChange w:id="4886"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C255911" w14:textId="77777777" w:rsidR="00DA1741" w:rsidRPr="00A9569D" w:rsidRDefault="00000000">
            <w:pPr>
              <w:pStyle w:val="Compact"/>
              <w:rPr>
                <w:lang w:val="es-419"/>
                <w:rPrChange w:id="4887" w:author="DIEGO CORDOBA URRUTIA" w:date="2026-06-07T04:36:00Z" w16du:dateUtc="2026-06-07T10:36:00Z">
                  <w:rPr/>
                </w:rPrChange>
              </w:rPr>
              <w:pPrChange w:id="4888" w:author="DIEGO CORDOBA URRUTIA" w:date="2026-06-07T04:36:00Z" w16du:dateUtc="2026-06-07T10:36:00Z">
                <w:pPr>
                  <w:jc w:val="both"/>
                </w:pPr>
              </w:pPrChange>
            </w:pPr>
            <w:r w:rsidRPr="00A9569D">
              <w:rPr>
                <w:lang w:val="es-419"/>
                <w:rPrChange w:id="4889" w:author="DIEGO CORDOBA URRUTIA" w:date="2026-06-07T04:36:00Z" w16du:dateUtc="2026-06-07T10:36:00Z">
                  <w:rPr>
                    <w:rFonts w:ascii="Arial" w:eastAsia="Arial" w:hAnsi="Arial" w:cs="Arial"/>
                    <w:color w:val="000000"/>
                    <w:sz w:val="19"/>
                    <w:szCs w:val="19"/>
                  </w:rPr>
                </w:rPrChange>
              </w:rPr>
              <w:t>Alta — rampas solares generan shocks de varianza</w:t>
            </w:r>
          </w:p>
        </w:tc>
      </w:tr>
      <w:tr w:rsidR="00DA1741" w14:paraId="2B01F0C2" w14:textId="77777777">
        <w:tblPrEx>
          <w:tblPrExChange w:id="4890" w:author="DIEGO CORDOBA URRUTIA" w:date="2026-06-07T04:36:00Z" w16du:dateUtc="2026-06-07T10:36:00Z">
            <w:tblPrEx>
              <w:tblCellMar>
                <w:top w:w="0" w:type="dxa"/>
                <w:bottom w:w="0" w:type="dxa"/>
              </w:tblCellMar>
            </w:tblPrEx>
          </w:tblPrExChange>
        </w:tblPrEx>
        <w:trPr>
          <w:trPrChange w:id="4891" w:author="DIEGO CORDOBA URRUTIA" w:date="2026-06-07T04:36:00Z" w16du:dateUtc="2026-06-07T10:36:00Z">
            <w:trPr>
              <w:gridBefore w:val="1"/>
            </w:trPr>
          </w:trPrChange>
        </w:trPr>
        <w:tc>
          <w:tcPr>
            <w:tcW w:w="0" w:type="auto"/>
            <w:tcPrChange w:id="4892"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2A7EB5E" w14:textId="77777777" w:rsidR="00DA1741" w:rsidRDefault="00000000">
            <w:pPr>
              <w:pStyle w:val="Compact"/>
              <w:pPrChange w:id="4893" w:author="DIEGO CORDOBA URRUTIA" w:date="2026-06-07T04:36:00Z" w16du:dateUtc="2026-06-07T10:36:00Z">
                <w:pPr>
                  <w:jc w:val="both"/>
                </w:pPr>
              </w:pPrChange>
            </w:pPr>
            <w:r>
              <w:rPr>
                <w:rPrChange w:id="4894" w:author="DIEGO CORDOBA URRUTIA" w:date="2026-06-07T04:36:00Z" w16du:dateUtc="2026-06-07T10:36:00Z">
                  <w:rPr>
                    <w:rFonts w:ascii="Arial" w:eastAsia="Arial" w:hAnsi="Arial" w:cs="Arial"/>
                    <w:color w:val="000000"/>
                    <w:sz w:val="19"/>
                    <w:szCs w:val="19"/>
                  </w:rPr>
                </w:rPrChange>
              </w:rPr>
              <w:t>ρ (corr. freq-varianza)</w:t>
            </w:r>
          </w:p>
        </w:tc>
        <w:tc>
          <w:tcPr>
            <w:tcW w:w="0" w:type="auto"/>
            <w:tcPrChange w:id="4895"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EFD3E6D" w14:textId="77777777" w:rsidR="00DA1741" w:rsidRDefault="00000000">
            <w:pPr>
              <w:pStyle w:val="Compact"/>
              <w:pPrChange w:id="4896" w:author="DIEGO CORDOBA URRUTIA" w:date="2026-06-07T04:36:00Z" w16du:dateUtc="2026-06-07T10:36:00Z">
                <w:pPr>
                  <w:jc w:val="both"/>
                </w:pPr>
              </w:pPrChange>
            </w:pPr>
            <w:r>
              <w:rPr>
                <w:rPrChange w:id="4897" w:author="DIEGO CORDOBA URRUTIA" w:date="2026-06-07T04:36:00Z" w16du:dateUtc="2026-06-07T10:36:00Z">
                  <w:rPr>
                    <w:rFonts w:ascii="Arial" w:eastAsia="Arial" w:hAnsi="Arial" w:cs="Arial"/>
                    <w:color w:val="000000"/>
                    <w:sz w:val="19"/>
                    <w:szCs w:val="19"/>
                  </w:rPr>
                </w:rPrChange>
              </w:rPr>
              <w:t>−0.43</w:t>
            </w:r>
          </w:p>
        </w:tc>
        <w:tc>
          <w:tcPr>
            <w:tcW w:w="0" w:type="auto"/>
            <w:tcPrChange w:id="4898"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450CE2B" w14:textId="77777777" w:rsidR="00DA1741" w:rsidRDefault="00000000">
            <w:pPr>
              <w:pStyle w:val="Compact"/>
              <w:pPrChange w:id="4899" w:author="DIEGO CORDOBA URRUTIA" w:date="2026-06-07T04:36:00Z" w16du:dateUtc="2026-06-07T10:36:00Z">
                <w:pPr>
                  <w:jc w:val="both"/>
                </w:pPr>
              </w:pPrChange>
            </w:pPr>
            <w:r>
              <w:rPr>
                <w:rPrChange w:id="4900" w:author="DIEGO CORDOBA URRUTIA" w:date="2026-06-07T04:36:00Z" w16du:dateUtc="2026-06-07T10:36:00Z">
                  <w:rPr>
                    <w:rFonts w:ascii="Arial" w:eastAsia="Arial" w:hAnsi="Arial" w:cs="Arial"/>
                    <w:color w:val="000000"/>
                    <w:sz w:val="19"/>
                    <w:szCs w:val="19"/>
                  </w:rPr>
                </w:rPrChange>
              </w:rPr>
              <w:t>Negativa: ↑ varianza → ↓ frecuencia (curtailment)</w:t>
            </w:r>
          </w:p>
        </w:tc>
      </w:tr>
      <w:tr w:rsidR="00DA1741" w14:paraId="3DE54430" w14:textId="77777777">
        <w:tblPrEx>
          <w:tblPrExChange w:id="4901" w:author="DIEGO CORDOBA URRUTIA" w:date="2026-06-07T04:36:00Z" w16du:dateUtc="2026-06-07T10:36:00Z">
            <w:tblPrEx>
              <w:tblCellMar>
                <w:top w:w="0" w:type="dxa"/>
                <w:bottom w:w="0" w:type="dxa"/>
              </w:tblCellMar>
            </w:tblPrEx>
          </w:tblPrExChange>
        </w:tblPrEx>
        <w:trPr>
          <w:trPrChange w:id="4902" w:author="DIEGO CORDOBA URRUTIA" w:date="2026-06-07T04:36:00Z" w16du:dateUtc="2026-06-07T10:36:00Z">
            <w:trPr>
              <w:gridBefore w:val="1"/>
            </w:trPr>
          </w:trPrChange>
        </w:trPr>
        <w:tc>
          <w:tcPr>
            <w:tcW w:w="0" w:type="auto"/>
            <w:tcPrChange w:id="4903" w:author="DIEGO CORDOBA URRUTIA" w:date="2026-06-07T04:36:00Z" w16du:dateUtc="2026-06-07T10:36:00Z">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47E119B" w14:textId="77777777" w:rsidR="00DA1741" w:rsidRDefault="00000000">
            <w:pPr>
              <w:pStyle w:val="Compact"/>
              <w:pPrChange w:id="4904" w:author="DIEGO CORDOBA URRUTIA" w:date="2026-06-07T04:36:00Z" w16du:dateUtc="2026-06-07T10:36:00Z">
                <w:pPr>
                  <w:jc w:val="both"/>
                </w:pPr>
              </w:pPrChange>
            </w:pPr>
            <w:r>
              <w:rPr>
                <w:rPrChange w:id="4905" w:author="DIEGO CORDOBA URRUTIA" w:date="2026-06-07T04:36:00Z" w16du:dateUtc="2026-06-07T10:36:00Z">
                  <w:rPr>
                    <w:rFonts w:ascii="Arial" w:eastAsia="Arial" w:hAnsi="Arial" w:cs="Arial"/>
                    <w:color w:val="000000"/>
                    <w:sz w:val="19"/>
                    <w:szCs w:val="19"/>
                  </w:rPr>
                </w:rPrChange>
              </w:rPr>
              <w:t>α (valor común)</w:t>
            </w:r>
          </w:p>
        </w:tc>
        <w:tc>
          <w:tcPr>
            <w:tcW w:w="0" w:type="auto"/>
            <w:tcPrChange w:id="4906" w:author="DIEGO CORDOBA URRUTIA" w:date="2026-06-07T04:36:00Z" w16du:dateUtc="2026-06-07T10:36:00Z">
              <w:tcPr>
                <w:tcW w:w="24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3761397" w14:textId="77777777" w:rsidR="00DA1741" w:rsidRDefault="00000000">
            <w:pPr>
              <w:pStyle w:val="Compact"/>
              <w:pPrChange w:id="4907" w:author="DIEGO CORDOBA URRUTIA" w:date="2026-06-07T04:36:00Z" w16du:dateUtc="2026-06-07T10:36:00Z">
                <w:pPr>
                  <w:jc w:val="both"/>
                </w:pPr>
              </w:pPrChange>
            </w:pPr>
            <w:r>
              <w:rPr>
                <w:rPrChange w:id="4908" w:author="DIEGO CORDOBA URRUTIA" w:date="2026-06-07T04:36:00Z" w16du:dateUtc="2026-06-07T10:36:00Z">
                  <w:rPr>
                    <w:rFonts w:ascii="Arial" w:eastAsia="Arial" w:hAnsi="Arial" w:cs="Arial"/>
                    <w:color w:val="000000"/>
                    <w:sz w:val="19"/>
                    <w:szCs w:val="19"/>
                  </w:rPr>
                </w:rPrChange>
              </w:rPr>
              <w:t>0.52</w:t>
            </w:r>
          </w:p>
        </w:tc>
        <w:tc>
          <w:tcPr>
            <w:tcW w:w="0" w:type="auto"/>
            <w:tcPrChange w:id="4909" w:author="DIEGO CORDOBA URRUTIA" w:date="2026-06-07T04:36:00Z" w16du:dateUtc="2026-06-07T10:36:00Z">
              <w:tcPr>
                <w:tcW w:w="4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3DA6F1C" w14:textId="77777777" w:rsidR="00DA1741" w:rsidRPr="00A9569D" w:rsidRDefault="00000000">
            <w:pPr>
              <w:pStyle w:val="Compact"/>
              <w:rPr>
                <w:lang w:val="es-419"/>
                <w:rPrChange w:id="4910" w:author="DIEGO CORDOBA URRUTIA" w:date="2026-06-07T04:36:00Z" w16du:dateUtc="2026-06-07T10:36:00Z">
                  <w:rPr/>
                </w:rPrChange>
              </w:rPr>
              <w:pPrChange w:id="4911" w:author="DIEGO CORDOBA URRUTIA" w:date="2026-06-07T04:36:00Z" w16du:dateUtc="2026-06-07T10:36:00Z">
                <w:pPr>
                  <w:jc w:val="both"/>
                </w:pPr>
              </w:pPrChange>
            </w:pPr>
            <w:r w:rsidRPr="00A9569D">
              <w:rPr>
                <w:lang w:val="es-419"/>
                <w:rPrChange w:id="4912" w:author="DIEGO CORDOBA URRUTIA" w:date="2026-06-07T04:36:00Z" w16du:dateUtc="2026-06-07T10:36:00Z">
                  <w:rPr>
                    <w:rFonts w:ascii="Arial" w:eastAsia="Arial" w:hAnsi="Arial" w:cs="Arial"/>
                    <w:color w:val="000000"/>
                    <w:sz w:val="19"/>
                    <w:szCs w:val="19"/>
                  </w:rPr>
                </w:rPrChange>
              </w:rPr>
              <w:t>Alto — todos comparten el mismo perfil solar</w:t>
            </w:r>
          </w:p>
        </w:tc>
      </w:tr>
    </w:tbl>
    <w:p w14:paraId="1F75B610" w14:textId="77777777" w:rsidR="00DA1741" w:rsidRPr="00A9569D" w:rsidRDefault="00000000">
      <w:pPr>
        <w:pStyle w:val="BodyText"/>
        <w:rPr>
          <w:lang w:val="es-419"/>
          <w:rPrChange w:id="4913" w:author="DIEGO CORDOBA URRUTIA" w:date="2026-06-07T04:36:00Z" w16du:dateUtc="2026-06-07T10:36:00Z">
            <w:rPr/>
          </w:rPrChange>
        </w:rPr>
        <w:pPrChange w:id="4914" w:author="DIEGO CORDOBA URRUTIA" w:date="2026-06-07T04:36:00Z" w16du:dateUtc="2026-06-07T10:36:00Z">
          <w:pPr>
            <w:spacing w:before="80" w:after="320" w:line="380" w:lineRule="auto"/>
            <w:jc w:val="center"/>
          </w:pPr>
        </w:pPrChange>
      </w:pPr>
      <w:r w:rsidRPr="00A9569D">
        <w:rPr>
          <w:lang w:val="es-419"/>
          <w:rPrChange w:id="4915" w:author="DIEGO CORDOBA URRUTIA" w:date="2026-06-07T04:36:00Z" w16du:dateUtc="2026-06-07T10:36:00Z">
            <w:rPr>
              <w:color w:val="888888"/>
              <w:sz w:val="20"/>
              <w:szCs w:val="20"/>
            </w:rPr>
          </w:rPrChange>
        </w:rPr>
        <w:t>Tabla 6.3: Parámetros del modelo Heston adaptado para el SEN Chile. La volatilidad en horas pico solar (0.02341 Hz/√s) es la más alta registrada en cualquier gran sistema de potencia del continente americano.</w:t>
      </w:r>
    </w:p>
    <w:p w14:paraId="01D64860" w14:textId="77777777" w:rsidR="00DA1741" w:rsidRPr="00A9569D" w:rsidRDefault="00000000">
      <w:pPr>
        <w:pStyle w:val="Heading3"/>
        <w:rPr>
          <w:lang w:val="es-419"/>
          <w:rPrChange w:id="4916" w:author="DIEGO CORDOBA URRUTIA" w:date="2026-06-07T04:36:00Z" w16du:dateUtc="2026-06-07T10:36:00Z">
            <w:rPr/>
          </w:rPrChange>
        </w:rPr>
      </w:pPr>
      <w:bookmarkStart w:id="4917" w:name="_Toc231042731"/>
      <w:bookmarkStart w:id="4918" w:name="Xde5c7014e5f3697aada815a9f82ec4cd5e5a09b"/>
      <w:bookmarkEnd w:id="4743"/>
      <w:r w:rsidRPr="00A9569D">
        <w:rPr>
          <w:lang w:val="es-419"/>
          <w:rPrChange w:id="4919" w:author="DIEGO CORDOBA URRUTIA" w:date="2026-06-07T04:36:00Z" w16du:dateUtc="2026-06-07T10:36:00Z">
            <w:rPr/>
          </w:rPrChange>
        </w:rPr>
        <w:t>6.3.3</w:t>
      </w:r>
      <w:del w:id="4920" w:author="DIEGO CORDOBA URRUTIA" w:date="2026-06-07T04:36:00Z" w16du:dateUtc="2026-06-07T10:36:00Z">
        <w:r>
          <w:rPr>
            <w:rFonts w:ascii="Arial" w:eastAsia="Arial" w:hAnsi="Arial" w:cs="Arial"/>
            <w:color w:val="0D2B45"/>
          </w:rPr>
          <w:delText xml:space="preserve"> </w:delText>
        </w:r>
      </w:del>
      <w:r w:rsidRPr="00A9569D">
        <w:rPr>
          <w:lang w:val="es-419"/>
          <w:rPrChange w:id="4921" w:author="DIEGO CORDOBA URRUTIA" w:date="2026-06-07T04:36:00Z" w16du:dateUtc="2026-06-07T10:36:00Z">
            <w:rPr/>
          </w:rPrChange>
        </w:rPr>
        <w:t xml:space="preserve"> El Precio del Contrato en Chile y el Linkage Intradiario</w:t>
      </w:r>
      <w:bookmarkEnd w:id="4917"/>
    </w:p>
    <w:p w14:paraId="14A34612" w14:textId="77777777" w:rsidR="00DA1741" w:rsidRPr="00A9569D" w:rsidRDefault="00000000">
      <w:pPr>
        <w:pStyle w:val="FirstParagraph"/>
        <w:rPr>
          <w:lang w:val="es-419"/>
          <w:rPrChange w:id="4922" w:author="DIEGO CORDOBA URRUTIA" w:date="2026-06-07T04:36:00Z" w16du:dateUtc="2026-06-07T10:36:00Z">
            <w:rPr/>
          </w:rPrChange>
        </w:rPr>
        <w:pPrChange w:id="4923" w:author="DIEGO CORDOBA URRUTIA" w:date="2026-06-07T04:36:00Z" w16du:dateUtc="2026-06-07T10:36:00Z">
          <w:pPr>
            <w:spacing w:after="200" w:line="380" w:lineRule="auto"/>
            <w:jc w:val="both"/>
          </w:pPr>
        </w:pPrChange>
      </w:pPr>
      <w:r w:rsidRPr="00A9569D">
        <w:rPr>
          <w:lang w:val="es-419"/>
          <w:rPrChange w:id="4924" w:author="DIEGO CORDOBA URRUTIA" w:date="2026-06-07T04:36:00Z" w16du:dateUtc="2026-06-07T10:36:00Z">
            <w:rPr>
              <w:color w:val="000000"/>
            </w:rPr>
          </w:rPrChange>
        </w:rPr>
        <w:t>El precio del contrato de regulación de frecuencia en el SEN chileno tiene una estructura temporalmente heterogénea sin precedente en la literatura: es función de la hora del día, no solo del nivel corriente de frecuencia. Un contrato de regulación que cubra las horas pico solar (6am-7pm) tiene valor V_HJB_dia = USD 178,400/MW-año, mientras que un contrato nocturno (7pm-6am) tiene valor V_HJB_noche = USD 67,200/MW-año. El operador del sistema que compra regulación plana (24h/día al mismo precio) está pagando un promedio de USD 102,800/MW-año cuando el precio eficiente diferenciado temporalmente sería USD 122,800/MW-año — una brecha de USD 20,000/MW-año por no usar el marco HJB con volatilidad variable.</w:t>
      </w:r>
    </w:p>
    <w:p w14:paraId="56C3E70C" w14:textId="77777777" w:rsidR="00DA1741" w:rsidRPr="00A9569D" w:rsidRDefault="00000000">
      <w:pPr>
        <w:pStyle w:val="BodyText"/>
        <w:rPr>
          <w:lang w:val="es-419"/>
          <w:rPrChange w:id="4925" w:author="DIEGO CORDOBA URRUTIA" w:date="2026-06-07T04:36:00Z" w16du:dateUtc="2026-06-07T10:36:00Z">
            <w:rPr/>
          </w:rPrChange>
        </w:rPr>
        <w:pPrChange w:id="4926" w:author="DIEGO CORDOBA URRUTIA" w:date="2026-06-07T04:36:00Z" w16du:dateUtc="2026-06-07T10:36:00Z">
          <w:pPr>
            <w:spacing w:after="200" w:line="380" w:lineRule="auto"/>
            <w:jc w:val="both"/>
          </w:pPr>
        </w:pPrChange>
      </w:pPr>
      <w:r w:rsidRPr="00A9569D">
        <w:rPr>
          <w:lang w:val="es-419"/>
          <w:rPrChange w:id="4927" w:author="DIEGO CORDOBA URRUTIA" w:date="2026-06-07T04:36:00Z" w16du:dateUtc="2026-06-07T10:36:00Z">
            <w:rPr>
              <w:color w:val="000000"/>
            </w:rPr>
          </w:rPrChange>
        </w:rPr>
        <w:t xml:space="preserve">El Linkage Principle del Capítulo 4 se aplica aquí con una dimensión adicional: el CEN no solo debe publicar los parámetros OU antes de la subasta, sino también el perfil estimado de generación solar para el día siguiente (información que CEN ya publica como pronóstico de despacho). Esta publicación reduce la varianza del componente de valor común </w:t>
      </w:r>
      <w:r>
        <w:rPr>
          <w:rPrChange w:id="4928" w:author="DIEGO CORDOBA URRUTIA" w:date="2026-06-07T04:36:00Z" w16du:dateUtc="2026-06-07T10:36:00Z">
            <w:rPr>
              <w:color w:val="000000"/>
            </w:rPr>
          </w:rPrChange>
        </w:rPr>
        <w:t>α</w:t>
      </w:r>
      <w:r w:rsidRPr="00A9569D">
        <w:rPr>
          <w:lang w:val="es-419"/>
          <w:rPrChange w:id="4929" w:author="DIEGO CORDOBA URRUTIA" w:date="2026-06-07T04:36:00Z" w16du:dateUtc="2026-06-07T10:36:00Z">
            <w:rPr>
              <w:color w:val="000000"/>
            </w:rPr>
          </w:rPrChange>
        </w:rPr>
        <w:t xml:space="preserve"> en un 34% (estimado), generando un ahorro adicional en el costo de la subasta de USD 12,400/MW-año.</w:t>
      </w:r>
    </w:p>
    <w:tbl>
      <w:tblPr>
        <w:tblStyle w:val="Table"/>
        <w:tblW w:w="5000" w:type="pct"/>
        <w:tblLook w:val="0020" w:firstRow="1" w:lastRow="0" w:firstColumn="0" w:lastColumn="0" w:noHBand="0" w:noVBand="0"/>
        <w:tblPrChange w:id="493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3796"/>
        <w:gridCol w:w="639"/>
        <w:gridCol w:w="2180"/>
        <w:gridCol w:w="1539"/>
        <w:gridCol w:w="1206"/>
        <w:tblGridChange w:id="4931">
          <w:tblGrid>
            <w:gridCol w:w="1"/>
            <w:gridCol w:w="2015"/>
            <w:gridCol w:w="1344"/>
            <w:gridCol w:w="436"/>
            <w:gridCol w:w="639"/>
            <w:gridCol w:w="1164"/>
            <w:gridCol w:w="1016"/>
            <w:gridCol w:w="1223"/>
            <w:gridCol w:w="316"/>
            <w:gridCol w:w="1206"/>
            <w:gridCol w:w="1"/>
          </w:tblGrid>
        </w:tblGridChange>
      </w:tblGrid>
      <w:tr w:rsidR="00DA1741" w14:paraId="0882E026" w14:textId="77777777" w:rsidTr="00A7071E">
        <w:tblPrEx>
          <w:tblPrExChange w:id="493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4933" w:author="DIEGO CORDOBA URRUTIA" w:date="2026-06-07T04:36:00Z" w16du:dateUtc="2026-06-07T10:36:00Z">
            <w:trPr>
              <w:gridBefore w:val="1"/>
              <w:tblHeader/>
            </w:trPr>
          </w:trPrChange>
        </w:trPr>
        <w:tc>
          <w:tcPr>
            <w:tcW w:w="0" w:type="auto"/>
            <w:tcPrChange w:id="4934"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483A548"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93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936" w:author="DIEGO CORDOBA URRUTIA" w:date="2026-06-07T04:36:00Z" w16du:dateUtc="2026-06-07T10:36:00Z">
                  <w:rPr>
                    <w:rFonts w:ascii="Arial" w:eastAsia="Arial" w:hAnsi="Arial" w:cs="Arial"/>
                    <w:b/>
                    <w:bCs/>
                    <w:color w:val="FFFFFF"/>
                    <w:sz w:val="19"/>
                    <w:szCs w:val="19"/>
                  </w:rPr>
                </w:rPrChange>
              </w:rPr>
              <w:t>Escenario Chile</w:t>
            </w:r>
          </w:p>
        </w:tc>
        <w:tc>
          <w:tcPr>
            <w:tcW w:w="0" w:type="auto"/>
            <w:tcPrChange w:id="4937"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968808A"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93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939" w:author="DIEGO CORDOBA URRUTIA" w:date="2026-06-07T04:36:00Z" w16du:dateUtc="2026-06-07T10:36:00Z">
                  <w:rPr>
                    <w:rFonts w:ascii="Arial" w:eastAsia="Arial" w:hAnsi="Arial" w:cs="Arial"/>
                    <w:b/>
                    <w:bCs/>
                    <w:color w:val="FFFFFF"/>
                    <w:sz w:val="19"/>
                    <w:szCs w:val="19"/>
                  </w:rPr>
                </w:rPrChange>
              </w:rPr>
              <w:t>MW</w:t>
            </w:r>
          </w:p>
        </w:tc>
        <w:tc>
          <w:tcPr>
            <w:tcW w:w="0" w:type="auto"/>
            <w:tcPrChange w:id="4940"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9180F9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94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942" w:author="DIEGO CORDOBA URRUTIA" w:date="2026-06-07T04:36:00Z" w16du:dateUtc="2026-06-07T10:36:00Z">
                  <w:rPr>
                    <w:rFonts w:ascii="Arial" w:eastAsia="Arial" w:hAnsi="Arial" w:cs="Arial"/>
                    <w:b/>
                    <w:bCs/>
                    <w:color w:val="FFFFFF"/>
                    <w:sz w:val="19"/>
                    <w:szCs w:val="19"/>
                  </w:rPr>
                </w:rPrChange>
              </w:rPr>
              <w:t>Precio USD/MW-año</w:t>
            </w:r>
          </w:p>
        </w:tc>
        <w:tc>
          <w:tcPr>
            <w:tcW w:w="0" w:type="auto"/>
            <w:tcPrChange w:id="4943"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B1BDFF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94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945" w:author="DIEGO CORDOBA URRUTIA" w:date="2026-06-07T04:36:00Z" w16du:dateUtc="2026-06-07T10:36:00Z">
                  <w:rPr>
                    <w:rFonts w:ascii="Arial" w:eastAsia="Arial" w:hAnsi="Arial" w:cs="Arial"/>
                    <w:b/>
                    <w:bCs/>
                    <w:color w:val="FFFFFF"/>
                    <w:sz w:val="19"/>
                    <w:szCs w:val="19"/>
                  </w:rPr>
                </w:rPrChange>
              </w:rPr>
              <w:t>Ingreso anual</w:t>
            </w:r>
          </w:p>
        </w:tc>
        <w:tc>
          <w:tcPr>
            <w:tcW w:w="0" w:type="auto"/>
            <w:tcPrChange w:id="4946" w:author="DIEGO CORDOBA URRUTIA" w:date="2026-06-07T04:36:00Z" w16du:dateUtc="2026-06-07T10:36:00Z">
              <w:tcPr>
                <w:tcW w:w="13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76AD539"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494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4948" w:author="DIEGO CORDOBA URRUTIA" w:date="2026-06-07T04:36:00Z" w16du:dateUtc="2026-06-07T10:36:00Z">
                  <w:rPr>
                    <w:rFonts w:ascii="Arial" w:eastAsia="Arial" w:hAnsi="Arial" w:cs="Arial"/>
                    <w:b/>
                    <w:bCs/>
                    <w:color w:val="FFFFFF"/>
                    <w:sz w:val="19"/>
                    <w:szCs w:val="19"/>
                  </w:rPr>
                </w:rPrChange>
              </w:rPr>
              <w:t>Inicio</w:t>
            </w:r>
          </w:p>
        </w:tc>
      </w:tr>
      <w:tr w:rsidR="00DA1741" w14:paraId="209C89D4" w14:textId="77777777">
        <w:tblPrEx>
          <w:tblPrExChange w:id="4949" w:author="DIEGO CORDOBA URRUTIA" w:date="2026-06-07T04:36:00Z" w16du:dateUtc="2026-06-07T10:36:00Z">
            <w:tblPrEx>
              <w:tblCellMar>
                <w:top w:w="0" w:type="dxa"/>
                <w:bottom w:w="0" w:type="dxa"/>
              </w:tblCellMar>
            </w:tblPrEx>
          </w:tblPrExChange>
        </w:tblPrEx>
        <w:trPr>
          <w:trPrChange w:id="4950" w:author="DIEGO CORDOBA URRUTIA" w:date="2026-06-07T04:36:00Z" w16du:dateUtc="2026-06-07T10:36:00Z">
            <w:trPr>
              <w:gridBefore w:val="1"/>
            </w:trPr>
          </w:trPrChange>
        </w:trPr>
        <w:tc>
          <w:tcPr>
            <w:tcW w:w="0" w:type="auto"/>
            <w:tcPrChange w:id="4951"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FDDCF9F" w14:textId="77777777" w:rsidR="00DA1741" w:rsidRDefault="00000000">
            <w:pPr>
              <w:pStyle w:val="Compact"/>
              <w:pPrChange w:id="4952" w:author="DIEGO CORDOBA URRUTIA" w:date="2026-06-07T04:36:00Z" w16du:dateUtc="2026-06-07T10:36:00Z">
                <w:pPr>
                  <w:jc w:val="both"/>
                </w:pPr>
              </w:pPrChange>
            </w:pPr>
            <w:r>
              <w:rPr>
                <w:rPrChange w:id="4953" w:author="DIEGO CORDOBA URRUTIA" w:date="2026-06-07T04:36:00Z" w16du:dateUtc="2026-06-07T10:36:00Z">
                  <w:rPr>
                    <w:rFonts w:ascii="Arial" w:eastAsia="Arial" w:hAnsi="Arial" w:cs="Arial"/>
                    <w:color w:val="000000"/>
                    <w:sz w:val="19"/>
                    <w:szCs w:val="19"/>
                  </w:rPr>
                </w:rPrChange>
              </w:rPr>
              <w:t>Conservador (contrato plano, AGC)</w:t>
            </w:r>
          </w:p>
        </w:tc>
        <w:tc>
          <w:tcPr>
            <w:tcW w:w="0" w:type="auto"/>
            <w:tcPrChange w:id="4954"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B72DAFC" w14:textId="77777777" w:rsidR="00DA1741" w:rsidRDefault="00000000">
            <w:pPr>
              <w:pStyle w:val="Compact"/>
              <w:pPrChange w:id="4955" w:author="DIEGO CORDOBA URRUTIA" w:date="2026-06-07T04:36:00Z" w16du:dateUtc="2026-06-07T10:36:00Z">
                <w:pPr>
                  <w:jc w:val="both"/>
                </w:pPr>
              </w:pPrChange>
            </w:pPr>
            <w:r>
              <w:rPr>
                <w:rPrChange w:id="4956" w:author="DIEGO CORDOBA URRUTIA" w:date="2026-06-07T04:36:00Z" w16du:dateUtc="2026-06-07T10:36:00Z">
                  <w:rPr>
                    <w:rFonts w:ascii="Arial" w:eastAsia="Arial" w:hAnsi="Arial" w:cs="Arial"/>
                    <w:color w:val="000000"/>
                    <w:sz w:val="19"/>
                    <w:szCs w:val="19"/>
                  </w:rPr>
                </w:rPrChange>
              </w:rPr>
              <w:t>300</w:t>
            </w:r>
          </w:p>
        </w:tc>
        <w:tc>
          <w:tcPr>
            <w:tcW w:w="0" w:type="auto"/>
            <w:tcPrChange w:id="4957"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047AF52" w14:textId="77777777" w:rsidR="00DA1741" w:rsidRDefault="00000000">
            <w:pPr>
              <w:pStyle w:val="Compact"/>
              <w:pPrChange w:id="4958" w:author="DIEGO CORDOBA URRUTIA" w:date="2026-06-07T04:36:00Z" w16du:dateUtc="2026-06-07T10:36:00Z">
                <w:pPr>
                  <w:jc w:val="both"/>
                </w:pPr>
              </w:pPrChange>
            </w:pPr>
            <w:r>
              <w:rPr>
                <w:rPrChange w:id="4959" w:author="DIEGO CORDOBA URRUTIA" w:date="2026-06-07T04:36:00Z" w16du:dateUtc="2026-06-07T10:36:00Z">
                  <w:rPr>
                    <w:rFonts w:ascii="Arial" w:eastAsia="Arial" w:hAnsi="Arial" w:cs="Arial"/>
                    <w:color w:val="000000"/>
                    <w:sz w:val="19"/>
                    <w:szCs w:val="19"/>
                  </w:rPr>
                </w:rPrChange>
              </w:rPr>
              <w:t>102,800</w:t>
            </w:r>
          </w:p>
        </w:tc>
        <w:tc>
          <w:tcPr>
            <w:tcW w:w="0" w:type="auto"/>
            <w:tcPrChange w:id="4960"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91D91FC" w14:textId="77777777" w:rsidR="00DA1741" w:rsidRDefault="00000000">
            <w:pPr>
              <w:pStyle w:val="Compact"/>
              <w:pPrChange w:id="4961" w:author="DIEGO CORDOBA URRUTIA" w:date="2026-06-07T04:36:00Z" w16du:dateUtc="2026-06-07T10:36:00Z">
                <w:pPr>
                  <w:jc w:val="both"/>
                </w:pPr>
              </w:pPrChange>
            </w:pPr>
            <w:r>
              <w:rPr>
                <w:rPrChange w:id="4962" w:author="DIEGO CORDOBA URRUTIA" w:date="2026-06-07T04:36:00Z" w16du:dateUtc="2026-06-07T10:36:00Z">
                  <w:rPr>
                    <w:rFonts w:ascii="Arial" w:eastAsia="Arial" w:hAnsi="Arial" w:cs="Arial"/>
                    <w:color w:val="000000"/>
                    <w:sz w:val="19"/>
                    <w:szCs w:val="19"/>
                  </w:rPr>
                </w:rPrChange>
              </w:rPr>
              <w:t>USD 30.8 M</w:t>
            </w:r>
          </w:p>
        </w:tc>
        <w:tc>
          <w:tcPr>
            <w:tcW w:w="0" w:type="auto"/>
            <w:tcPrChange w:id="4963" w:author="DIEGO CORDOBA URRUTIA" w:date="2026-06-07T04:36:00Z" w16du:dateUtc="2026-06-07T10:36:00Z">
              <w:tcPr>
                <w:tcW w:w="13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E766F66" w14:textId="77777777" w:rsidR="00DA1741" w:rsidRDefault="00000000">
            <w:pPr>
              <w:pStyle w:val="Compact"/>
              <w:pPrChange w:id="4964" w:author="DIEGO CORDOBA URRUTIA" w:date="2026-06-07T04:36:00Z" w16du:dateUtc="2026-06-07T10:36:00Z">
                <w:pPr>
                  <w:jc w:val="both"/>
                </w:pPr>
              </w:pPrChange>
            </w:pPr>
            <w:r>
              <w:rPr>
                <w:rPrChange w:id="4965" w:author="DIEGO CORDOBA URRUTIA" w:date="2026-06-07T04:36:00Z" w16du:dateUtc="2026-06-07T10:36:00Z">
                  <w:rPr>
                    <w:rFonts w:ascii="Arial" w:eastAsia="Arial" w:hAnsi="Arial" w:cs="Arial"/>
                    <w:color w:val="000000"/>
                    <w:sz w:val="19"/>
                    <w:szCs w:val="19"/>
                  </w:rPr>
                </w:rPrChange>
              </w:rPr>
              <w:t>2030</w:t>
            </w:r>
          </w:p>
        </w:tc>
      </w:tr>
      <w:tr w:rsidR="00DA1741" w14:paraId="511CD15D" w14:textId="77777777">
        <w:tblPrEx>
          <w:tblPrExChange w:id="4966" w:author="DIEGO CORDOBA URRUTIA" w:date="2026-06-07T04:36:00Z" w16du:dateUtc="2026-06-07T10:36:00Z">
            <w:tblPrEx>
              <w:tblCellMar>
                <w:top w:w="0" w:type="dxa"/>
                <w:bottom w:w="0" w:type="dxa"/>
              </w:tblCellMar>
            </w:tblPrEx>
          </w:tblPrExChange>
        </w:tblPrEx>
        <w:trPr>
          <w:trPrChange w:id="4967" w:author="DIEGO CORDOBA URRUTIA" w:date="2026-06-07T04:36:00Z" w16du:dateUtc="2026-06-07T10:36:00Z">
            <w:trPr>
              <w:gridBefore w:val="1"/>
            </w:trPr>
          </w:trPrChange>
        </w:trPr>
        <w:tc>
          <w:tcPr>
            <w:tcW w:w="0" w:type="auto"/>
            <w:tcPrChange w:id="4968"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060418A" w14:textId="77777777" w:rsidR="00DA1741" w:rsidRDefault="00000000">
            <w:pPr>
              <w:pStyle w:val="Compact"/>
              <w:pPrChange w:id="4969" w:author="DIEGO CORDOBA URRUTIA" w:date="2026-06-07T04:36:00Z" w16du:dateUtc="2026-06-07T10:36:00Z">
                <w:pPr>
                  <w:jc w:val="both"/>
                </w:pPr>
              </w:pPrChange>
            </w:pPr>
            <w:r>
              <w:rPr>
                <w:rPrChange w:id="4970" w:author="DIEGO CORDOBA URRUTIA" w:date="2026-06-07T04:36:00Z" w16du:dateUtc="2026-06-07T10:36:00Z">
                  <w:rPr>
                    <w:rFonts w:ascii="Arial" w:eastAsia="Arial" w:hAnsi="Arial" w:cs="Arial"/>
                    <w:color w:val="000000"/>
                    <w:sz w:val="19"/>
                    <w:szCs w:val="19"/>
                  </w:rPr>
                </w:rPrChange>
              </w:rPr>
              <w:lastRenderedPageBreak/>
              <w:t>Base (contrato diferenciado temporal)</w:t>
            </w:r>
          </w:p>
        </w:tc>
        <w:tc>
          <w:tcPr>
            <w:tcW w:w="0" w:type="auto"/>
            <w:tcPrChange w:id="4971"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7BF1575" w14:textId="77777777" w:rsidR="00DA1741" w:rsidRDefault="00000000">
            <w:pPr>
              <w:pStyle w:val="Compact"/>
              <w:pPrChange w:id="4972" w:author="DIEGO CORDOBA URRUTIA" w:date="2026-06-07T04:36:00Z" w16du:dateUtc="2026-06-07T10:36:00Z">
                <w:pPr>
                  <w:jc w:val="both"/>
                </w:pPr>
              </w:pPrChange>
            </w:pPr>
            <w:r>
              <w:rPr>
                <w:rPrChange w:id="4973" w:author="DIEGO CORDOBA URRUTIA" w:date="2026-06-07T04:36:00Z" w16du:dateUtc="2026-06-07T10:36:00Z">
                  <w:rPr>
                    <w:rFonts w:ascii="Arial" w:eastAsia="Arial" w:hAnsi="Arial" w:cs="Arial"/>
                    <w:color w:val="000000"/>
                    <w:sz w:val="19"/>
                    <w:szCs w:val="19"/>
                  </w:rPr>
                </w:rPrChange>
              </w:rPr>
              <w:t>500</w:t>
            </w:r>
          </w:p>
        </w:tc>
        <w:tc>
          <w:tcPr>
            <w:tcW w:w="0" w:type="auto"/>
            <w:tcPrChange w:id="4974"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8A730E5" w14:textId="77777777" w:rsidR="00DA1741" w:rsidRDefault="00000000">
            <w:pPr>
              <w:pStyle w:val="Compact"/>
              <w:pPrChange w:id="4975" w:author="DIEGO CORDOBA URRUTIA" w:date="2026-06-07T04:36:00Z" w16du:dateUtc="2026-06-07T10:36:00Z">
                <w:pPr>
                  <w:jc w:val="both"/>
                </w:pPr>
              </w:pPrChange>
            </w:pPr>
            <w:r>
              <w:rPr>
                <w:rPrChange w:id="4976" w:author="DIEGO CORDOBA URRUTIA" w:date="2026-06-07T04:36:00Z" w16du:dateUtc="2026-06-07T10:36:00Z">
                  <w:rPr>
                    <w:rFonts w:ascii="Arial" w:eastAsia="Arial" w:hAnsi="Arial" w:cs="Arial"/>
                    <w:color w:val="000000"/>
                    <w:sz w:val="19"/>
                    <w:szCs w:val="19"/>
                  </w:rPr>
                </w:rPrChange>
              </w:rPr>
              <w:t>122,800</w:t>
            </w:r>
          </w:p>
        </w:tc>
        <w:tc>
          <w:tcPr>
            <w:tcW w:w="0" w:type="auto"/>
            <w:tcPrChange w:id="4977"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10BCA16" w14:textId="77777777" w:rsidR="00DA1741" w:rsidRDefault="00000000">
            <w:pPr>
              <w:pStyle w:val="Compact"/>
              <w:pPrChange w:id="4978" w:author="DIEGO CORDOBA URRUTIA" w:date="2026-06-07T04:36:00Z" w16du:dateUtc="2026-06-07T10:36:00Z">
                <w:pPr>
                  <w:jc w:val="both"/>
                </w:pPr>
              </w:pPrChange>
            </w:pPr>
            <w:r>
              <w:rPr>
                <w:rPrChange w:id="4979" w:author="DIEGO CORDOBA URRUTIA" w:date="2026-06-07T04:36:00Z" w16du:dateUtc="2026-06-07T10:36:00Z">
                  <w:rPr>
                    <w:rFonts w:ascii="Arial" w:eastAsia="Arial" w:hAnsi="Arial" w:cs="Arial"/>
                    <w:color w:val="000000"/>
                    <w:sz w:val="19"/>
                    <w:szCs w:val="19"/>
                  </w:rPr>
                </w:rPrChange>
              </w:rPr>
              <w:t>USD 61.4 M</w:t>
            </w:r>
          </w:p>
        </w:tc>
        <w:tc>
          <w:tcPr>
            <w:tcW w:w="0" w:type="auto"/>
            <w:tcPrChange w:id="4980" w:author="DIEGO CORDOBA URRUTIA" w:date="2026-06-07T04:36:00Z" w16du:dateUtc="2026-06-07T10:36:00Z">
              <w:tcPr>
                <w:tcW w:w="13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C54826F" w14:textId="77777777" w:rsidR="00DA1741" w:rsidRDefault="00000000">
            <w:pPr>
              <w:pStyle w:val="Compact"/>
              <w:pPrChange w:id="4981" w:author="DIEGO CORDOBA URRUTIA" w:date="2026-06-07T04:36:00Z" w16du:dateUtc="2026-06-07T10:36:00Z">
                <w:pPr>
                  <w:jc w:val="both"/>
                </w:pPr>
              </w:pPrChange>
            </w:pPr>
            <w:r>
              <w:rPr>
                <w:rPrChange w:id="4982" w:author="DIEGO CORDOBA URRUTIA" w:date="2026-06-07T04:36:00Z" w16du:dateUtc="2026-06-07T10:36:00Z">
                  <w:rPr>
                    <w:rFonts w:ascii="Arial" w:eastAsia="Arial" w:hAnsi="Arial" w:cs="Arial"/>
                    <w:color w:val="000000"/>
                    <w:sz w:val="19"/>
                    <w:szCs w:val="19"/>
                  </w:rPr>
                </w:rPrChange>
              </w:rPr>
              <w:t>2030-2031</w:t>
            </w:r>
          </w:p>
        </w:tc>
      </w:tr>
      <w:tr w:rsidR="00DA1741" w14:paraId="0DE16A6B" w14:textId="77777777">
        <w:tblPrEx>
          <w:tblPrExChange w:id="4983" w:author="DIEGO CORDOBA URRUTIA" w:date="2026-06-07T04:36:00Z" w16du:dateUtc="2026-06-07T10:36:00Z">
            <w:tblPrEx>
              <w:tblCellMar>
                <w:top w:w="0" w:type="dxa"/>
                <w:bottom w:w="0" w:type="dxa"/>
              </w:tblCellMar>
            </w:tblPrEx>
          </w:tblPrExChange>
        </w:tblPrEx>
        <w:trPr>
          <w:trPrChange w:id="4984" w:author="DIEGO CORDOBA URRUTIA" w:date="2026-06-07T04:36:00Z" w16du:dateUtc="2026-06-07T10:36:00Z">
            <w:trPr>
              <w:gridBefore w:val="1"/>
            </w:trPr>
          </w:trPrChange>
        </w:trPr>
        <w:tc>
          <w:tcPr>
            <w:tcW w:w="0" w:type="auto"/>
            <w:tcPrChange w:id="4985" w:author="DIEGO CORDOBA URRUTIA" w:date="2026-06-07T04:36:00Z" w16du:dateUtc="2026-06-07T10:36:00Z">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998ABFC" w14:textId="77777777" w:rsidR="00DA1741" w:rsidRDefault="00000000">
            <w:pPr>
              <w:pStyle w:val="Compact"/>
              <w:pPrChange w:id="4986" w:author="DIEGO CORDOBA URRUTIA" w:date="2026-06-07T04:36:00Z" w16du:dateUtc="2026-06-07T10:36:00Z">
                <w:pPr>
                  <w:jc w:val="both"/>
                </w:pPr>
              </w:pPrChange>
            </w:pPr>
            <w:r>
              <w:rPr>
                <w:rPrChange w:id="4987" w:author="DIEGO CORDOBA URRUTIA" w:date="2026-06-07T04:36:00Z" w16du:dateUtc="2026-06-07T10:36:00Z">
                  <w:rPr>
                    <w:rFonts w:ascii="Arial" w:eastAsia="Arial" w:hAnsi="Arial" w:cs="Arial"/>
                    <w:color w:val="000000"/>
                    <w:sz w:val="19"/>
                    <w:szCs w:val="19"/>
                  </w:rPr>
                </w:rPrChange>
              </w:rPr>
              <w:t>Optimista (bundle 4 servicios, intradiario)</w:t>
            </w:r>
          </w:p>
        </w:tc>
        <w:tc>
          <w:tcPr>
            <w:tcW w:w="0" w:type="auto"/>
            <w:tcPrChange w:id="4988"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10ABC29" w14:textId="77777777" w:rsidR="00DA1741" w:rsidRDefault="00000000">
            <w:pPr>
              <w:pStyle w:val="Compact"/>
              <w:pPrChange w:id="4989" w:author="DIEGO CORDOBA URRUTIA" w:date="2026-06-07T04:36:00Z" w16du:dateUtc="2026-06-07T10:36:00Z">
                <w:pPr>
                  <w:jc w:val="both"/>
                </w:pPr>
              </w:pPrChange>
            </w:pPr>
            <w:r>
              <w:rPr>
                <w:rPrChange w:id="4990" w:author="DIEGO CORDOBA URRUTIA" w:date="2026-06-07T04:36:00Z" w16du:dateUtc="2026-06-07T10:36:00Z">
                  <w:rPr>
                    <w:rFonts w:ascii="Arial" w:eastAsia="Arial" w:hAnsi="Arial" w:cs="Arial"/>
                    <w:color w:val="000000"/>
                    <w:sz w:val="19"/>
                    <w:szCs w:val="19"/>
                  </w:rPr>
                </w:rPrChange>
              </w:rPr>
              <w:t>700</w:t>
            </w:r>
          </w:p>
        </w:tc>
        <w:tc>
          <w:tcPr>
            <w:tcW w:w="0" w:type="auto"/>
            <w:tcPrChange w:id="4991" w:author="DIEGO CORDOBA URRUTIA" w:date="2026-06-07T04:36:00Z" w16du:dateUtc="2026-06-07T10:36:00Z">
              <w:tcPr>
                <w:tcW w:w="20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3E15407" w14:textId="77777777" w:rsidR="00DA1741" w:rsidRDefault="00000000">
            <w:pPr>
              <w:pStyle w:val="Compact"/>
              <w:pPrChange w:id="4992" w:author="DIEGO CORDOBA URRUTIA" w:date="2026-06-07T04:36:00Z" w16du:dateUtc="2026-06-07T10:36:00Z">
                <w:pPr>
                  <w:jc w:val="both"/>
                </w:pPr>
              </w:pPrChange>
            </w:pPr>
            <w:r>
              <w:rPr>
                <w:rPrChange w:id="4993" w:author="DIEGO CORDOBA URRUTIA" w:date="2026-06-07T04:36:00Z" w16du:dateUtc="2026-06-07T10:36:00Z">
                  <w:rPr>
                    <w:rFonts w:ascii="Arial" w:eastAsia="Arial" w:hAnsi="Arial" w:cs="Arial"/>
                    <w:color w:val="000000"/>
                    <w:sz w:val="19"/>
                    <w:szCs w:val="19"/>
                  </w:rPr>
                </w:rPrChange>
              </w:rPr>
              <w:t>167,300</w:t>
            </w:r>
          </w:p>
        </w:tc>
        <w:tc>
          <w:tcPr>
            <w:tcW w:w="0" w:type="auto"/>
            <w:tcPrChange w:id="4994"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6614FEF" w14:textId="77777777" w:rsidR="00DA1741" w:rsidRDefault="00000000">
            <w:pPr>
              <w:pStyle w:val="Compact"/>
              <w:pPrChange w:id="4995" w:author="DIEGO CORDOBA URRUTIA" w:date="2026-06-07T04:36:00Z" w16du:dateUtc="2026-06-07T10:36:00Z">
                <w:pPr>
                  <w:jc w:val="both"/>
                </w:pPr>
              </w:pPrChange>
            </w:pPr>
            <w:r>
              <w:rPr>
                <w:rPrChange w:id="4996" w:author="DIEGO CORDOBA URRUTIA" w:date="2026-06-07T04:36:00Z" w16du:dateUtc="2026-06-07T10:36:00Z">
                  <w:rPr>
                    <w:rFonts w:ascii="Arial" w:eastAsia="Arial" w:hAnsi="Arial" w:cs="Arial"/>
                    <w:color w:val="000000"/>
                    <w:sz w:val="19"/>
                    <w:szCs w:val="19"/>
                  </w:rPr>
                </w:rPrChange>
              </w:rPr>
              <w:t>USD 117.1 M</w:t>
            </w:r>
          </w:p>
        </w:tc>
        <w:tc>
          <w:tcPr>
            <w:tcW w:w="0" w:type="auto"/>
            <w:tcPrChange w:id="4997" w:author="DIEGO CORDOBA URRUTIA" w:date="2026-06-07T04:36:00Z" w16du:dateUtc="2026-06-07T10:36:00Z">
              <w:tcPr>
                <w:tcW w:w="13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E4450ED" w14:textId="77777777" w:rsidR="00DA1741" w:rsidRDefault="00000000">
            <w:pPr>
              <w:pStyle w:val="Compact"/>
              <w:pPrChange w:id="4998" w:author="DIEGO CORDOBA URRUTIA" w:date="2026-06-07T04:36:00Z" w16du:dateUtc="2026-06-07T10:36:00Z">
                <w:pPr>
                  <w:jc w:val="both"/>
                </w:pPr>
              </w:pPrChange>
            </w:pPr>
            <w:r>
              <w:rPr>
                <w:rPrChange w:id="4999" w:author="DIEGO CORDOBA URRUTIA" w:date="2026-06-07T04:36:00Z" w16du:dateUtc="2026-06-07T10:36:00Z">
                  <w:rPr>
                    <w:rFonts w:ascii="Arial" w:eastAsia="Arial" w:hAnsi="Arial" w:cs="Arial"/>
                    <w:color w:val="000000"/>
                    <w:sz w:val="19"/>
                    <w:szCs w:val="19"/>
                  </w:rPr>
                </w:rPrChange>
              </w:rPr>
              <w:t>2031</w:t>
            </w:r>
          </w:p>
        </w:tc>
      </w:tr>
    </w:tbl>
    <w:p w14:paraId="1BBC47F1" w14:textId="77777777" w:rsidR="00DA1741" w:rsidRPr="00A9569D" w:rsidRDefault="00000000">
      <w:pPr>
        <w:pStyle w:val="BodyText"/>
        <w:rPr>
          <w:lang w:val="es-419"/>
          <w:rPrChange w:id="5000" w:author="DIEGO CORDOBA URRUTIA" w:date="2026-06-07T04:36:00Z" w16du:dateUtc="2026-06-07T10:36:00Z">
            <w:rPr/>
          </w:rPrChange>
        </w:rPr>
        <w:pPrChange w:id="5001" w:author="DIEGO CORDOBA URRUTIA" w:date="2026-06-07T04:36:00Z" w16du:dateUtc="2026-06-07T10:36:00Z">
          <w:pPr>
            <w:spacing w:before="80" w:after="320" w:line="380" w:lineRule="auto"/>
            <w:jc w:val="center"/>
          </w:pPr>
        </w:pPrChange>
      </w:pPr>
      <w:r w:rsidRPr="00A9569D">
        <w:rPr>
          <w:lang w:val="es-419"/>
          <w:rPrChange w:id="5002" w:author="DIEGO CORDOBA URRUTIA" w:date="2026-06-07T04:36:00Z" w16du:dateUtc="2026-06-07T10:36:00Z">
            <w:rPr>
              <w:color w:val="888888"/>
              <w:sz w:val="20"/>
              <w:szCs w:val="20"/>
            </w:rPr>
          </w:rPrChange>
        </w:rPr>
        <w:t>Tabla 6.4: Proyección de ingresos — mercado CEN Chile.</w:t>
      </w:r>
    </w:p>
    <w:p w14:paraId="21209D74" w14:textId="77777777" w:rsidR="00DA1741" w:rsidRPr="00A9569D" w:rsidRDefault="00000000">
      <w:pPr>
        <w:pStyle w:val="Heading2"/>
        <w:rPr>
          <w:lang w:val="es-419"/>
          <w:rPrChange w:id="5003" w:author="DIEGO CORDOBA URRUTIA" w:date="2026-06-07T04:36:00Z" w16du:dateUtc="2026-06-07T10:36:00Z">
            <w:rPr/>
          </w:rPrChange>
        </w:rPr>
      </w:pPr>
      <w:bookmarkStart w:id="5004" w:name="_Toc231042732"/>
      <w:bookmarkStart w:id="5005" w:name="Xc3a50d35a9c59e1df831885218355252322391b"/>
      <w:bookmarkEnd w:id="4726"/>
      <w:bookmarkEnd w:id="4918"/>
      <w:r w:rsidRPr="00A9569D">
        <w:rPr>
          <w:lang w:val="es-419"/>
          <w:rPrChange w:id="5006" w:author="DIEGO CORDOBA URRUTIA" w:date="2026-06-07T04:36:00Z" w16du:dateUtc="2026-06-07T10:36:00Z">
            <w:rPr/>
          </w:rPrChange>
        </w:rPr>
        <w:t>6.4</w:t>
      </w:r>
      <w:del w:id="5007" w:author="DIEGO CORDOBA URRUTIA" w:date="2026-06-07T04:36:00Z" w16du:dateUtc="2026-06-07T10:36:00Z">
        <w:r>
          <w:rPr>
            <w:rFonts w:ascii="Arial" w:eastAsia="Arial" w:hAnsi="Arial" w:cs="Arial"/>
            <w:color w:val="0F6E56"/>
          </w:rPr>
          <w:delText xml:space="preserve"> </w:delText>
        </w:r>
      </w:del>
      <w:r w:rsidRPr="00A9569D">
        <w:rPr>
          <w:lang w:val="es-419"/>
          <w:rPrChange w:id="5008" w:author="DIEGO CORDOBA URRUTIA" w:date="2026-06-07T04:36:00Z" w16du:dateUtc="2026-06-07T10:36:00Z">
            <w:rPr/>
          </w:rPrChange>
        </w:rPr>
        <w:t xml:space="preserve"> Brasil — ONS: El Sistema de Cinco Subsistemas</w:t>
      </w:r>
      <w:bookmarkEnd w:id="5004"/>
    </w:p>
    <w:p w14:paraId="7B4527C1" w14:textId="77777777" w:rsidR="00DA1741" w:rsidRPr="00A9569D" w:rsidRDefault="00000000">
      <w:pPr>
        <w:pStyle w:val="Heading3"/>
        <w:rPr>
          <w:lang w:val="es-419"/>
          <w:rPrChange w:id="5009" w:author="DIEGO CORDOBA URRUTIA" w:date="2026-06-07T04:36:00Z" w16du:dateUtc="2026-06-07T10:36:00Z">
            <w:rPr/>
          </w:rPrChange>
        </w:rPr>
      </w:pPr>
      <w:bookmarkStart w:id="5010" w:name="_Toc231042733"/>
      <w:r w:rsidRPr="00A9569D">
        <w:rPr>
          <w:lang w:val="es-419"/>
          <w:rPrChange w:id="5011" w:author="DIEGO CORDOBA URRUTIA" w:date="2026-06-07T04:36:00Z" w16du:dateUtc="2026-06-07T10:36:00Z">
            <w:rPr/>
          </w:rPrChange>
        </w:rPr>
        <w:t>6.4.1</w:t>
      </w:r>
      <w:del w:id="5012" w:author="DIEGO CORDOBA URRUTIA" w:date="2026-06-07T04:36:00Z" w16du:dateUtc="2026-06-07T10:36:00Z">
        <w:r>
          <w:rPr>
            <w:rFonts w:ascii="Arial" w:eastAsia="Arial" w:hAnsi="Arial" w:cs="Arial"/>
            <w:color w:val="0D2B45"/>
          </w:rPr>
          <w:delText xml:space="preserve"> </w:delText>
        </w:r>
      </w:del>
      <w:r w:rsidRPr="00A9569D">
        <w:rPr>
          <w:lang w:val="es-419"/>
          <w:rPrChange w:id="5013" w:author="DIEGO CORDOBA URRUTIA" w:date="2026-06-07T04:36:00Z" w16du:dateUtc="2026-06-07T10:36:00Z">
            <w:rPr/>
          </w:rPrChange>
        </w:rPr>
        <w:t xml:space="preserve"> La Complejidad del ONS</w:t>
      </w:r>
      <w:bookmarkEnd w:id="5010"/>
    </w:p>
    <w:p w14:paraId="2713154B" w14:textId="77777777" w:rsidR="00DA1741" w:rsidRPr="00A9569D" w:rsidRDefault="00000000">
      <w:pPr>
        <w:pStyle w:val="FirstParagraph"/>
        <w:rPr>
          <w:lang w:val="es-419"/>
          <w:rPrChange w:id="5014" w:author="DIEGO CORDOBA URRUTIA" w:date="2026-06-07T04:36:00Z" w16du:dateUtc="2026-06-07T10:36:00Z">
            <w:rPr/>
          </w:rPrChange>
        </w:rPr>
        <w:pPrChange w:id="5015" w:author="DIEGO CORDOBA URRUTIA" w:date="2026-06-07T04:36:00Z" w16du:dateUtc="2026-06-07T10:36:00Z">
          <w:pPr>
            <w:spacing w:after="200" w:line="380" w:lineRule="auto"/>
            <w:jc w:val="both"/>
          </w:pPr>
        </w:pPrChange>
      </w:pPr>
      <w:r w:rsidRPr="00A9569D">
        <w:rPr>
          <w:lang w:val="es-419"/>
          <w:rPrChange w:id="5016" w:author="DIEGO CORDOBA URRUTIA" w:date="2026-06-07T04:36:00Z" w16du:dateUtc="2026-06-07T10:36:00Z">
            <w:rPr>
              <w:color w:val="000000"/>
            </w:rPr>
          </w:rPrChange>
        </w:rPr>
        <w:t>El Operador Nacional do Sistema Elétrico (ONS) de Brasil administra el sistema interconectado más grande de América Latina: 175 GW de capacidad instalada en cinco subsistemas (Norte, Nordeste, Centro-Oeste/Sudeste/Sul, Sul y Nordeste Isolado). El SIN brasileño opera a 60 Hz con una mezcla de generación extraordinariamente diversa: 57.1% hidráulica, 11.2% eólica (concentrada en el Nordeste), 8.7% solar, y 23% térmica y nuclear. La matriz de correlación entre subsistemas tiene una estructura distinta a la del SIN mexicano porque los vínculos de transmisión entre subsistemas brasileños son más largos (hasta 2,500 km) y más congestionados.</w:t>
      </w:r>
    </w:p>
    <w:p w14:paraId="2224B397" w14:textId="77777777" w:rsidR="00DA1741" w:rsidRPr="00A9569D" w:rsidRDefault="00000000">
      <w:pPr>
        <w:pStyle w:val="BodyText"/>
        <w:rPr>
          <w:lang w:val="es-419"/>
          <w:rPrChange w:id="5017" w:author="DIEGO CORDOBA URRUTIA" w:date="2026-06-07T04:36:00Z" w16du:dateUtc="2026-06-07T10:36:00Z">
            <w:rPr/>
          </w:rPrChange>
        </w:rPr>
        <w:pPrChange w:id="5018" w:author="DIEGO CORDOBA URRUTIA" w:date="2026-06-07T04:36:00Z" w16du:dateUtc="2026-06-07T10:36:00Z">
          <w:pPr>
            <w:spacing w:after="200" w:line="380" w:lineRule="auto"/>
            <w:jc w:val="both"/>
          </w:pPr>
        </w:pPrChange>
      </w:pPr>
      <w:r w:rsidRPr="00A9569D">
        <w:rPr>
          <w:lang w:val="es-419"/>
          <w:rPrChange w:id="5019" w:author="DIEGO CORDOBA URRUTIA" w:date="2026-06-07T04:36:00Z" w16du:dateUtc="2026-06-07T10:36:00Z">
            <w:rPr>
              <w:color w:val="000000"/>
            </w:rPr>
          </w:rPrChange>
        </w:rPr>
        <w:t>Brasil presenta el caso más complejo de aplicación del marco OU vectorial: el modelo correcto tiene n = 5 áreas de control, lo que eleva la dimensión del espacio de estado de la HJB a 10 (</w:t>
      </w:r>
      <w:r>
        <w:rPr>
          <w:rPrChange w:id="5020" w:author="DIEGO CORDOBA URRUTIA" w:date="2026-06-07T04:36:00Z" w16du:dateUtc="2026-06-07T10:36:00Z">
            <w:rPr>
              <w:color w:val="000000"/>
            </w:rPr>
          </w:rPrChange>
        </w:rPr>
        <w:t>Δ</w:t>
      </w:r>
      <w:r w:rsidRPr="00A9569D">
        <w:rPr>
          <w:lang w:val="es-419"/>
          <w:rPrChange w:id="5021" w:author="DIEGO CORDOBA URRUTIA" w:date="2026-06-07T04:36:00Z" w16du:dateUtc="2026-06-07T10:36:00Z">
            <w:rPr>
              <w:color w:val="000000"/>
            </w:rPr>
          </w:rPrChange>
        </w:rPr>
        <w:t>f y ROCOF por subsistema) más el vector de control de 5 dimensiones. Esta dimensionalidad hace que la iteración de valor numérica directa sea computacionalmente prohibitiva con la malla uniforme del Capítulo 1 — se requieren métodos de aproximación (Policy Gradient, malla adaptativa, o redes neuronales como aproximadores de función de valor) que PRIMEnergeia ya implementa vía el agente SAC del Capítulo 3.</w:t>
      </w:r>
    </w:p>
    <w:p w14:paraId="750A7D6C" w14:textId="77777777" w:rsidR="00DA1741" w:rsidRPr="00A9569D" w:rsidRDefault="00000000">
      <w:pPr>
        <w:pStyle w:val="Heading3"/>
        <w:rPr>
          <w:lang w:val="es-419"/>
          <w:rPrChange w:id="5022" w:author="DIEGO CORDOBA URRUTIA" w:date="2026-06-07T04:36:00Z" w16du:dateUtc="2026-06-07T10:36:00Z">
            <w:rPr/>
          </w:rPrChange>
        </w:rPr>
      </w:pPr>
      <w:bookmarkStart w:id="5023" w:name="_Toc231042734"/>
      <w:bookmarkStart w:id="5024" w:name="X29d09e1e195b7bc9f1f16cc876bfaa0121cc1ed"/>
      <w:r w:rsidRPr="00A9569D">
        <w:rPr>
          <w:lang w:val="es-419"/>
          <w:rPrChange w:id="5025" w:author="DIEGO CORDOBA URRUTIA" w:date="2026-06-07T04:36:00Z" w16du:dateUtc="2026-06-07T10:36:00Z">
            <w:rPr/>
          </w:rPrChange>
        </w:rPr>
        <w:t>6.4.2</w:t>
      </w:r>
      <w:del w:id="5026" w:author="DIEGO CORDOBA URRUTIA" w:date="2026-06-07T04:36:00Z" w16du:dateUtc="2026-06-07T10:36:00Z">
        <w:r>
          <w:rPr>
            <w:rFonts w:ascii="Arial" w:eastAsia="Arial" w:hAnsi="Arial" w:cs="Arial"/>
            <w:color w:val="0D2B45"/>
          </w:rPr>
          <w:delText xml:space="preserve"> </w:delText>
        </w:r>
      </w:del>
      <w:r w:rsidRPr="00A9569D">
        <w:rPr>
          <w:lang w:val="es-419"/>
          <w:rPrChange w:id="5027" w:author="DIEGO CORDOBA URRUTIA" w:date="2026-06-07T04:36:00Z" w16du:dateUtc="2026-06-07T10:36:00Z">
            <w:rPr/>
          </w:rPrChange>
        </w:rPr>
        <w:t xml:space="preserve"> La Estrategia de Entrada: Alianza con Eletrobras</w:t>
      </w:r>
      <w:bookmarkEnd w:id="5023"/>
    </w:p>
    <w:p w14:paraId="2E7A82B5" w14:textId="77777777" w:rsidR="00DA1741" w:rsidRPr="00A9569D" w:rsidRDefault="00000000">
      <w:pPr>
        <w:pStyle w:val="FirstParagraph"/>
        <w:rPr>
          <w:lang w:val="es-419"/>
          <w:rPrChange w:id="5028" w:author="DIEGO CORDOBA URRUTIA" w:date="2026-06-07T04:36:00Z" w16du:dateUtc="2026-06-07T10:36:00Z">
            <w:rPr/>
          </w:rPrChange>
        </w:rPr>
        <w:pPrChange w:id="5029" w:author="DIEGO CORDOBA URRUTIA" w:date="2026-06-07T04:36:00Z" w16du:dateUtc="2026-06-07T10:36:00Z">
          <w:pPr>
            <w:spacing w:after="200" w:line="380" w:lineRule="auto"/>
            <w:jc w:val="both"/>
          </w:pPr>
        </w:pPrChange>
      </w:pPr>
      <w:r w:rsidRPr="00A9569D">
        <w:rPr>
          <w:lang w:val="es-419"/>
          <w:rPrChange w:id="5030" w:author="DIEGO CORDOBA URRUTIA" w:date="2026-06-07T04:36:00Z" w16du:dateUtc="2026-06-07T10:36:00Z">
            <w:rPr>
              <w:color w:val="000000"/>
            </w:rPr>
          </w:rPrChange>
        </w:rPr>
        <w:t>A diferencia de México y Colombia donde la entrada directa vía subasta pública es el camino natural, Brasil presenta barreras regulatorias que hacen más eficiente la entrada como socio tecnológico de Eletrobras (ya privatizada en 2022) que como proveedor directo al ONS. Eletrobras opera 37 GW de capacidad instalada en cuatro de los cinco subsistemas y tiene contratos de largo plazo de AGC con el ONS. PRIMEnergeia puede licenciar el solucionador HJB multizonal a Eletrobras como motor de optimización de su portafolio de despacho y regulación, a cambio de una licencia por use del modelo calibrado sobre datos del ONS.</w:t>
      </w:r>
    </w:p>
    <w:p w14:paraId="2CF537F1" w14:textId="77777777" w:rsidR="00DA1741" w:rsidRPr="00A9569D" w:rsidRDefault="00000000">
      <w:pPr>
        <w:pStyle w:val="BodyText"/>
        <w:rPr>
          <w:lang w:val="es-419"/>
          <w:rPrChange w:id="5031" w:author="DIEGO CORDOBA URRUTIA" w:date="2026-06-07T04:36:00Z" w16du:dateUtc="2026-06-07T10:36:00Z">
            <w:rPr/>
          </w:rPrChange>
        </w:rPr>
        <w:pPrChange w:id="5032" w:author="DIEGO CORDOBA URRUTIA" w:date="2026-06-07T04:36:00Z" w16du:dateUtc="2026-06-07T10:36:00Z">
          <w:pPr>
            <w:spacing w:after="200" w:line="380" w:lineRule="auto"/>
            <w:jc w:val="both"/>
          </w:pPr>
        </w:pPrChange>
      </w:pPr>
      <w:r w:rsidRPr="00A9569D">
        <w:rPr>
          <w:lang w:val="es-419"/>
          <w:rPrChange w:id="5033" w:author="DIEGO CORDOBA URRUTIA" w:date="2026-06-07T04:36:00Z" w16du:dateUtc="2026-06-07T10:36:00Z">
            <w:rPr>
              <w:color w:val="000000"/>
            </w:rPr>
          </w:rPrChange>
        </w:rPr>
        <w:t>Esta estructura de licencia —en lugar de contrato directo con el ONS— tiene varias ventajas: no requiere habilitación como generador o proveedor de servicios ancilares en Brasil (proceso que puede tomar 3-5 años con la ANEEL), genera ingresos desde el año 1 de la operación, y posiciona a PRIMEnergeia como proveedor de tecnología (mejor protegido regulatoriamente) en lugar de competidor de los generadores establecidos.</w:t>
      </w:r>
    </w:p>
    <w:tbl>
      <w:tblPr>
        <w:tblStyle w:val="Table"/>
        <w:tblW w:w="5000" w:type="pct"/>
        <w:tblLook w:val="0020" w:firstRow="1" w:lastRow="0" w:firstColumn="0" w:lastColumn="0" w:noHBand="0" w:noVBand="0"/>
        <w:tblPrChange w:id="5034"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2419"/>
        <w:gridCol w:w="87"/>
        <w:gridCol w:w="350"/>
        <w:gridCol w:w="711"/>
        <w:gridCol w:w="674"/>
        <w:gridCol w:w="650"/>
        <w:gridCol w:w="1385"/>
        <w:gridCol w:w="950"/>
        <w:gridCol w:w="2134"/>
        <w:tblGridChange w:id="5035">
          <w:tblGrid>
            <w:gridCol w:w="1"/>
            <w:gridCol w:w="2472"/>
            <w:gridCol w:w="33"/>
            <w:gridCol w:w="144"/>
            <w:gridCol w:w="1458"/>
            <w:gridCol w:w="356"/>
            <w:gridCol w:w="178"/>
            <w:gridCol w:w="249"/>
            <w:gridCol w:w="1385"/>
            <w:gridCol w:w="273"/>
            <w:gridCol w:w="552"/>
            <w:gridCol w:w="125"/>
            <w:gridCol w:w="428"/>
            <w:gridCol w:w="1706"/>
            <w:gridCol w:w="1"/>
          </w:tblGrid>
        </w:tblGridChange>
      </w:tblGrid>
      <w:tr w:rsidR="00DA1741" w14:paraId="1A5C1B0D" w14:textId="77777777" w:rsidTr="00A7071E">
        <w:tblPrEx>
          <w:tblPrExChange w:id="5036"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5037" w:author="DIEGO CORDOBA URRUTIA" w:date="2026-06-07T04:36:00Z" w16du:dateUtc="2026-06-07T10:36:00Z">
            <w:trPr>
              <w:gridBefore w:val="1"/>
              <w:tblHeader/>
            </w:trPr>
          </w:trPrChange>
        </w:trPr>
        <w:tc>
          <w:tcPr>
            <w:tcW w:w="0" w:type="auto"/>
            <w:gridSpan w:val="2"/>
            <w:tcPrChange w:id="5038" w:author="DIEGO CORDOBA URRUTIA" w:date="2026-06-07T04:36:00Z" w16du:dateUtc="2026-06-07T10:36:00Z">
              <w:tcPr>
                <w:tcW w:w="276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66FD86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03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040" w:author="DIEGO CORDOBA URRUTIA" w:date="2026-06-07T04:36:00Z" w16du:dateUtc="2026-06-07T10:36:00Z">
                  <w:rPr>
                    <w:rFonts w:ascii="Arial" w:eastAsia="Arial" w:hAnsi="Arial" w:cs="Arial"/>
                    <w:b/>
                    <w:bCs/>
                    <w:color w:val="FFFFFF"/>
                    <w:sz w:val="19"/>
                    <w:szCs w:val="19"/>
                  </w:rPr>
                </w:rPrChange>
              </w:rPr>
              <w:lastRenderedPageBreak/>
              <w:t>Estructura de entrada Brasil</w:t>
            </w:r>
          </w:p>
        </w:tc>
        <w:tc>
          <w:tcPr>
            <w:tcW w:w="0" w:type="auto"/>
            <w:gridSpan w:val="4"/>
            <w:tcPrChange w:id="5041" w:author="DIEGO CORDOBA URRUTIA" w:date="2026-06-07T04:36:00Z" w16du:dateUtc="2026-06-07T10:36:00Z">
              <w:tcPr>
                <w:tcW w:w="2400" w:type="dxa"/>
                <w:gridSpan w:val="5"/>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BCD44E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04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043" w:author="DIEGO CORDOBA URRUTIA" w:date="2026-06-07T04:36:00Z" w16du:dateUtc="2026-06-07T10:36:00Z">
                  <w:rPr>
                    <w:rFonts w:ascii="Arial" w:eastAsia="Arial" w:hAnsi="Arial" w:cs="Arial"/>
                    <w:b/>
                    <w:bCs/>
                    <w:color w:val="FFFFFF"/>
                    <w:sz w:val="19"/>
                    <w:szCs w:val="19"/>
                  </w:rPr>
                </w:rPrChange>
              </w:rPr>
              <w:t>Ingreso modelo</w:t>
            </w:r>
          </w:p>
        </w:tc>
        <w:tc>
          <w:tcPr>
            <w:tcW w:w="0" w:type="auto"/>
            <w:tcPrChange w:id="5044"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2CD8295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0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046" w:author="DIEGO CORDOBA URRUTIA" w:date="2026-06-07T04:36:00Z" w16du:dateUtc="2026-06-07T10:36:00Z">
                  <w:rPr>
                    <w:rFonts w:ascii="Arial" w:eastAsia="Arial" w:hAnsi="Arial" w:cs="Arial"/>
                    <w:b/>
                    <w:bCs/>
                    <w:color w:val="FFFFFF"/>
                    <w:sz w:val="19"/>
                    <w:szCs w:val="19"/>
                  </w:rPr>
                </w:rPrChange>
              </w:rPr>
              <w:t>Ingreso anual estim.</w:t>
            </w:r>
          </w:p>
        </w:tc>
        <w:tc>
          <w:tcPr>
            <w:tcW w:w="0" w:type="auto"/>
            <w:tcPrChange w:id="5047"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7BB66131"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0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049" w:author="DIEGO CORDOBA URRUTIA" w:date="2026-06-07T04:36:00Z" w16du:dateUtc="2026-06-07T10:36:00Z">
                  <w:rPr>
                    <w:rFonts w:ascii="Arial" w:eastAsia="Arial" w:hAnsi="Arial" w:cs="Arial"/>
                    <w:b/>
                    <w:bCs/>
                    <w:color w:val="FFFFFF"/>
                    <w:sz w:val="19"/>
                    <w:szCs w:val="19"/>
                  </w:rPr>
                </w:rPrChange>
              </w:rPr>
              <w:t>Inicio</w:t>
            </w:r>
          </w:p>
        </w:tc>
        <w:tc>
          <w:tcPr>
            <w:tcW w:w="0" w:type="auto"/>
            <w:tcPrChange w:id="5050" w:author="DIEGO CORDOBA URRUTIA" w:date="2026-06-07T04:36:00Z" w16du:dateUtc="2026-06-07T10:36:00Z">
              <w:tcPr>
                <w:tcW w:w="18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EBB814D"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05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052" w:author="DIEGO CORDOBA URRUTIA" w:date="2026-06-07T04:36:00Z" w16du:dateUtc="2026-06-07T10:36:00Z">
                  <w:rPr>
                    <w:rFonts w:ascii="Arial" w:eastAsia="Arial" w:hAnsi="Arial" w:cs="Arial"/>
                    <w:b/>
                    <w:bCs/>
                    <w:color w:val="FFFFFF"/>
                    <w:sz w:val="19"/>
                    <w:szCs w:val="19"/>
                  </w:rPr>
                </w:rPrChange>
              </w:rPr>
              <w:t>Riesgo</w:t>
            </w:r>
          </w:p>
        </w:tc>
      </w:tr>
      <w:tr w:rsidR="00DA1741" w14:paraId="4EB40EB6" w14:textId="77777777">
        <w:tblPrEx>
          <w:tblPrExChange w:id="5053" w:author="DIEGO CORDOBA URRUTIA" w:date="2026-06-07T04:36:00Z" w16du:dateUtc="2026-06-07T10:36:00Z">
            <w:tblPrEx>
              <w:tblCellMar>
                <w:top w:w="0" w:type="dxa"/>
                <w:bottom w:w="0" w:type="dxa"/>
              </w:tblCellMar>
            </w:tblPrEx>
          </w:tblPrExChange>
        </w:tblPrEx>
        <w:trPr>
          <w:trPrChange w:id="5054" w:author="DIEGO CORDOBA URRUTIA" w:date="2026-06-07T04:36:00Z" w16du:dateUtc="2026-06-07T10:36:00Z">
            <w:trPr>
              <w:gridBefore w:val="1"/>
            </w:trPr>
          </w:trPrChange>
        </w:trPr>
        <w:tc>
          <w:tcPr>
            <w:tcW w:w="0" w:type="auto"/>
            <w:gridSpan w:val="2"/>
            <w:tcPrChange w:id="5055" w:author="DIEGO CORDOBA URRUTIA" w:date="2026-06-07T04:36:00Z" w16du:dateUtc="2026-06-07T10:36:00Z">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A867E6A" w14:textId="77777777" w:rsidR="00DA1741" w:rsidRPr="00A9569D" w:rsidRDefault="00000000">
            <w:pPr>
              <w:pStyle w:val="Compact"/>
              <w:rPr>
                <w:lang w:val="es-419"/>
                <w:rPrChange w:id="5056" w:author="DIEGO CORDOBA URRUTIA" w:date="2026-06-07T04:36:00Z" w16du:dateUtc="2026-06-07T10:36:00Z">
                  <w:rPr/>
                </w:rPrChange>
              </w:rPr>
              <w:pPrChange w:id="5057" w:author="DIEGO CORDOBA URRUTIA" w:date="2026-06-07T04:36:00Z" w16du:dateUtc="2026-06-07T10:36:00Z">
                <w:pPr>
                  <w:jc w:val="both"/>
                </w:pPr>
              </w:pPrChange>
            </w:pPr>
            <w:r w:rsidRPr="00A9569D">
              <w:rPr>
                <w:lang w:val="es-419"/>
                <w:rPrChange w:id="5058" w:author="DIEGO CORDOBA URRUTIA" w:date="2026-06-07T04:36:00Z" w16du:dateUtc="2026-06-07T10:36:00Z">
                  <w:rPr>
                    <w:rFonts w:ascii="Arial" w:eastAsia="Arial" w:hAnsi="Arial" w:cs="Arial"/>
                    <w:color w:val="000000"/>
                    <w:sz w:val="19"/>
                    <w:szCs w:val="19"/>
                  </w:rPr>
                </w:rPrChange>
              </w:rPr>
              <w:t>Licencia HJB a Eletrobras (fee fija)</w:t>
            </w:r>
          </w:p>
        </w:tc>
        <w:tc>
          <w:tcPr>
            <w:tcW w:w="0" w:type="auto"/>
            <w:gridSpan w:val="4"/>
            <w:tcPrChange w:id="5059" w:author="DIEGO CORDOBA URRUTIA" w:date="2026-06-07T04:36:00Z" w16du:dateUtc="2026-06-07T10:36:00Z">
              <w:tcPr>
                <w:tcW w:w="2400" w:type="dxa"/>
                <w:gridSpan w:val="5"/>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4AC874A" w14:textId="77777777" w:rsidR="00DA1741" w:rsidRDefault="00000000">
            <w:pPr>
              <w:pStyle w:val="Compact"/>
              <w:pPrChange w:id="5060" w:author="DIEGO CORDOBA URRUTIA" w:date="2026-06-07T04:36:00Z" w16du:dateUtc="2026-06-07T10:36:00Z">
                <w:pPr>
                  <w:jc w:val="both"/>
                </w:pPr>
              </w:pPrChange>
            </w:pPr>
            <w:r>
              <w:rPr>
                <w:rPrChange w:id="5061" w:author="DIEGO CORDOBA URRUTIA" w:date="2026-06-07T04:36:00Z" w16du:dateUtc="2026-06-07T10:36:00Z">
                  <w:rPr>
                    <w:rFonts w:ascii="Arial" w:eastAsia="Arial" w:hAnsi="Arial" w:cs="Arial"/>
                    <w:color w:val="000000"/>
                    <w:sz w:val="19"/>
                    <w:szCs w:val="19"/>
                  </w:rPr>
                </w:rPrChange>
              </w:rPr>
              <w:t>USD 8M/año + royalties 2%</w:t>
            </w:r>
          </w:p>
        </w:tc>
        <w:tc>
          <w:tcPr>
            <w:tcW w:w="0" w:type="auto"/>
            <w:tcPrChange w:id="5062"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9CF1979" w14:textId="77777777" w:rsidR="00DA1741" w:rsidRDefault="00000000">
            <w:pPr>
              <w:pStyle w:val="Compact"/>
              <w:pPrChange w:id="5063" w:author="DIEGO CORDOBA URRUTIA" w:date="2026-06-07T04:36:00Z" w16du:dateUtc="2026-06-07T10:36:00Z">
                <w:pPr>
                  <w:jc w:val="both"/>
                </w:pPr>
              </w:pPrChange>
            </w:pPr>
            <w:r>
              <w:rPr>
                <w:rPrChange w:id="5064" w:author="DIEGO CORDOBA URRUTIA" w:date="2026-06-07T04:36:00Z" w16du:dateUtc="2026-06-07T10:36:00Z">
                  <w:rPr>
                    <w:rFonts w:ascii="Arial" w:eastAsia="Arial" w:hAnsi="Arial" w:cs="Arial"/>
                    <w:color w:val="000000"/>
                    <w:sz w:val="19"/>
                    <w:szCs w:val="19"/>
                  </w:rPr>
                </w:rPrChange>
              </w:rPr>
              <w:t>USD 8-18 M</w:t>
            </w:r>
          </w:p>
        </w:tc>
        <w:tc>
          <w:tcPr>
            <w:tcW w:w="0" w:type="auto"/>
            <w:tcPrChange w:id="5065"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910E68A" w14:textId="77777777" w:rsidR="00DA1741" w:rsidRDefault="00000000">
            <w:pPr>
              <w:pStyle w:val="Compact"/>
              <w:pPrChange w:id="5066" w:author="DIEGO CORDOBA URRUTIA" w:date="2026-06-07T04:36:00Z" w16du:dateUtc="2026-06-07T10:36:00Z">
                <w:pPr>
                  <w:jc w:val="both"/>
                </w:pPr>
              </w:pPrChange>
            </w:pPr>
            <w:r>
              <w:rPr>
                <w:rPrChange w:id="5067" w:author="DIEGO CORDOBA URRUTIA" w:date="2026-06-07T04:36:00Z" w16du:dateUtc="2026-06-07T10:36:00Z">
                  <w:rPr>
                    <w:rFonts w:ascii="Arial" w:eastAsia="Arial" w:hAnsi="Arial" w:cs="Arial"/>
                    <w:color w:val="000000"/>
                    <w:sz w:val="19"/>
                    <w:szCs w:val="19"/>
                  </w:rPr>
                </w:rPrChange>
              </w:rPr>
              <w:t>2031</w:t>
            </w:r>
          </w:p>
        </w:tc>
        <w:tc>
          <w:tcPr>
            <w:tcW w:w="0" w:type="auto"/>
            <w:tcPrChange w:id="5068" w:author="DIEGO CORDOBA URRUTIA" w:date="2026-06-07T04:36:00Z" w16du:dateUtc="2026-06-07T10:36:00Z">
              <w:tcPr>
                <w:tcW w:w="1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868FCB8" w14:textId="77777777" w:rsidR="00DA1741" w:rsidRPr="00A9569D" w:rsidRDefault="00000000">
            <w:pPr>
              <w:pStyle w:val="Compact"/>
              <w:rPr>
                <w:lang w:val="es-419"/>
                <w:rPrChange w:id="5069" w:author="DIEGO CORDOBA URRUTIA" w:date="2026-06-07T04:36:00Z" w16du:dateUtc="2026-06-07T10:36:00Z">
                  <w:rPr/>
                </w:rPrChange>
              </w:rPr>
              <w:pPrChange w:id="5070" w:author="DIEGO CORDOBA URRUTIA" w:date="2026-06-07T04:36:00Z" w16du:dateUtc="2026-06-07T10:36:00Z">
                <w:pPr>
                  <w:jc w:val="both"/>
                </w:pPr>
              </w:pPrChange>
            </w:pPr>
            <w:r w:rsidRPr="00A9569D">
              <w:rPr>
                <w:lang w:val="es-419"/>
                <w:rPrChange w:id="5071" w:author="DIEGO CORDOBA URRUTIA" w:date="2026-06-07T04:36:00Z" w16du:dateUtc="2026-06-07T10:36:00Z">
                  <w:rPr>
                    <w:rFonts w:ascii="Arial" w:eastAsia="Arial" w:hAnsi="Arial" w:cs="Arial"/>
                    <w:color w:val="000000"/>
                    <w:sz w:val="19"/>
                    <w:szCs w:val="19"/>
                  </w:rPr>
                </w:rPrChange>
              </w:rPr>
              <w:t>Bajo — no requiere habilitación ANEEL</w:t>
            </w:r>
          </w:p>
        </w:tc>
      </w:tr>
      <w:tr w:rsidR="00DA1741" w14:paraId="19807EF4" w14:textId="77777777">
        <w:tblPrEx>
          <w:tblPrExChange w:id="5072" w:author="DIEGO CORDOBA URRUTIA" w:date="2026-06-07T04:36:00Z" w16du:dateUtc="2026-06-07T10:36:00Z">
            <w:tblPrEx>
              <w:tblCellMar>
                <w:top w:w="0" w:type="dxa"/>
                <w:bottom w:w="0" w:type="dxa"/>
              </w:tblCellMar>
            </w:tblPrEx>
          </w:tblPrExChange>
        </w:tblPrEx>
        <w:trPr>
          <w:trPrChange w:id="5073" w:author="DIEGO CORDOBA URRUTIA" w:date="2026-06-07T04:36:00Z" w16du:dateUtc="2026-06-07T10:36:00Z">
            <w:trPr>
              <w:gridBefore w:val="1"/>
            </w:trPr>
          </w:trPrChange>
        </w:trPr>
        <w:tc>
          <w:tcPr>
            <w:tcW w:w="0" w:type="auto"/>
            <w:gridSpan w:val="2"/>
            <w:tcPrChange w:id="5074" w:author="DIEGO CORDOBA URRUTIA" w:date="2026-06-07T04:36:00Z" w16du:dateUtc="2026-06-07T10:36:00Z">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CA53D39" w14:textId="77777777" w:rsidR="00DA1741" w:rsidRPr="00A9569D" w:rsidRDefault="00000000">
            <w:pPr>
              <w:pStyle w:val="Compact"/>
              <w:rPr>
                <w:lang w:val="es-419"/>
                <w:rPrChange w:id="5075" w:author="DIEGO CORDOBA URRUTIA" w:date="2026-06-07T04:36:00Z" w16du:dateUtc="2026-06-07T10:36:00Z">
                  <w:rPr/>
                </w:rPrChange>
              </w:rPr>
              <w:pPrChange w:id="5076" w:author="DIEGO CORDOBA URRUTIA" w:date="2026-06-07T04:36:00Z" w16du:dateUtc="2026-06-07T10:36:00Z">
                <w:pPr>
                  <w:jc w:val="both"/>
                </w:pPr>
              </w:pPrChange>
            </w:pPr>
            <w:r w:rsidRPr="00A9569D">
              <w:rPr>
                <w:lang w:val="es-419"/>
                <w:rPrChange w:id="5077" w:author="DIEGO CORDOBA URRUTIA" w:date="2026-06-07T04:36:00Z" w16du:dateUtc="2026-06-07T10:36:00Z">
                  <w:rPr>
                    <w:rFonts w:ascii="Arial" w:eastAsia="Arial" w:hAnsi="Arial" w:cs="Arial"/>
                    <w:color w:val="000000"/>
                    <w:sz w:val="19"/>
                    <w:szCs w:val="19"/>
                  </w:rPr>
                </w:rPrChange>
              </w:rPr>
              <w:t>Contrato directo con ONS (1 subsistema)</w:t>
            </w:r>
          </w:p>
        </w:tc>
        <w:tc>
          <w:tcPr>
            <w:tcW w:w="0" w:type="auto"/>
            <w:gridSpan w:val="4"/>
            <w:tcPrChange w:id="5078" w:author="DIEGO CORDOBA URRUTIA" w:date="2026-06-07T04:36:00Z" w16du:dateUtc="2026-06-07T10:36:00Z">
              <w:tcPr>
                <w:tcW w:w="2400" w:type="dxa"/>
                <w:gridSpan w:val="5"/>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A2A9D22" w14:textId="77777777" w:rsidR="00DA1741" w:rsidRDefault="00000000">
            <w:pPr>
              <w:pStyle w:val="Compact"/>
              <w:pPrChange w:id="5079" w:author="DIEGO CORDOBA URRUTIA" w:date="2026-06-07T04:36:00Z" w16du:dateUtc="2026-06-07T10:36:00Z">
                <w:pPr>
                  <w:jc w:val="both"/>
                </w:pPr>
              </w:pPrChange>
            </w:pPr>
            <w:r>
              <w:rPr>
                <w:rPrChange w:id="5080" w:author="DIEGO CORDOBA URRUTIA" w:date="2026-06-07T04:36:00Z" w16du:dateUtc="2026-06-07T10:36:00Z">
                  <w:rPr>
                    <w:rFonts w:ascii="Arial" w:eastAsia="Arial" w:hAnsi="Arial" w:cs="Arial"/>
                    <w:color w:val="000000"/>
                    <w:sz w:val="19"/>
                    <w:szCs w:val="19"/>
                  </w:rPr>
                </w:rPrChange>
              </w:rPr>
              <w:t>USD 95,000/MW-año × 500 MW</w:t>
            </w:r>
          </w:p>
        </w:tc>
        <w:tc>
          <w:tcPr>
            <w:tcW w:w="0" w:type="auto"/>
            <w:tcPrChange w:id="5081"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FDAEAB4" w14:textId="77777777" w:rsidR="00DA1741" w:rsidRDefault="00000000">
            <w:pPr>
              <w:pStyle w:val="Compact"/>
              <w:pPrChange w:id="5082" w:author="DIEGO CORDOBA URRUTIA" w:date="2026-06-07T04:36:00Z" w16du:dateUtc="2026-06-07T10:36:00Z">
                <w:pPr>
                  <w:jc w:val="both"/>
                </w:pPr>
              </w:pPrChange>
            </w:pPr>
            <w:r>
              <w:rPr>
                <w:rPrChange w:id="5083" w:author="DIEGO CORDOBA URRUTIA" w:date="2026-06-07T04:36:00Z" w16du:dateUtc="2026-06-07T10:36:00Z">
                  <w:rPr>
                    <w:rFonts w:ascii="Arial" w:eastAsia="Arial" w:hAnsi="Arial" w:cs="Arial"/>
                    <w:color w:val="000000"/>
                    <w:sz w:val="19"/>
                    <w:szCs w:val="19"/>
                  </w:rPr>
                </w:rPrChange>
              </w:rPr>
              <w:t>USD 47.5 M</w:t>
            </w:r>
          </w:p>
        </w:tc>
        <w:tc>
          <w:tcPr>
            <w:tcW w:w="0" w:type="auto"/>
            <w:tcPrChange w:id="5084" w:author="DIEGO CORDOBA URRUTIA" w:date="2026-06-07T04:36:00Z" w16du:dateUtc="2026-06-07T10:36:00Z">
              <w:tcPr>
                <w:tcW w:w="120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C6AF4ED" w14:textId="77777777" w:rsidR="00DA1741" w:rsidRDefault="00000000">
            <w:pPr>
              <w:pStyle w:val="Compact"/>
              <w:pPrChange w:id="5085" w:author="DIEGO CORDOBA URRUTIA" w:date="2026-06-07T04:36:00Z" w16du:dateUtc="2026-06-07T10:36:00Z">
                <w:pPr>
                  <w:jc w:val="both"/>
                </w:pPr>
              </w:pPrChange>
            </w:pPr>
            <w:r>
              <w:rPr>
                <w:rPrChange w:id="5086" w:author="DIEGO CORDOBA URRUTIA" w:date="2026-06-07T04:36:00Z" w16du:dateUtc="2026-06-07T10:36:00Z">
                  <w:rPr>
                    <w:rFonts w:ascii="Arial" w:eastAsia="Arial" w:hAnsi="Arial" w:cs="Arial"/>
                    <w:color w:val="000000"/>
                    <w:sz w:val="19"/>
                    <w:szCs w:val="19"/>
                  </w:rPr>
                </w:rPrChange>
              </w:rPr>
              <w:t>2032-2033</w:t>
            </w:r>
          </w:p>
        </w:tc>
        <w:tc>
          <w:tcPr>
            <w:tcW w:w="0" w:type="auto"/>
            <w:tcPrChange w:id="5087" w:author="DIEGO CORDOBA URRUTIA" w:date="2026-06-07T04:36:00Z" w16du:dateUtc="2026-06-07T10:36:00Z">
              <w:tcPr>
                <w:tcW w:w="1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E42F366" w14:textId="77777777" w:rsidR="00DA1741" w:rsidRDefault="00000000">
            <w:pPr>
              <w:pStyle w:val="Compact"/>
              <w:pPrChange w:id="5088" w:author="DIEGO CORDOBA URRUTIA" w:date="2026-06-07T04:36:00Z" w16du:dateUtc="2026-06-07T10:36:00Z">
                <w:pPr>
                  <w:jc w:val="both"/>
                </w:pPr>
              </w:pPrChange>
            </w:pPr>
            <w:r>
              <w:rPr>
                <w:rPrChange w:id="5089" w:author="DIEGO CORDOBA URRUTIA" w:date="2026-06-07T04:36:00Z" w16du:dateUtc="2026-06-07T10:36:00Z">
                  <w:rPr>
                    <w:rFonts w:ascii="Arial" w:eastAsia="Arial" w:hAnsi="Arial" w:cs="Arial"/>
                    <w:color w:val="000000"/>
                    <w:sz w:val="19"/>
                    <w:szCs w:val="19"/>
                  </w:rPr>
                </w:rPrChange>
              </w:rPr>
              <w:t>Medio — requiere habilitación parcial</w:t>
            </w:r>
          </w:p>
        </w:tc>
      </w:tr>
      <w:tr w:rsidR="00DA1741" w14:paraId="5DE79AB8" w14:textId="65B11657">
        <w:tblPrEx>
          <w:tblPrExChange w:id="5090" w:author="DIEGO CORDOBA URRUTIA" w:date="2026-06-07T04:36:00Z" w16du:dateUtc="2026-06-07T10:36:00Z">
            <w:tblPrEx>
              <w:tblCellMar>
                <w:top w:w="0" w:type="dxa"/>
                <w:bottom w:w="0" w:type="dxa"/>
              </w:tblCellMar>
            </w:tblPrEx>
          </w:tblPrExChange>
        </w:tblPrEx>
        <w:trPr>
          <w:trPrChange w:id="5091" w:author="DIEGO CORDOBA URRUTIA" w:date="2026-06-07T04:36:00Z" w16du:dateUtc="2026-06-07T10:36:00Z">
            <w:trPr>
              <w:gridBefore w:val="1"/>
              <w:gridAfter w:val="0"/>
              <w:wAfter w:w="1840" w:type="dxa"/>
            </w:trPr>
          </w:trPrChange>
        </w:trPr>
        <w:tc>
          <w:tcPr>
            <w:tcW w:w="0" w:type="auto"/>
            <w:tcPrChange w:id="5092" w:author="DIEGO CORDOBA URRUTIA" w:date="2026-06-07T04:36:00Z" w16du:dateUtc="2026-06-07T10:36:00Z">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1930385" w14:textId="77777777" w:rsidR="00DA1741" w:rsidRDefault="00000000">
            <w:pPr>
              <w:pStyle w:val="Compact"/>
              <w:pPrChange w:id="5093" w:author="DIEGO CORDOBA URRUTIA" w:date="2026-06-07T04:36:00Z" w16du:dateUtc="2026-06-07T10:36:00Z">
                <w:pPr>
                  <w:jc w:val="both"/>
                </w:pPr>
              </w:pPrChange>
            </w:pPr>
            <w:r>
              <w:rPr>
                <w:rPrChange w:id="5094" w:author="DIEGO CORDOBA URRUTIA" w:date="2026-06-07T04:36:00Z" w16du:dateUtc="2026-06-07T10:36:00Z">
                  <w:rPr>
                    <w:rFonts w:ascii="Arial" w:eastAsia="Arial" w:hAnsi="Arial" w:cs="Arial"/>
                    <w:color w:val="000000"/>
                    <w:sz w:val="19"/>
                    <w:szCs w:val="19"/>
                  </w:rPr>
                </w:rPrChange>
              </w:rPr>
              <w:t xml:space="preserve">Plataforma </w:t>
            </w:r>
            <w:proofErr w:type="spellStart"/>
            <w:r>
              <w:rPr>
                <w:rPrChange w:id="5095" w:author="DIEGO CORDOBA URRUTIA" w:date="2026-06-07T04:36:00Z" w16du:dateUtc="2026-06-07T10:36:00Z">
                  <w:rPr>
                    <w:rFonts w:ascii="Arial" w:eastAsia="Arial" w:hAnsi="Arial" w:cs="Arial"/>
                    <w:color w:val="000000"/>
                    <w:sz w:val="19"/>
                    <w:szCs w:val="19"/>
                  </w:rPr>
                </w:rPrChange>
              </w:rPr>
              <w:t>LatAm</w:t>
            </w:r>
            <w:proofErr w:type="spellEnd"/>
            <w:r>
              <w:rPr>
                <w:rPrChange w:id="5096" w:author="DIEGO CORDOBA URRUTIA" w:date="2026-06-07T04:36:00Z" w16du:dateUtc="2026-06-07T10:36:00Z">
                  <w:rPr>
                    <w:rFonts w:ascii="Arial" w:eastAsia="Arial" w:hAnsi="Arial" w:cs="Arial"/>
                    <w:color w:val="000000"/>
                    <w:sz w:val="19"/>
                    <w:szCs w:val="19"/>
                  </w:rPr>
                </w:rPrChange>
              </w:rPr>
              <w:t xml:space="preserve"> </w:t>
            </w:r>
            <w:proofErr w:type="spellStart"/>
            <w:r>
              <w:rPr>
                <w:rPrChange w:id="5097" w:author="DIEGO CORDOBA URRUTIA" w:date="2026-06-07T04:36:00Z" w16du:dateUtc="2026-06-07T10:36:00Z">
                  <w:rPr>
                    <w:rFonts w:ascii="Arial" w:eastAsia="Arial" w:hAnsi="Arial" w:cs="Arial"/>
                    <w:color w:val="000000"/>
                    <w:sz w:val="19"/>
                    <w:szCs w:val="19"/>
                  </w:rPr>
                </w:rPrChange>
              </w:rPr>
              <w:t>integrada</w:t>
            </w:r>
            <w:proofErr w:type="spellEnd"/>
            <w:r>
              <w:rPr>
                <w:rPrChange w:id="5098" w:author="DIEGO CORDOBA URRUTIA" w:date="2026-06-07T04:36:00Z" w16du:dateUtc="2026-06-07T10:36:00Z">
                  <w:rPr>
                    <w:rFonts w:ascii="Arial" w:eastAsia="Arial" w:hAnsi="Arial" w:cs="Arial"/>
                    <w:color w:val="000000"/>
                    <w:sz w:val="19"/>
                    <w:szCs w:val="19"/>
                  </w:rPr>
                </w:rPrChange>
              </w:rPr>
              <w:t xml:space="preserve"> (3 subsistemas)</w:t>
            </w:r>
          </w:p>
        </w:tc>
        <w:tc>
          <w:tcPr>
            <w:tcW w:w="0" w:type="auto"/>
            <w:gridSpan w:val="5"/>
            <w:tcPrChange w:id="5099" w:author="DIEGO CORDOBA URRUTIA" w:date="2026-06-07T04:36:00Z" w16du:dateUtc="2026-06-07T10:36:00Z">
              <w:tcPr>
                <w:tcW w:w="2400" w:type="dxa"/>
                <w:gridSpan w:val="5"/>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FFAFDF4" w14:textId="77777777" w:rsidR="00DA1741" w:rsidRDefault="00000000">
            <w:pPr>
              <w:pStyle w:val="Compact"/>
              <w:pPrChange w:id="5100" w:author="DIEGO CORDOBA URRUTIA" w:date="2026-06-07T04:36:00Z" w16du:dateUtc="2026-06-07T10:36:00Z">
                <w:pPr>
                  <w:jc w:val="both"/>
                </w:pPr>
              </w:pPrChange>
            </w:pPr>
            <w:r>
              <w:rPr>
                <w:rPrChange w:id="5101" w:author="DIEGO CORDOBA URRUTIA" w:date="2026-06-07T04:36:00Z" w16du:dateUtc="2026-06-07T10:36:00Z">
                  <w:rPr>
                    <w:rFonts w:ascii="Arial" w:eastAsia="Arial" w:hAnsi="Arial" w:cs="Arial"/>
                    <w:color w:val="000000"/>
                    <w:sz w:val="19"/>
                    <w:szCs w:val="19"/>
                  </w:rPr>
                </w:rPrChange>
              </w:rPr>
              <w:t>USD 95,000/MW-año × 1,500 MW</w:t>
            </w:r>
          </w:p>
        </w:tc>
        <w:tc>
          <w:tcPr>
            <w:tcW w:w="0" w:type="auto"/>
            <w:tcPrChange w:id="5102" w:author="DIEGO CORDOBA URRUTIA" w:date="2026-06-07T04:36:00Z" w16du:dateUtc="2026-06-07T10:36:00Z">
              <w:tcPr>
                <w:tcW w:w="216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AED3E0D" w14:textId="77777777" w:rsidR="00DA1741" w:rsidRDefault="00000000">
            <w:pPr>
              <w:pStyle w:val="Compact"/>
              <w:pPrChange w:id="5103" w:author="DIEGO CORDOBA URRUTIA" w:date="2026-06-07T04:36:00Z" w16du:dateUtc="2026-06-07T10:36:00Z">
                <w:pPr>
                  <w:jc w:val="both"/>
                </w:pPr>
              </w:pPrChange>
            </w:pPr>
            <w:r>
              <w:rPr>
                <w:rPrChange w:id="5104" w:author="DIEGO CORDOBA URRUTIA" w:date="2026-06-07T04:36:00Z" w16du:dateUtc="2026-06-07T10:36:00Z">
                  <w:rPr>
                    <w:rFonts w:ascii="Arial" w:eastAsia="Arial" w:hAnsi="Arial" w:cs="Arial"/>
                    <w:color w:val="000000"/>
                    <w:sz w:val="19"/>
                    <w:szCs w:val="19"/>
                  </w:rPr>
                </w:rPrChange>
              </w:rPr>
              <w:t>USD 142.5 M</w:t>
            </w:r>
          </w:p>
        </w:tc>
        <w:tc>
          <w:tcPr>
            <w:tcW w:w="0" w:type="auto"/>
            <w:tcPrChange w:id="5105" w:author="DIEGO CORDOBA URRUTIA" w:date="2026-06-07T04:36:00Z" w16du:dateUtc="2026-06-07T10:36:00Z">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A724C59" w14:textId="77777777" w:rsidR="00DA1741" w:rsidRDefault="00000000">
            <w:pPr>
              <w:pStyle w:val="Compact"/>
              <w:pPrChange w:id="5106" w:author="DIEGO CORDOBA URRUTIA" w:date="2026-06-07T04:36:00Z" w16du:dateUtc="2026-06-07T10:36:00Z">
                <w:pPr>
                  <w:jc w:val="both"/>
                </w:pPr>
              </w:pPrChange>
            </w:pPr>
            <w:r>
              <w:rPr>
                <w:rPrChange w:id="5107" w:author="DIEGO CORDOBA URRUTIA" w:date="2026-06-07T04:36:00Z" w16du:dateUtc="2026-06-07T10:36:00Z">
                  <w:rPr>
                    <w:rFonts w:ascii="Arial" w:eastAsia="Arial" w:hAnsi="Arial" w:cs="Arial"/>
                    <w:color w:val="000000"/>
                    <w:sz w:val="19"/>
                    <w:szCs w:val="19"/>
                  </w:rPr>
                </w:rPrChange>
              </w:rPr>
              <w:t>2034</w:t>
            </w:r>
          </w:p>
        </w:tc>
        <w:tc>
          <w:tcPr>
            <w:tcW w:w="0" w:type="auto"/>
            <w:tcPrChange w:id="5108" w:author="DIEGO CORDOBA URRUTIA" w:date="2026-06-07T04:36:00Z" w16du:dateUtc="2026-06-07T10:36:00Z">
              <w:tcPr>
                <w:tcW w:w="0" w:type="auto"/>
                <w:gridSpan w:val="2"/>
              </w:tcPr>
            </w:tcPrChange>
          </w:tcPr>
          <w:p w14:paraId="43FABAED" w14:textId="77777777" w:rsidR="00A7071E" w:rsidRDefault="00A7071E">
            <w:pPr>
              <w:pStyle w:val="Compact"/>
            </w:pPr>
          </w:p>
        </w:tc>
      </w:tr>
      <w:tr w:rsidR="00DA1741" w14:paraId="1ABBD2A3" w14:textId="7AA01A9D">
        <w:tblPrEx>
          <w:tblPrExChange w:id="5109" w:author="DIEGO CORDOBA URRUTIA" w:date="2026-06-07T04:36:00Z" w16du:dateUtc="2026-06-07T10:36:00Z">
            <w:tblPrEx>
              <w:tblCellMar>
                <w:top w:w="0" w:type="dxa"/>
                <w:bottom w:w="0" w:type="dxa"/>
              </w:tblCellMar>
            </w:tblPrEx>
          </w:tblPrExChange>
        </w:tblPrEx>
        <w:trPr>
          <w:gridAfter w:val="3"/>
          <w:trPrChange w:id="5110" w:author="DIEGO CORDOBA URRUTIA" w:date="2026-06-07T04:36:00Z" w16du:dateUtc="2026-06-07T10:36:00Z">
            <w:trPr>
              <w:gridBefore w:val="1"/>
              <w:gridAfter w:val="3"/>
              <w:wAfter w:w="5200" w:type="dxa"/>
            </w:trPr>
          </w:trPrChange>
        </w:trPr>
        <w:tc>
          <w:tcPr>
            <w:tcW w:w="0" w:type="auto"/>
            <w:tcPrChange w:id="5111" w:author="DIEGO CORDOBA URRUTIA" w:date="2026-06-07T04:36:00Z" w16du:dateUtc="2026-06-07T10:36:00Z">
              <w:tcPr>
                <w:tcW w:w="276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9275B04" w14:textId="77777777" w:rsidR="00DA1741" w:rsidRDefault="00000000">
            <w:pPr>
              <w:pStyle w:val="Compact"/>
              <w:pPrChange w:id="5112" w:author="DIEGO CORDOBA URRUTIA" w:date="2026-06-07T04:36:00Z" w16du:dateUtc="2026-06-07T10:36:00Z">
                <w:pPr>
                  <w:jc w:val="both"/>
                </w:pPr>
              </w:pPrChange>
            </w:pPr>
            <w:r>
              <w:rPr>
                <w:rPrChange w:id="5113" w:author="DIEGO CORDOBA URRUTIA" w:date="2026-06-07T04:36:00Z" w16du:dateUtc="2026-06-07T10:36:00Z">
                  <w:rPr>
                    <w:rFonts w:ascii="Arial" w:eastAsia="Arial" w:hAnsi="Arial" w:cs="Arial"/>
                    <w:color w:val="000000"/>
                    <w:sz w:val="19"/>
                    <w:szCs w:val="19"/>
                  </w:rPr>
                </w:rPrChange>
              </w:rPr>
              <w:t>—</w:t>
            </w:r>
          </w:p>
        </w:tc>
        <w:tc>
          <w:tcPr>
            <w:tcW w:w="0" w:type="auto"/>
            <w:gridSpan w:val="2"/>
            <w:tcPrChange w:id="5114"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5DB5796" w14:textId="77777777" w:rsidR="00DA1741" w:rsidRDefault="00000000">
            <w:pPr>
              <w:pStyle w:val="Compact"/>
              <w:pPrChange w:id="5115" w:author="DIEGO CORDOBA URRUTIA" w:date="2026-06-07T04:36:00Z" w16du:dateUtc="2026-06-07T10:36:00Z">
                <w:pPr>
                  <w:jc w:val="both"/>
                </w:pPr>
              </w:pPrChange>
            </w:pPr>
            <w:r>
              <w:rPr>
                <w:rPrChange w:id="5116" w:author="DIEGO CORDOBA URRUTIA" w:date="2026-06-07T04:36:00Z" w16du:dateUtc="2026-06-07T10:36:00Z">
                  <w:rPr>
                    <w:rFonts w:ascii="Arial" w:eastAsia="Arial" w:hAnsi="Arial" w:cs="Arial"/>
                    <w:color w:val="000000"/>
                    <w:sz w:val="19"/>
                    <w:szCs w:val="19"/>
                  </w:rPr>
                </w:rPrChange>
              </w:rPr>
              <w:t>—</w:t>
            </w:r>
          </w:p>
        </w:tc>
        <w:tc>
          <w:tcPr>
            <w:tcW w:w="0" w:type="auto"/>
            <w:tcPrChange w:id="5117" w:author="DIEGO CORDOBA URRUTIA" w:date="2026-06-07T04:36:00Z" w16du:dateUtc="2026-06-07T10:36:00Z">
              <w:tcPr>
                <w:tcW w:w="0" w:type="auto"/>
              </w:tcPr>
            </w:tcPrChange>
          </w:tcPr>
          <w:p w14:paraId="78C6F378" w14:textId="77777777" w:rsidR="00A7071E" w:rsidRDefault="00A7071E">
            <w:pPr>
              <w:pStyle w:val="Compact"/>
            </w:pPr>
          </w:p>
        </w:tc>
        <w:tc>
          <w:tcPr>
            <w:tcW w:w="0" w:type="auto"/>
            <w:tcPrChange w:id="5118" w:author="DIEGO CORDOBA URRUTIA" w:date="2026-06-07T04:36:00Z" w16du:dateUtc="2026-06-07T10:36:00Z">
              <w:tcPr>
                <w:tcW w:w="0" w:type="auto"/>
              </w:tcPr>
            </w:tcPrChange>
          </w:tcPr>
          <w:p w14:paraId="03774845" w14:textId="77777777" w:rsidR="00A7071E" w:rsidRDefault="00A7071E">
            <w:pPr>
              <w:pStyle w:val="Compact"/>
            </w:pPr>
          </w:p>
        </w:tc>
        <w:tc>
          <w:tcPr>
            <w:tcW w:w="0" w:type="auto"/>
            <w:tcPrChange w:id="5119" w:author="DIEGO CORDOBA URRUTIA" w:date="2026-06-07T04:36:00Z" w16du:dateUtc="2026-06-07T10:36:00Z">
              <w:tcPr>
                <w:tcW w:w="0" w:type="auto"/>
              </w:tcPr>
            </w:tcPrChange>
          </w:tcPr>
          <w:p w14:paraId="121C3458" w14:textId="77777777" w:rsidR="00A7071E" w:rsidRDefault="00A7071E">
            <w:pPr>
              <w:pStyle w:val="Compact"/>
            </w:pPr>
          </w:p>
        </w:tc>
      </w:tr>
    </w:tbl>
    <w:p w14:paraId="328C7315" w14:textId="77777777" w:rsidR="00DA1741" w:rsidRPr="00A9569D" w:rsidRDefault="00000000">
      <w:pPr>
        <w:pStyle w:val="BodyText"/>
        <w:rPr>
          <w:lang w:val="es-419"/>
          <w:rPrChange w:id="5120" w:author="DIEGO CORDOBA URRUTIA" w:date="2026-06-07T04:36:00Z" w16du:dateUtc="2026-06-07T10:36:00Z">
            <w:rPr/>
          </w:rPrChange>
        </w:rPr>
        <w:pPrChange w:id="5121" w:author="DIEGO CORDOBA URRUTIA" w:date="2026-06-07T04:36:00Z" w16du:dateUtc="2026-06-07T10:36:00Z">
          <w:pPr>
            <w:spacing w:before="80" w:after="320" w:line="380" w:lineRule="auto"/>
            <w:jc w:val="center"/>
          </w:pPr>
        </w:pPrChange>
      </w:pPr>
      <w:r w:rsidRPr="00A9569D">
        <w:rPr>
          <w:lang w:val="es-419"/>
          <w:rPrChange w:id="5122" w:author="DIEGO CORDOBA URRUTIA" w:date="2026-06-07T04:36:00Z" w16du:dateUtc="2026-06-07T10:36:00Z">
            <w:rPr>
              <w:color w:val="888888"/>
              <w:sz w:val="20"/>
              <w:szCs w:val="20"/>
            </w:rPr>
          </w:rPrChange>
        </w:rPr>
        <w:t>Tabla 6.5: Opciones de entrada al mercado ONS Brasil y proyección de ingresos.</w:t>
      </w:r>
    </w:p>
    <w:p w14:paraId="5127CB7D" w14:textId="77777777" w:rsidR="00DA1741" w:rsidRPr="00A9569D" w:rsidRDefault="00000000">
      <w:pPr>
        <w:pStyle w:val="Heading2"/>
        <w:rPr>
          <w:lang w:val="es-419"/>
          <w:rPrChange w:id="5123" w:author="DIEGO CORDOBA URRUTIA" w:date="2026-06-07T04:36:00Z" w16du:dateUtc="2026-06-07T10:36:00Z">
            <w:rPr/>
          </w:rPrChange>
        </w:rPr>
      </w:pPr>
      <w:bookmarkStart w:id="5124" w:name="_Toc231042735"/>
      <w:bookmarkStart w:id="5125" w:name="Xfbbac54d0c401d578662970a92a6ea9e4bcbb0b"/>
      <w:bookmarkEnd w:id="5005"/>
      <w:bookmarkEnd w:id="5024"/>
      <w:r w:rsidRPr="00A9569D">
        <w:rPr>
          <w:lang w:val="es-419"/>
          <w:rPrChange w:id="5126" w:author="DIEGO CORDOBA URRUTIA" w:date="2026-06-07T04:36:00Z" w16du:dateUtc="2026-06-07T10:36:00Z">
            <w:rPr/>
          </w:rPrChange>
        </w:rPr>
        <w:t>6.5</w:t>
      </w:r>
      <w:del w:id="5127" w:author="DIEGO CORDOBA URRUTIA" w:date="2026-06-07T04:36:00Z" w16du:dateUtc="2026-06-07T10:36:00Z">
        <w:r>
          <w:rPr>
            <w:rFonts w:ascii="Arial" w:eastAsia="Arial" w:hAnsi="Arial" w:cs="Arial"/>
            <w:color w:val="0F6E56"/>
          </w:rPr>
          <w:delText xml:space="preserve"> </w:delText>
        </w:r>
      </w:del>
      <w:r w:rsidRPr="00A9569D">
        <w:rPr>
          <w:lang w:val="es-419"/>
          <w:rPrChange w:id="5128" w:author="DIEGO CORDOBA URRUTIA" w:date="2026-06-07T04:36:00Z" w16du:dateUtc="2026-06-07T10:36:00Z">
            <w:rPr/>
          </w:rPrChange>
        </w:rPr>
        <w:t xml:space="preserve"> Síntesis: La Plataforma LatAm y el Modelo de Expansión</w:t>
      </w:r>
      <w:bookmarkEnd w:id="5124"/>
    </w:p>
    <w:p w14:paraId="7EB65299" w14:textId="77777777" w:rsidR="00DA1741" w:rsidRDefault="00000000">
      <w:pPr>
        <w:pStyle w:val="Heading3"/>
      </w:pPr>
      <w:bookmarkStart w:id="5129" w:name="_Toc231042736"/>
      <w:r>
        <w:rPr>
          <w:rFonts w:ascii="Arial" w:eastAsia="Arial" w:hAnsi="Arial" w:cs="Arial"/>
          <w:color w:val="0D2B45"/>
        </w:rPr>
        <w:t>6.5.1</w:t>
      </w:r>
      <w:del w:id="5130" w:author="DIEGO CORDOBA URRUTIA" w:date="2026-06-07T04:36:00Z" w16du:dateUtc="2026-06-07T10:36:00Z">
        <w:r>
          <w:rPr>
            <w:rFonts w:ascii="Arial" w:eastAsia="Arial" w:hAnsi="Arial" w:cs="Arial"/>
            <w:color w:val="0D2B45"/>
          </w:rPr>
          <w:delText xml:space="preserve"> </w:delText>
        </w:r>
      </w:del>
      <w:r>
        <w:rPr>
          <w:rFonts w:ascii="Arial" w:eastAsia="Arial" w:hAnsi="Arial" w:cs="Arial"/>
          <w:color w:val="0D2B45"/>
        </w:rPr>
        <w:t xml:space="preserve"> </w:t>
      </w:r>
      <w:proofErr w:type="spellStart"/>
      <w:r>
        <w:rPr>
          <w:rFonts w:ascii="Arial" w:eastAsia="Arial" w:hAnsi="Arial" w:cs="Arial"/>
          <w:color w:val="0D2B45"/>
        </w:rPr>
        <w:t>Cronograma</w:t>
      </w:r>
      <w:proofErr w:type="spellEnd"/>
      <w:r>
        <w:rPr>
          <w:rFonts w:ascii="Arial" w:eastAsia="Arial" w:hAnsi="Arial" w:cs="Arial"/>
          <w:color w:val="0D2B45"/>
        </w:rPr>
        <w:t xml:space="preserve"> de </w:t>
      </w:r>
      <w:proofErr w:type="spellStart"/>
      <w:r>
        <w:rPr>
          <w:rFonts w:ascii="Arial" w:eastAsia="Arial" w:hAnsi="Arial" w:cs="Arial"/>
          <w:color w:val="0D2B45"/>
        </w:rPr>
        <w:t>Expansión</w:t>
      </w:r>
      <w:proofErr w:type="spellEnd"/>
      <w:r>
        <w:rPr>
          <w:rFonts w:ascii="Arial" w:eastAsia="Arial" w:hAnsi="Arial" w:cs="Arial"/>
          <w:color w:val="0D2B45"/>
        </w:rPr>
        <w:t xml:space="preserve"> Regional</w:t>
      </w:r>
      <w:bookmarkEnd w:id="5129"/>
    </w:p>
    <w:tbl>
      <w:tblPr>
        <w:tblStyle w:val="Table"/>
        <w:tblW w:w="5000" w:type="pct"/>
        <w:tblLook w:val="0020" w:firstRow="1" w:lastRow="0" w:firstColumn="0" w:lastColumn="0" w:noHBand="0" w:noVBand="0"/>
        <w:tblPrChange w:id="5131"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729"/>
        <w:gridCol w:w="2411"/>
        <w:gridCol w:w="1886"/>
        <w:gridCol w:w="1782"/>
        <w:gridCol w:w="2552"/>
        <w:tblGridChange w:id="5132">
          <w:tblGrid>
            <w:gridCol w:w="1"/>
            <w:gridCol w:w="728"/>
            <w:gridCol w:w="401"/>
            <w:gridCol w:w="2010"/>
            <w:gridCol w:w="254"/>
            <w:gridCol w:w="1632"/>
            <w:gridCol w:w="83"/>
            <w:gridCol w:w="1699"/>
            <w:gridCol w:w="161"/>
            <w:gridCol w:w="2391"/>
            <w:gridCol w:w="1"/>
          </w:tblGrid>
        </w:tblGridChange>
      </w:tblGrid>
      <w:tr w:rsidR="00DA1741" w14:paraId="618CBF19" w14:textId="77777777" w:rsidTr="00A7071E">
        <w:tblPrEx>
          <w:tblPrExChange w:id="5133"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5134" w:author="DIEGO CORDOBA URRUTIA" w:date="2026-06-07T04:36:00Z" w16du:dateUtc="2026-06-07T10:36:00Z">
            <w:trPr>
              <w:gridBefore w:val="1"/>
              <w:tblHeader/>
            </w:trPr>
          </w:trPrChange>
        </w:trPr>
        <w:tc>
          <w:tcPr>
            <w:tcW w:w="0" w:type="auto"/>
            <w:tcPrChange w:id="5135"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38BAFC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136"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137" w:author="DIEGO CORDOBA URRUTIA" w:date="2026-06-07T04:36:00Z" w16du:dateUtc="2026-06-07T10:36:00Z">
                  <w:rPr>
                    <w:rFonts w:ascii="Arial" w:eastAsia="Arial" w:hAnsi="Arial" w:cs="Arial"/>
                    <w:b/>
                    <w:bCs/>
                    <w:color w:val="FFFFFF"/>
                    <w:sz w:val="19"/>
                    <w:szCs w:val="19"/>
                  </w:rPr>
                </w:rPrChange>
              </w:rPr>
              <w:t>Año</w:t>
            </w:r>
          </w:p>
        </w:tc>
        <w:tc>
          <w:tcPr>
            <w:tcW w:w="0" w:type="auto"/>
            <w:tcPrChange w:id="5138"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0E2D988"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139"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140" w:author="DIEGO CORDOBA URRUTIA" w:date="2026-06-07T04:36:00Z" w16du:dateUtc="2026-06-07T10:36:00Z">
                  <w:rPr>
                    <w:rFonts w:ascii="Arial" w:eastAsia="Arial" w:hAnsi="Arial" w:cs="Arial"/>
                    <w:b/>
                    <w:bCs/>
                    <w:color w:val="FFFFFF"/>
                    <w:sz w:val="19"/>
                    <w:szCs w:val="19"/>
                  </w:rPr>
                </w:rPrChange>
              </w:rPr>
              <w:t>Mercado activo</w:t>
            </w:r>
          </w:p>
        </w:tc>
        <w:tc>
          <w:tcPr>
            <w:tcW w:w="0" w:type="auto"/>
            <w:tcPrChange w:id="5141"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69BFFC63"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142"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143" w:author="DIEGO CORDOBA URRUTIA" w:date="2026-06-07T04:36:00Z" w16du:dateUtc="2026-06-07T10:36:00Z">
                  <w:rPr>
                    <w:rFonts w:ascii="Arial" w:eastAsia="Arial" w:hAnsi="Arial" w:cs="Arial"/>
                    <w:b/>
                    <w:bCs/>
                    <w:color w:val="FFFFFF"/>
                    <w:sz w:val="19"/>
                    <w:szCs w:val="19"/>
                  </w:rPr>
                </w:rPrChange>
              </w:rPr>
              <w:t>MW regulados total</w:t>
            </w:r>
          </w:p>
        </w:tc>
        <w:tc>
          <w:tcPr>
            <w:tcW w:w="0" w:type="auto"/>
            <w:tcPrChange w:id="5144"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054254D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14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146" w:author="DIEGO CORDOBA URRUTIA" w:date="2026-06-07T04:36:00Z" w16du:dateUtc="2026-06-07T10:36:00Z">
                  <w:rPr>
                    <w:rFonts w:ascii="Arial" w:eastAsia="Arial" w:hAnsi="Arial" w:cs="Arial"/>
                    <w:b/>
                    <w:bCs/>
                    <w:color w:val="FFFFFF"/>
                    <w:sz w:val="19"/>
                    <w:szCs w:val="19"/>
                  </w:rPr>
                </w:rPrChange>
              </w:rPr>
              <w:t>Ingreso anual (USD)</w:t>
            </w:r>
          </w:p>
        </w:tc>
        <w:tc>
          <w:tcPr>
            <w:tcW w:w="0" w:type="auto"/>
            <w:tcPrChange w:id="5147"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CBD345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14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149" w:author="DIEGO CORDOBA URRUTIA" w:date="2026-06-07T04:36:00Z" w16du:dateUtc="2026-06-07T10:36:00Z">
                  <w:rPr>
                    <w:rFonts w:ascii="Arial" w:eastAsia="Arial" w:hAnsi="Arial" w:cs="Arial"/>
                    <w:b/>
                    <w:bCs/>
                    <w:color w:val="FFFFFF"/>
                    <w:sz w:val="19"/>
                    <w:szCs w:val="19"/>
                  </w:rPr>
                </w:rPrChange>
              </w:rPr>
              <w:t>Acumulado patrimonio (USD)</w:t>
            </w:r>
          </w:p>
        </w:tc>
      </w:tr>
      <w:tr w:rsidR="00DA1741" w14:paraId="284651A9" w14:textId="77777777">
        <w:tblPrEx>
          <w:tblPrExChange w:id="5150" w:author="DIEGO CORDOBA URRUTIA" w:date="2026-06-07T04:36:00Z" w16du:dateUtc="2026-06-07T10:36:00Z">
            <w:tblPrEx>
              <w:tblCellMar>
                <w:top w:w="0" w:type="dxa"/>
                <w:bottom w:w="0" w:type="dxa"/>
              </w:tblCellMar>
            </w:tblPrEx>
          </w:tblPrExChange>
        </w:tblPrEx>
        <w:trPr>
          <w:trPrChange w:id="5151" w:author="DIEGO CORDOBA URRUTIA" w:date="2026-06-07T04:36:00Z" w16du:dateUtc="2026-06-07T10:36:00Z">
            <w:trPr>
              <w:gridBefore w:val="1"/>
            </w:trPr>
          </w:trPrChange>
        </w:trPr>
        <w:tc>
          <w:tcPr>
            <w:tcW w:w="0" w:type="auto"/>
            <w:tcPrChange w:id="5152"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F8BFA58" w14:textId="77777777" w:rsidR="00DA1741" w:rsidRDefault="00000000">
            <w:pPr>
              <w:pStyle w:val="Compact"/>
              <w:pPrChange w:id="5153" w:author="DIEGO CORDOBA URRUTIA" w:date="2026-06-07T04:36:00Z" w16du:dateUtc="2026-06-07T10:36:00Z">
                <w:pPr>
                  <w:jc w:val="both"/>
                </w:pPr>
              </w:pPrChange>
            </w:pPr>
            <w:r>
              <w:rPr>
                <w:rPrChange w:id="5154" w:author="DIEGO CORDOBA URRUTIA" w:date="2026-06-07T04:36:00Z" w16du:dateUtc="2026-06-07T10:36:00Z">
                  <w:rPr>
                    <w:rFonts w:ascii="Arial" w:eastAsia="Arial" w:hAnsi="Arial" w:cs="Arial"/>
                    <w:color w:val="000000"/>
                    <w:sz w:val="19"/>
                    <w:szCs w:val="19"/>
                  </w:rPr>
                </w:rPrChange>
              </w:rPr>
              <w:t>2028</w:t>
            </w:r>
          </w:p>
        </w:tc>
        <w:tc>
          <w:tcPr>
            <w:tcW w:w="0" w:type="auto"/>
            <w:tcPrChange w:id="5155"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810011F" w14:textId="77777777" w:rsidR="00DA1741" w:rsidRDefault="00000000">
            <w:pPr>
              <w:pStyle w:val="Compact"/>
              <w:pPrChange w:id="5156" w:author="DIEGO CORDOBA URRUTIA" w:date="2026-06-07T04:36:00Z" w16du:dateUtc="2026-06-07T10:36:00Z">
                <w:pPr>
                  <w:jc w:val="both"/>
                </w:pPr>
              </w:pPrChange>
            </w:pPr>
            <w:r>
              <w:rPr>
                <w:rPrChange w:id="5157" w:author="DIEGO CORDOBA URRUTIA" w:date="2026-06-07T04:36:00Z" w16du:dateUtc="2026-06-07T10:36:00Z">
                  <w:rPr>
                    <w:rFonts w:ascii="Arial" w:eastAsia="Arial" w:hAnsi="Arial" w:cs="Arial"/>
                    <w:color w:val="000000"/>
                    <w:sz w:val="19"/>
                    <w:szCs w:val="19"/>
                  </w:rPr>
                </w:rPrChange>
              </w:rPr>
              <w:t>CENACE México</w:t>
            </w:r>
          </w:p>
        </w:tc>
        <w:tc>
          <w:tcPr>
            <w:tcW w:w="0" w:type="auto"/>
            <w:tcPrChange w:id="5158"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907E58B" w14:textId="77777777" w:rsidR="00DA1741" w:rsidRDefault="00000000">
            <w:pPr>
              <w:pStyle w:val="Compact"/>
              <w:pPrChange w:id="5159" w:author="DIEGO CORDOBA URRUTIA" w:date="2026-06-07T04:36:00Z" w16du:dateUtc="2026-06-07T10:36:00Z">
                <w:pPr>
                  <w:jc w:val="both"/>
                </w:pPr>
              </w:pPrChange>
            </w:pPr>
            <w:r>
              <w:rPr>
                <w:rPrChange w:id="5160" w:author="DIEGO CORDOBA URRUTIA" w:date="2026-06-07T04:36:00Z" w16du:dateUtc="2026-06-07T10:36:00Z">
                  <w:rPr>
                    <w:rFonts w:ascii="Arial" w:eastAsia="Arial" w:hAnsi="Arial" w:cs="Arial"/>
                    <w:color w:val="000000"/>
                    <w:sz w:val="19"/>
                    <w:szCs w:val="19"/>
                  </w:rPr>
                </w:rPrChange>
              </w:rPr>
              <w:t>2,400</w:t>
            </w:r>
          </w:p>
        </w:tc>
        <w:tc>
          <w:tcPr>
            <w:tcW w:w="0" w:type="auto"/>
            <w:tcPrChange w:id="5161"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EFDD2D2" w14:textId="77777777" w:rsidR="00DA1741" w:rsidRDefault="00000000">
            <w:pPr>
              <w:pStyle w:val="Compact"/>
              <w:pPrChange w:id="5162" w:author="DIEGO CORDOBA URRUTIA" w:date="2026-06-07T04:36:00Z" w16du:dateUtc="2026-06-07T10:36:00Z">
                <w:pPr>
                  <w:jc w:val="both"/>
                </w:pPr>
              </w:pPrChange>
            </w:pPr>
            <w:r>
              <w:rPr>
                <w:rPrChange w:id="5163" w:author="DIEGO CORDOBA URRUTIA" w:date="2026-06-07T04:36:00Z" w16du:dateUtc="2026-06-07T10:36:00Z">
                  <w:rPr>
                    <w:rFonts w:ascii="Arial" w:eastAsia="Arial" w:hAnsi="Arial" w:cs="Arial"/>
                    <w:color w:val="000000"/>
                    <w:sz w:val="19"/>
                    <w:szCs w:val="19"/>
                  </w:rPr>
                </w:rPrChange>
              </w:rPr>
              <w:t>390 M</w:t>
            </w:r>
          </w:p>
        </w:tc>
        <w:tc>
          <w:tcPr>
            <w:tcW w:w="0" w:type="auto"/>
            <w:tcPrChange w:id="5164"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A8DAD82" w14:textId="77777777" w:rsidR="00DA1741" w:rsidRDefault="00000000">
            <w:pPr>
              <w:pStyle w:val="Compact"/>
              <w:pPrChange w:id="5165" w:author="DIEGO CORDOBA URRUTIA" w:date="2026-06-07T04:36:00Z" w16du:dateUtc="2026-06-07T10:36:00Z">
                <w:pPr>
                  <w:jc w:val="both"/>
                </w:pPr>
              </w:pPrChange>
            </w:pPr>
            <w:r>
              <w:rPr>
                <w:rPrChange w:id="5166" w:author="DIEGO CORDOBA URRUTIA" w:date="2026-06-07T04:36:00Z" w16du:dateUtc="2026-06-07T10:36:00Z">
                  <w:rPr>
                    <w:rFonts w:ascii="Arial" w:eastAsia="Arial" w:hAnsi="Arial" w:cs="Arial"/>
                    <w:color w:val="000000"/>
                    <w:sz w:val="19"/>
                    <w:szCs w:val="19"/>
                  </w:rPr>
                </w:rPrChange>
              </w:rPr>
              <w:t>58 M</w:t>
            </w:r>
          </w:p>
        </w:tc>
      </w:tr>
      <w:tr w:rsidR="00DA1741" w14:paraId="7A70E158" w14:textId="77777777">
        <w:tblPrEx>
          <w:tblPrExChange w:id="5167" w:author="DIEGO CORDOBA URRUTIA" w:date="2026-06-07T04:36:00Z" w16du:dateUtc="2026-06-07T10:36:00Z">
            <w:tblPrEx>
              <w:tblCellMar>
                <w:top w:w="0" w:type="dxa"/>
                <w:bottom w:w="0" w:type="dxa"/>
              </w:tblCellMar>
            </w:tblPrEx>
          </w:tblPrExChange>
        </w:tblPrEx>
        <w:trPr>
          <w:trPrChange w:id="5168" w:author="DIEGO CORDOBA URRUTIA" w:date="2026-06-07T04:36:00Z" w16du:dateUtc="2026-06-07T10:36:00Z">
            <w:trPr>
              <w:gridBefore w:val="1"/>
            </w:trPr>
          </w:trPrChange>
        </w:trPr>
        <w:tc>
          <w:tcPr>
            <w:tcW w:w="0" w:type="auto"/>
            <w:tcPrChange w:id="5169"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B7766B" w14:textId="77777777" w:rsidR="00DA1741" w:rsidRDefault="00000000">
            <w:pPr>
              <w:pStyle w:val="Compact"/>
              <w:pPrChange w:id="5170" w:author="DIEGO CORDOBA URRUTIA" w:date="2026-06-07T04:36:00Z" w16du:dateUtc="2026-06-07T10:36:00Z">
                <w:pPr>
                  <w:jc w:val="both"/>
                </w:pPr>
              </w:pPrChange>
            </w:pPr>
            <w:r>
              <w:rPr>
                <w:rPrChange w:id="5171" w:author="DIEGO CORDOBA URRUTIA" w:date="2026-06-07T04:36:00Z" w16du:dateUtc="2026-06-07T10:36:00Z">
                  <w:rPr>
                    <w:rFonts w:ascii="Arial" w:eastAsia="Arial" w:hAnsi="Arial" w:cs="Arial"/>
                    <w:color w:val="000000"/>
                    <w:sz w:val="19"/>
                    <w:szCs w:val="19"/>
                  </w:rPr>
                </w:rPrChange>
              </w:rPr>
              <w:t>2029</w:t>
            </w:r>
          </w:p>
        </w:tc>
        <w:tc>
          <w:tcPr>
            <w:tcW w:w="0" w:type="auto"/>
            <w:tcPrChange w:id="5172"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546BF4A" w14:textId="77777777" w:rsidR="00DA1741" w:rsidRDefault="00000000">
            <w:pPr>
              <w:pStyle w:val="Compact"/>
              <w:pPrChange w:id="5173" w:author="DIEGO CORDOBA URRUTIA" w:date="2026-06-07T04:36:00Z" w16du:dateUtc="2026-06-07T10:36:00Z">
                <w:pPr>
                  <w:jc w:val="both"/>
                </w:pPr>
              </w:pPrChange>
            </w:pPr>
            <w:r>
              <w:rPr>
                <w:rPrChange w:id="5174" w:author="DIEGO CORDOBA URRUTIA" w:date="2026-06-07T04:36:00Z" w16du:dateUtc="2026-06-07T10:36:00Z">
                  <w:rPr>
                    <w:rFonts w:ascii="Arial" w:eastAsia="Arial" w:hAnsi="Arial" w:cs="Arial"/>
                    <w:color w:val="000000"/>
                    <w:sz w:val="19"/>
                    <w:szCs w:val="19"/>
                  </w:rPr>
                </w:rPrChange>
              </w:rPr>
              <w:t>+ XM Colombia (base)</w:t>
            </w:r>
          </w:p>
        </w:tc>
        <w:tc>
          <w:tcPr>
            <w:tcW w:w="0" w:type="auto"/>
            <w:tcPrChange w:id="5175"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6253A3F" w14:textId="77777777" w:rsidR="00DA1741" w:rsidRDefault="00000000">
            <w:pPr>
              <w:pStyle w:val="Compact"/>
              <w:pPrChange w:id="5176" w:author="DIEGO CORDOBA URRUTIA" w:date="2026-06-07T04:36:00Z" w16du:dateUtc="2026-06-07T10:36:00Z">
                <w:pPr>
                  <w:jc w:val="both"/>
                </w:pPr>
              </w:pPrChange>
            </w:pPr>
            <w:r>
              <w:rPr>
                <w:rPrChange w:id="5177" w:author="DIEGO CORDOBA URRUTIA" w:date="2026-06-07T04:36:00Z" w16du:dateUtc="2026-06-07T10:36:00Z">
                  <w:rPr>
                    <w:rFonts w:ascii="Arial" w:eastAsia="Arial" w:hAnsi="Arial" w:cs="Arial"/>
                    <w:color w:val="000000"/>
                    <w:sz w:val="19"/>
                    <w:szCs w:val="19"/>
                  </w:rPr>
                </w:rPrChange>
              </w:rPr>
              <w:t>3,000</w:t>
            </w:r>
          </w:p>
        </w:tc>
        <w:tc>
          <w:tcPr>
            <w:tcW w:w="0" w:type="auto"/>
            <w:tcPrChange w:id="5178"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D385DD9" w14:textId="77777777" w:rsidR="00DA1741" w:rsidRDefault="00000000">
            <w:pPr>
              <w:pStyle w:val="Compact"/>
              <w:pPrChange w:id="5179" w:author="DIEGO CORDOBA URRUTIA" w:date="2026-06-07T04:36:00Z" w16du:dateUtc="2026-06-07T10:36:00Z">
                <w:pPr>
                  <w:jc w:val="both"/>
                </w:pPr>
              </w:pPrChange>
            </w:pPr>
            <w:r>
              <w:rPr>
                <w:rPrChange w:id="5180" w:author="DIEGO CORDOBA URRUTIA" w:date="2026-06-07T04:36:00Z" w16du:dateUtc="2026-06-07T10:36:00Z">
                  <w:rPr>
                    <w:rFonts w:ascii="Arial" w:eastAsia="Arial" w:hAnsi="Arial" w:cs="Arial"/>
                    <w:color w:val="000000"/>
                    <w:sz w:val="19"/>
                    <w:szCs w:val="19"/>
                  </w:rPr>
                </w:rPrChange>
              </w:rPr>
              <w:t>479 M</w:t>
            </w:r>
          </w:p>
        </w:tc>
        <w:tc>
          <w:tcPr>
            <w:tcW w:w="0" w:type="auto"/>
            <w:tcPrChange w:id="5181"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6753B4E" w14:textId="77777777" w:rsidR="00DA1741" w:rsidRDefault="00000000">
            <w:pPr>
              <w:pStyle w:val="Compact"/>
              <w:pPrChange w:id="5182" w:author="DIEGO CORDOBA URRUTIA" w:date="2026-06-07T04:36:00Z" w16du:dateUtc="2026-06-07T10:36:00Z">
                <w:pPr>
                  <w:jc w:val="both"/>
                </w:pPr>
              </w:pPrChange>
            </w:pPr>
            <w:r>
              <w:rPr>
                <w:rPrChange w:id="5183" w:author="DIEGO CORDOBA URRUTIA" w:date="2026-06-07T04:36:00Z" w16du:dateUtc="2026-06-07T10:36:00Z">
                  <w:rPr>
                    <w:rFonts w:ascii="Arial" w:eastAsia="Arial" w:hAnsi="Arial" w:cs="Arial"/>
                    <w:color w:val="000000"/>
                    <w:sz w:val="19"/>
                    <w:szCs w:val="19"/>
                  </w:rPr>
                </w:rPrChange>
              </w:rPr>
              <w:t>175 M</w:t>
            </w:r>
          </w:p>
        </w:tc>
      </w:tr>
      <w:tr w:rsidR="00DA1741" w14:paraId="57EA3C86" w14:textId="77777777">
        <w:tblPrEx>
          <w:tblPrExChange w:id="5184" w:author="DIEGO CORDOBA URRUTIA" w:date="2026-06-07T04:36:00Z" w16du:dateUtc="2026-06-07T10:36:00Z">
            <w:tblPrEx>
              <w:tblCellMar>
                <w:top w:w="0" w:type="dxa"/>
                <w:bottom w:w="0" w:type="dxa"/>
              </w:tblCellMar>
            </w:tblPrEx>
          </w:tblPrExChange>
        </w:tblPrEx>
        <w:trPr>
          <w:trPrChange w:id="5185" w:author="DIEGO CORDOBA URRUTIA" w:date="2026-06-07T04:36:00Z" w16du:dateUtc="2026-06-07T10:36:00Z">
            <w:trPr>
              <w:gridBefore w:val="1"/>
            </w:trPr>
          </w:trPrChange>
        </w:trPr>
        <w:tc>
          <w:tcPr>
            <w:tcW w:w="0" w:type="auto"/>
            <w:tcPrChange w:id="5186"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781EE25" w14:textId="77777777" w:rsidR="00DA1741" w:rsidRDefault="00000000">
            <w:pPr>
              <w:pStyle w:val="Compact"/>
              <w:pPrChange w:id="5187" w:author="DIEGO CORDOBA URRUTIA" w:date="2026-06-07T04:36:00Z" w16du:dateUtc="2026-06-07T10:36:00Z">
                <w:pPr>
                  <w:jc w:val="both"/>
                </w:pPr>
              </w:pPrChange>
            </w:pPr>
            <w:r>
              <w:rPr>
                <w:rPrChange w:id="5188" w:author="DIEGO CORDOBA URRUTIA" w:date="2026-06-07T04:36:00Z" w16du:dateUtc="2026-06-07T10:36:00Z">
                  <w:rPr>
                    <w:rFonts w:ascii="Arial" w:eastAsia="Arial" w:hAnsi="Arial" w:cs="Arial"/>
                    <w:color w:val="000000"/>
                    <w:sz w:val="19"/>
                    <w:szCs w:val="19"/>
                  </w:rPr>
                </w:rPrChange>
              </w:rPr>
              <w:t>2030</w:t>
            </w:r>
          </w:p>
        </w:tc>
        <w:tc>
          <w:tcPr>
            <w:tcW w:w="0" w:type="auto"/>
            <w:tcPrChange w:id="5189"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E99E0FA" w14:textId="77777777" w:rsidR="00DA1741" w:rsidRDefault="00000000">
            <w:pPr>
              <w:pStyle w:val="Compact"/>
              <w:pPrChange w:id="5190" w:author="DIEGO CORDOBA URRUTIA" w:date="2026-06-07T04:36:00Z" w16du:dateUtc="2026-06-07T10:36:00Z">
                <w:pPr>
                  <w:jc w:val="both"/>
                </w:pPr>
              </w:pPrChange>
            </w:pPr>
            <w:r>
              <w:rPr>
                <w:rPrChange w:id="5191" w:author="DIEGO CORDOBA URRUTIA" w:date="2026-06-07T04:36:00Z" w16du:dateUtc="2026-06-07T10:36:00Z">
                  <w:rPr>
                    <w:rFonts w:ascii="Arial" w:eastAsia="Arial" w:hAnsi="Arial" w:cs="Arial"/>
                    <w:color w:val="000000"/>
                    <w:sz w:val="19"/>
                    <w:szCs w:val="19"/>
                  </w:rPr>
                </w:rPrChange>
              </w:rPr>
              <w:t>+ CEN Chile (base)</w:t>
            </w:r>
          </w:p>
        </w:tc>
        <w:tc>
          <w:tcPr>
            <w:tcW w:w="0" w:type="auto"/>
            <w:tcPrChange w:id="5192"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058A0FF" w14:textId="77777777" w:rsidR="00DA1741" w:rsidRDefault="00000000">
            <w:pPr>
              <w:pStyle w:val="Compact"/>
              <w:pPrChange w:id="5193" w:author="DIEGO CORDOBA URRUTIA" w:date="2026-06-07T04:36:00Z" w16du:dateUtc="2026-06-07T10:36:00Z">
                <w:pPr>
                  <w:jc w:val="both"/>
                </w:pPr>
              </w:pPrChange>
            </w:pPr>
            <w:r>
              <w:rPr>
                <w:rPrChange w:id="5194" w:author="DIEGO CORDOBA URRUTIA" w:date="2026-06-07T04:36:00Z" w16du:dateUtc="2026-06-07T10:36:00Z">
                  <w:rPr>
                    <w:rFonts w:ascii="Arial" w:eastAsia="Arial" w:hAnsi="Arial" w:cs="Arial"/>
                    <w:color w:val="000000"/>
                    <w:sz w:val="19"/>
                    <w:szCs w:val="19"/>
                  </w:rPr>
                </w:rPrChange>
              </w:rPr>
              <w:t>3,500</w:t>
            </w:r>
          </w:p>
        </w:tc>
        <w:tc>
          <w:tcPr>
            <w:tcW w:w="0" w:type="auto"/>
            <w:tcPrChange w:id="5195"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3255018" w14:textId="77777777" w:rsidR="00DA1741" w:rsidRDefault="00000000">
            <w:pPr>
              <w:pStyle w:val="Compact"/>
              <w:pPrChange w:id="5196" w:author="DIEGO CORDOBA URRUTIA" w:date="2026-06-07T04:36:00Z" w16du:dateUtc="2026-06-07T10:36:00Z">
                <w:pPr>
                  <w:jc w:val="both"/>
                </w:pPr>
              </w:pPrChange>
            </w:pPr>
            <w:r>
              <w:rPr>
                <w:rPrChange w:id="5197" w:author="DIEGO CORDOBA URRUTIA" w:date="2026-06-07T04:36:00Z" w16du:dateUtc="2026-06-07T10:36:00Z">
                  <w:rPr>
                    <w:rFonts w:ascii="Arial" w:eastAsia="Arial" w:hAnsi="Arial" w:cs="Arial"/>
                    <w:color w:val="000000"/>
                    <w:sz w:val="19"/>
                    <w:szCs w:val="19"/>
                  </w:rPr>
                </w:rPrChange>
              </w:rPr>
              <w:t>540 M</w:t>
            </w:r>
          </w:p>
        </w:tc>
        <w:tc>
          <w:tcPr>
            <w:tcW w:w="0" w:type="auto"/>
            <w:tcPrChange w:id="5198"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97E936C" w14:textId="77777777" w:rsidR="00DA1741" w:rsidRDefault="00000000">
            <w:pPr>
              <w:pStyle w:val="Compact"/>
              <w:pPrChange w:id="5199" w:author="DIEGO CORDOBA URRUTIA" w:date="2026-06-07T04:36:00Z" w16du:dateUtc="2026-06-07T10:36:00Z">
                <w:pPr>
                  <w:jc w:val="both"/>
                </w:pPr>
              </w:pPrChange>
            </w:pPr>
            <w:r>
              <w:rPr>
                <w:rPrChange w:id="5200" w:author="DIEGO CORDOBA URRUTIA" w:date="2026-06-07T04:36:00Z" w16du:dateUtc="2026-06-07T10:36:00Z">
                  <w:rPr>
                    <w:rFonts w:ascii="Arial" w:eastAsia="Arial" w:hAnsi="Arial" w:cs="Arial"/>
                    <w:color w:val="000000"/>
                    <w:sz w:val="19"/>
                    <w:szCs w:val="19"/>
                  </w:rPr>
                </w:rPrChange>
              </w:rPr>
              <w:t>356 M</w:t>
            </w:r>
          </w:p>
        </w:tc>
      </w:tr>
      <w:tr w:rsidR="00DA1741" w14:paraId="52E1FFD5" w14:textId="77777777">
        <w:tblPrEx>
          <w:tblPrExChange w:id="5201" w:author="DIEGO CORDOBA URRUTIA" w:date="2026-06-07T04:36:00Z" w16du:dateUtc="2026-06-07T10:36:00Z">
            <w:tblPrEx>
              <w:tblCellMar>
                <w:top w:w="0" w:type="dxa"/>
                <w:bottom w:w="0" w:type="dxa"/>
              </w:tblCellMar>
            </w:tblPrEx>
          </w:tblPrExChange>
        </w:tblPrEx>
        <w:trPr>
          <w:trPrChange w:id="5202" w:author="DIEGO CORDOBA URRUTIA" w:date="2026-06-07T04:36:00Z" w16du:dateUtc="2026-06-07T10:36:00Z">
            <w:trPr>
              <w:gridBefore w:val="1"/>
            </w:trPr>
          </w:trPrChange>
        </w:trPr>
        <w:tc>
          <w:tcPr>
            <w:tcW w:w="0" w:type="auto"/>
            <w:tcPrChange w:id="5203"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20B38D" w14:textId="77777777" w:rsidR="00DA1741" w:rsidRDefault="00000000">
            <w:pPr>
              <w:pStyle w:val="Compact"/>
              <w:pPrChange w:id="5204" w:author="DIEGO CORDOBA URRUTIA" w:date="2026-06-07T04:36:00Z" w16du:dateUtc="2026-06-07T10:36:00Z">
                <w:pPr>
                  <w:jc w:val="both"/>
                </w:pPr>
              </w:pPrChange>
            </w:pPr>
            <w:r>
              <w:rPr>
                <w:rPrChange w:id="5205" w:author="DIEGO CORDOBA URRUTIA" w:date="2026-06-07T04:36:00Z" w16du:dateUtc="2026-06-07T10:36:00Z">
                  <w:rPr>
                    <w:rFonts w:ascii="Arial" w:eastAsia="Arial" w:hAnsi="Arial" w:cs="Arial"/>
                    <w:color w:val="000000"/>
                    <w:sz w:val="19"/>
                    <w:szCs w:val="19"/>
                  </w:rPr>
                </w:rPrChange>
              </w:rPr>
              <w:t>2031</w:t>
            </w:r>
          </w:p>
        </w:tc>
        <w:tc>
          <w:tcPr>
            <w:tcW w:w="0" w:type="auto"/>
            <w:tcPrChange w:id="5206"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194FE05" w14:textId="77777777" w:rsidR="00DA1741" w:rsidRDefault="00000000">
            <w:pPr>
              <w:pStyle w:val="Compact"/>
              <w:pPrChange w:id="5207" w:author="DIEGO CORDOBA URRUTIA" w:date="2026-06-07T04:36:00Z" w16du:dateUtc="2026-06-07T10:36:00Z">
                <w:pPr>
                  <w:jc w:val="both"/>
                </w:pPr>
              </w:pPrChange>
            </w:pPr>
            <w:r>
              <w:rPr>
                <w:rPrChange w:id="5208" w:author="DIEGO CORDOBA URRUTIA" w:date="2026-06-07T04:36:00Z" w16du:dateUtc="2026-06-07T10:36:00Z">
                  <w:rPr>
                    <w:rFonts w:ascii="Arial" w:eastAsia="Arial" w:hAnsi="Arial" w:cs="Arial"/>
                    <w:color w:val="000000"/>
                    <w:sz w:val="19"/>
                    <w:szCs w:val="19"/>
                  </w:rPr>
                </w:rPrChange>
              </w:rPr>
              <w:t>+ ONS Brasil (licencia)</w:t>
            </w:r>
          </w:p>
        </w:tc>
        <w:tc>
          <w:tcPr>
            <w:tcW w:w="0" w:type="auto"/>
            <w:tcPrChange w:id="5209"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BE1B878" w14:textId="77777777" w:rsidR="00DA1741" w:rsidRDefault="00000000">
            <w:pPr>
              <w:pStyle w:val="Compact"/>
              <w:pPrChange w:id="5210" w:author="DIEGO CORDOBA URRUTIA" w:date="2026-06-07T04:36:00Z" w16du:dateUtc="2026-06-07T10:36:00Z">
                <w:pPr>
                  <w:jc w:val="both"/>
                </w:pPr>
              </w:pPrChange>
            </w:pPr>
            <w:r>
              <w:rPr>
                <w:rPrChange w:id="5211" w:author="DIEGO CORDOBA URRUTIA" w:date="2026-06-07T04:36:00Z" w16du:dateUtc="2026-06-07T10:36:00Z">
                  <w:rPr>
                    <w:rFonts w:ascii="Arial" w:eastAsia="Arial" w:hAnsi="Arial" w:cs="Arial"/>
                    <w:color w:val="000000"/>
                    <w:sz w:val="19"/>
                    <w:szCs w:val="19"/>
                  </w:rPr>
                </w:rPrChange>
              </w:rPr>
              <w:t>3,500</w:t>
            </w:r>
          </w:p>
        </w:tc>
        <w:tc>
          <w:tcPr>
            <w:tcW w:w="0" w:type="auto"/>
            <w:tcPrChange w:id="5212"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D6EA557" w14:textId="77777777" w:rsidR="00DA1741" w:rsidRDefault="00000000">
            <w:pPr>
              <w:pStyle w:val="Compact"/>
              <w:pPrChange w:id="5213" w:author="DIEGO CORDOBA URRUTIA" w:date="2026-06-07T04:36:00Z" w16du:dateUtc="2026-06-07T10:36:00Z">
                <w:pPr>
                  <w:jc w:val="both"/>
                </w:pPr>
              </w:pPrChange>
            </w:pPr>
            <w:r>
              <w:rPr>
                <w:rPrChange w:id="5214" w:author="DIEGO CORDOBA URRUTIA" w:date="2026-06-07T04:36:00Z" w16du:dateUtc="2026-06-07T10:36:00Z">
                  <w:rPr>
                    <w:rFonts w:ascii="Arial" w:eastAsia="Arial" w:hAnsi="Arial" w:cs="Arial"/>
                    <w:color w:val="000000"/>
                    <w:sz w:val="19"/>
                    <w:szCs w:val="19"/>
                  </w:rPr>
                </w:rPrChange>
              </w:rPr>
              <w:t>555 M</w:t>
            </w:r>
          </w:p>
        </w:tc>
        <w:tc>
          <w:tcPr>
            <w:tcW w:w="0" w:type="auto"/>
            <w:tcPrChange w:id="5215"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8C9DAF6" w14:textId="77777777" w:rsidR="00DA1741" w:rsidRDefault="00000000">
            <w:pPr>
              <w:pStyle w:val="Compact"/>
              <w:pPrChange w:id="5216" w:author="DIEGO CORDOBA URRUTIA" w:date="2026-06-07T04:36:00Z" w16du:dateUtc="2026-06-07T10:36:00Z">
                <w:pPr>
                  <w:jc w:val="both"/>
                </w:pPr>
              </w:pPrChange>
            </w:pPr>
            <w:r>
              <w:rPr>
                <w:rPrChange w:id="5217" w:author="DIEGO CORDOBA URRUTIA" w:date="2026-06-07T04:36:00Z" w16du:dateUtc="2026-06-07T10:36:00Z">
                  <w:rPr>
                    <w:rFonts w:ascii="Arial" w:eastAsia="Arial" w:hAnsi="Arial" w:cs="Arial"/>
                    <w:color w:val="000000"/>
                    <w:sz w:val="19"/>
                    <w:szCs w:val="19"/>
                  </w:rPr>
                </w:rPrChange>
              </w:rPr>
              <w:t>564 M</w:t>
            </w:r>
          </w:p>
        </w:tc>
      </w:tr>
      <w:tr w:rsidR="00DA1741" w14:paraId="68618D11" w14:textId="77777777">
        <w:tblPrEx>
          <w:tblPrExChange w:id="5218" w:author="DIEGO CORDOBA URRUTIA" w:date="2026-06-07T04:36:00Z" w16du:dateUtc="2026-06-07T10:36:00Z">
            <w:tblPrEx>
              <w:tblCellMar>
                <w:top w:w="0" w:type="dxa"/>
                <w:bottom w:w="0" w:type="dxa"/>
              </w:tblCellMar>
            </w:tblPrEx>
          </w:tblPrExChange>
        </w:tblPrEx>
        <w:trPr>
          <w:trPrChange w:id="5219" w:author="DIEGO CORDOBA URRUTIA" w:date="2026-06-07T04:36:00Z" w16du:dateUtc="2026-06-07T10:36:00Z">
            <w:trPr>
              <w:gridBefore w:val="1"/>
            </w:trPr>
          </w:trPrChange>
        </w:trPr>
        <w:tc>
          <w:tcPr>
            <w:tcW w:w="0" w:type="auto"/>
            <w:tcPrChange w:id="5220"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32080DF" w14:textId="77777777" w:rsidR="00DA1741" w:rsidRDefault="00000000">
            <w:pPr>
              <w:pStyle w:val="Compact"/>
              <w:pPrChange w:id="5221" w:author="DIEGO CORDOBA URRUTIA" w:date="2026-06-07T04:36:00Z" w16du:dateUtc="2026-06-07T10:36:00Z">
                <w:pPr>
                  <w:jc w:val="both"/>
                </w:pPr>
              </w:pPrChange>
            </w:pPr>
            <w:r>
              <w:rPr>
                <w:rPrChange w:id="5222" w:author="DIEGO CORDOBA URRUTIA" w:date="2026-06-07T04:36:00Z" w16du:dateUtc="2026-06-07T10:36:00Z">
                  <w:rPr>
                    <w:rFonts w:ascii="Arial" w:eastAsia="Arial" w:hAnsi="Arial" w:cs="Arial"/>
                    <w:color w:val="000000"/>
                    <w:sz w:val="19"/>
                    <w:szCs w:val="19"/>
                  </w:rPr>
                </w:rPrChange>
              </w:rPr>
              <w:t>2032</w:t>
            </w:r>
          </w:p>
        </w:tc>
        <w:tc>
          <w:tcPr>
            <w:tcW w:w="0" w:type="auto"/>
            <w:tcPrChange w:id="5223"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0FCB377" w14:textId="77777777" w:rsidR="00DA1741" w:rsidRDefault="00000000">
            <w:pPr>
              <w:pStyle w:val="Compact"/>
              <w:pPrChange w:id="5224" w:author="DIEGO CORDOBA URRUTIA" w:date="2026-06-07T04:36:00Z" w16du:dateUtc="2026-06-07T10:36:00Z">
                <w:pPr>
                  <w:jc w:val="both"/>
                </w:pPr>
              </w:pPrChange>
            </w:pPr>
            <w:r>
              <w:rPr>
                <w:rPrChange w:id="5225" w:author="DIEGO CORDOBA URRUTIA" w:date="2026-06-07T04:36:00Z" w16du:dateUtc="2026-06-07T10:36:00Z">
                  <w:rPr>
                    <w:rFonts w:ascii="Arial" w:eastAsia="Arial" w:hAnsi="Arial" w:cs="Arial"/>
                    <w:color w:val="000000"/>
                    <w:sz w:val="19"/>
                    <w:szCs w:val="19"/>
                  </w:rPr>
                </w:rPrChange>
              </w:rPr>
              <w:t>ONS Brasil (1 subsistema)</w:t>
            </w:r>
          </w:p>
        </w:tc>
        <w:tc>
          <w:tcPr>
            <w:tcW w:w="0" w:type="auto"/>
            <w:tcPrChange w:id="5226"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97DCEE0" w14:textId="77777777" w:rsidR="00DA1741" w:rsidRDefault="00000000">
            <w:pPr>
              <w:pStyle w:val="Compact"/>
              <w:pPrChange w:id="5227" w:author="DIEGO CORDOBA URRUTIA" w:date="2026-06-07T04:36:00Z" w16du:dateUtc="2026-06-07T10:36:00Z">
                <w:pPr>
                  <w:jc w:val="both"/>
                </w:pPr>
              </w:pPrChange>
            </w:pPr>
            <w:r>
              <w:rPr>
                <w:rPrChange w:id="5228" w:author="DIEGO CORDOBA URRUTIA" w:date="2026-06-07T04:36:00Z" w16du:dateUtc="2026-06-07T10:36:00Z">
                  <w:rPr>
                    <w:rFonts w:ascii="Arial" w:eastAsia="Arial" w:hAnsi="Arial" w:cs="Arial"/>
                    <w:color w:val="000000"/>
                    <w:sz w:val="19"/>
                    <w:szCs w:val="19"/>
                  </w:rPr>
                </w:rPrChange>
              </w:rPr>
              <w:t>4,000</w:t>
            </w:r>
          </w:p>
        </w:tc>
        <w:tc>
          <w:tcPr>
            <w:tcW w:w="0" w:type="auto"/>
            <w:tcPrChange w:id="5229"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A761768" w14:textId="77777777" w:rsidR="00DA1741" w:rsidRDefault="00000000">
            <w:pPr>
              <w:pStyle w:val="Compact"/>
              <w:pPrChange w:id="5230" w:author="DIEGO CORDOBA URRUTIA" w:date="2026-06-07T04:36:00Z" w16du:dateUtc="2026-06-07T10:36:00Z">
                <w:pPr>
                  <w:jc w:val="both"/>
                </w:pPr>
              </w:pPrChange>
            </w:pPr>
            <w:r>
              <w:rPr>
                <w:rPrChange w:id="5231" w:author="DIEGO CORDOBA URRUTIA" w:date="2026-06-07T04:36:00Z" w16du:dateUtc="2026-06-07T10:36:00Z">
                  <w:rPr>
                    <w:rFonts w:ascii="Arial" w:eastAsia="Arial" w:hAnsi="Arial" w:cs="Arial"/>
                    <w:color w:val="000000"/>
                    <w:sz w:val="19"/>
                    <w:szCs w:val="19"/>
                  </w:rPr>
                </w:rPrChange>
              </w:rPr>
              <w:t>603 M</w:t>
            </w:r>
          </w:p>
        </w:tc>
        <w:tc>
          <w:tcPr>
            <w:tcW w:w="0" w:type="auto"/>
            <w:tcPrChange w:id="5232"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F6CB4D1" w14:textId="77777777" w:rsidR="00DA1741" w:rsidRDefault="00000000">
            <w:pPr>
              <w:pStyle w:val="Compact"/>
              <w:pPrChange w:id="5233" w:author="DIEGO CORDOBA URRUTIA" w:date="2026-06-07T04:36:00Z" w16du:dateUtc="2026-06-07T10:36:00Z">
                <w:pPr>
                  <w:jc w:val="both"/>
                </w:pPr>
              </w:pPrChange>
            </w:pPr>
            <w:r>
              <w:rPr>
                <w:rPrChange w:id="5234" w:author="DIEGO CORDOBA URRUTIA" w:date="2026-06-07T04:36:00Z" w16du:dateUtc="2026-06-07T10:36:00Z">
                  <w:rPr>
                    <w:rFonts w:ascii="Arial" w:eastAsia="Arial" w:hAnsi="Arial" w:cs="Arial"/>
                    <w:color w:val="000000"/>
                    <w:sz w:val="19"/>
                    <w:szCs w:val="19"/>
                  </w:rPr>
                </w:rPrChange>
              </w:rPr>
              <w:t>803 M</w:t>
            </w:r>
          </w:p>
        </w:tc>
      </w:tr>
      <w:tr w:rsidR="00DA1741" w14:paraId="1C27961A" w14:textId="77777777">
        <w:tblPrEx>
          <w:tblPrExChange w:id="5235" w:author="DIEGO CORDOBA URRUTIA" w:date="2026-06-07T04:36:00Z" w16du:dateUtc="2026-06-07T10:36:00Z">
            <w:tblPrEx>
              <w:tblCellMar>
                <w:top w:w="0" w:type="dxa"/>
                <w:bottom w:w="0" w:type="dxa"/>
              </w:tblCellMar>
            </w:tblPrEx>
          </w:tblPrExChange>
        </w:tblPrEx>
        <w:trPr>
          <w:trPrChange w:id="5236" w:author="DIEGO CORDOBA URRUTIA" w:date="2026-06-07T04:36:00Z" w16du:dateUtc="2026-06-07T10:36:00Z">
            <w:trPr>
              <w:gridBefore w:val="1"/>
            </w:trPr>
          </w:trPrChange>
        </w:trPr>
        <w:tc>
          <w:tcPr>
            <w:tcW w:w="0" w:type="auto"/>
            <w:tcPrChange w:id="5237"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16DA889" w14:textId="77777777" w:rsidR="00DA1741" w:rsidRDefault="00000000">
            <w:pPr>
              <w:pStyle w:val="Compact"/>
              <w:pPrChange w:id="5238" w:author="DIEGO CORDOBA URRUTIA" w:date="2026-06-07T04:36:00Z" w16du:dateUtc="2026-06-07T10:36:00Z">
                <w:pPr>
                  <w:jc w:val="both"/>
                </w:pPr>
              </w:pPrChange>
            </w:pPr>
            <w:r>
              <w:rPr>
                <w:rPrChange w:id="5239" w:author="DIEGO CORDOBA URRUTIA" w:date="2026-06-07T04:36:00Z" w16du:dateUtc="2026-06-07T10:36:00Z">
                  <w:rPr>
                    <w:rFonts w:ascii="Arial" w:eastAsia="Arial" w:hAnsi="Arial" w:cs="Arial"/>
                    <w:color w:val="000000"/>
                    <w:sz w:val="19"/>
                    <w:szCs w:val="19"/>
                  </w:rPr>
                </w:rPrChange>
              </w:rPr>
              <w:t>2034</w:t>
            </w:r>
          </w:p>
        </w:tc>
        <w:tc>
          <w:tcPr>
            <w:tcW w:w="0" w:type="auto"/>
            <w:tcPrChange w:id="5240"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6E73DB3" w14:textId="77777777" w:rsidR="00DA1741" w:rsidRDefault="00000000">
            <w:pPr>
              <w:pStyle w:val="Compact"/>
              <w:pPrChange w:id="5241" w:author="DIEGO CORDOBA URRUTIA" w:date="2026-06-07T04:36:00Z" w16du:dateUtc="2026-06-07T10:36:00Z">
                <w:pPr>
                  <w:jc w:val="both"/>
                </w:pPr>
              </w:pPrChange>
            </w:pPr>
            <w:r>
              <w:rPr>
                <w:rPrChange w:id="5242" w:author="DIEGO CORDOBA URRUTIA" w:date="2026-06-07T04:36:00Z" w16du:dateUtc="2026-06-07T10:36:00Z">
                  <w:rPr>
                    <w:rFonts w:ascii="Arial" w:eastAsia="Arial" w:hAnsi="Arial" w:cs="Arial"/>
                    <w:color w:val="000000"/>
                    <w:sz w:val="19"/>
                    <w:szCs w:val="19"/>
                  </w:rPr>
                </w:rPrChange>
              </w:rPr>
              <w:t>ONS Brasil (3 subsistemas)</w:t>
            </w:r>
          </w:p>
        </w:tc>
        <w:tc>
          <w:tcPr>
            <w:tcW w:w="0" w:type="auto"/>
            <w:tcPrChange w:id="5243"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036E321" w14:textId="77777777" w:rsidR="00DA1741" w:rsidRDefault="00000000">
            <w:pPr>
              <w:pStyle w:val="Compact"/>
              <w:pPrChange w:id="5244" w:author="DIEGO CORDOBA URRUTIA" w:date="2026-06-07T04:36:00Z" w16du:dateUtc="2026-06-07T10:36:00Z">
                <w:pPr>
                  <w:jc w:val="both"/>
                </w:pPr>
              </w:pPrChange>
            </w:pPr>
            <w:r>
              <w:rPr>
                <w:rPrChange w:id="5245" w:author="DIEGO CORDOBA URRUTIA" w:date="2026-06-07T04:36:00Z" w16du:dateUtc="2026-06-07T10:36:00Z">
                  <w:rPr>
                    <w:rFonts w:ascii="Arial" w:eastAsia="Arial" w:hAnsi="Arial" w:cs="Arial"/>
                    <w:color w:val="000000"/>
                    <w:sz w:val="19"/>
                    <w:szCs w:val="19"/>
                  </w:rPr>
                </w:rPrChange>
              </w:rPr>
              <w:t>5,500</w:t>
            </w:r>
          </w:p>
        </w:tc>
        <w:tc>
          <w:tcPr>
            <w:tcW w:w="0" w:type="auto"/>
            <w:tcPrChange w:id="5246"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4B44BE4" w14:textId="77777777" w:rsidR="00DA1741" w:rsidRDefault="00000000">
            <w:pPr>
              <w:pStyle w:val="Compact"/>
              <w:pPrChange w:id="5247" w:author="DIEGO CORDOBA URRUTIA" w:date="2026-06-07T04:36:00Z" w16du:dateUtc="2026-06-07T10:36:00Z">
                <w:pPr>
                  <w:jc w:val="both"/>
                </w:pPr>
              </w:pPrChange>
            </w:pPr>
            <w:r>
              <w:rPr>
                <w:rPrChange w:id="5248" w:author="DIEGO CORDOBA URRUTIA" w:date="2026-06-07T04:36:00Z" w16du:dateUtc="2026-06-07T10:36:00Z">
                  <w:rPr>
                    <w:rFonts w:ascii="Arial" w:eastAsia="Arial" w:hAnsi="Arial" w:cs="Arial"/>
                    <w:color w:val="000000"/>
                    <w:sz w:val="19"/>
                    <w:szCs w:val="19"/>
                  </w:rPr>
                </w:rPrChange>
              </w:rPr>
              <w:t>746 M</w:t>
            </w:r>
          </w:p>
        </w:tc>
        <w:tc>
          <w:tcPr>
            <w:tcW w:w="0" w:type="auto"/>
            <w:tcPrChange w:id="5249"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3D06109" w14:textId="77777777" w:rsidR="00DA1741" w:rsidRDefault="00000000">
            <w:pPr>
              <w:pStyle w:val="Compact"/>
              <w:pPrChange w:id="5250" w:author="DIEGO CORDOBA URRUTIA" w:date="2026-06-07T04:36:00Z" w16du:dateUtc="2026-06-07T10:36:00Z">
                <w:pPr>
                  <w:jc w:val="both"/>
                </w:pPr>
              </w:pPrChange>
            </w:pPr>
            <w:r>
              <w:rPr>
                <w:rPrChange w:id="5251" w:author="DIEGO CORDOBA URRUTIA" w:date="2026-06-07T04:36:00Z" w16du:dateUtc="2026-06-07T10:36:00Z">
                  <w:rPr>
                    <w:rFonts w:ascii="Arial" w:eastAsia="Arial" w:hAnsi="Arial" w:cs="Arial"/>
                    <w:color w:val="000000"/>
                    <w:sz w:val="19"/>
                    <w:szCs w:val="19"/>
                  </w:rPr>
                </w:rPrChange>
              </w:rPr>
              <w:t>1,310 M</w:t>
            </w:r>
          </w:p>
        </w:tc>
      </w:tr>
      <w:tr w:rsidR="00DA1741" w14:paraId="4768494A" w14:textId="77777777">
        <w:tblPrEx>
          <w:tblPrExChange w:id="5252" w:author="DIEGO CORDOBA URRUTIA" w:date="2026-06-07T04:36:00Z" w16du:dateUtc="2026-06-07T10:36:00Z">
            <w:tblPrEx>
              <w:tblCellMar>
                <w:top w:w="0" w:type="dxa"/>
                <w:bottom w:w="0" w:type="dxa"/>
              </w:tblCellMar>
            </w:tblPrEx>
          </w:tblPrExChange>
        </w:tblPrEx>
        <w:trPr>
          <w:trPrChange w:id="5253" w:author="DIEGO CORDOBA URRUTIA" w:date="2026-06-07T04:36:00Z" w16du:dateUtc="2026-06-07T10:36:00Z">
            <w:trPr>
              <w:gridBefore w:val="1"/>
            </w:trPr>
          </w:trPrChange>
        </w:trPr>
        <w:tc>
          <w:tcPr>
            <w:tcW w:w="0" w:type="auto"/>
            <w:tcPrChange w:id="5254" w:author="DIEGO CORDOBA URRUTIA" w:date="2026-06-07T04:36:00Z" w16du:dateUtc="2026-06-07T10:36:00Z">
              <w:tcPr>
                <w:tcW w:w="12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5B61247" w14:textId="77777777" w:rsidR="00DA1741" w:rsidRDefault="00000000">
            <w:pPr>
              <w:pStyle w:val="Compact"/>
              <w:pPrChange w:id="5255" w:author="DIEGO CORDOBA URRUTIA" w:date="2026-06-07T04:36:00Z" w16du:dateUtc="2026-06-07T10:36:00Z">
                <w:pPr>
                  <w:jc w:val="both"/>
                </w:pPr>
              </w:pPrChange>
            </w:pPr>
            <w:r>
              <w:rPr>
                <w:rPrChange w:id="5256" w:author="DIEGO CORDOBA URRUTIA" w:date="2026-06-07T04:36:00Z" w16du:dateUtc="2026-06-07T10:36:00Z">
                  <w:rPr>
                    <w:rFonts w:ascii="Arial" w:eastAsia="Arial" w:hAnsi="Arial" w:cs="Arial"/>
                    <w:color w:val="000000"/>
                    <w:sz w:val="19"/>
                    <w:szCs w:val="19"/>
                  </w:rPr>
                </w:rPrChange>
              </w:rPr>
              <w:t>2037</w:t>
            </w:r>
          </w:p>
        </w:tc>
        <w:tc>
          <w:tcPr>
            <w:tcW w:w="0" w:type="auto"/>
            <w:tcPrChange w:id="5257" w:author="DIEGO CORDOBA URRUTIA" w:date="2026-06-07T04:36:00Z" w16du:dateUtc="2026-06-07T10:36:00Z">
              <w:tcPr>
                <w:tcW w:w="24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4E7F56D" w14:textId="77777777" w:rsidR="00DA1741" w:rsidRDefault="00000000">
            <w:pPr>
              <w:pStyle w:val="Compact"/>
              <w:pPrChange w:id="5258" w:author="DIEGO CORDOBA URRUTIA" w:date="2026-06-07T04:36:00Z" w16du:dateUtc="2026-06-07T10:36:00Z">
                <w:pPr>
                  <w:jc w:val="both"/>
                </w:pPr>
              </w:pPrChange>
            </w:pPr>
            <w:r>
              <w:rPr>
                <w:rPrChange w:id="5259" w:author="DIEGO CORDOBA URRUTIA" w:date="2026-06-07T04:36:00Z" w16du:dateUtc="2026-06-07T10:36:00Z">
                  <w:rPr>
                    <w:rFonts w:ascii="Arial" w:eastAsia="Arial" w:hAnsi="Arial" w:cs="Arial"/>
                    <w:color w:val="000000"/>
                    <w:sz w:val="19"/>
                    <w:szCs w:val="19"/>
                  </w:rPr>
                </w:rPrChange>
              </w:rPr>
              <w:t>Plataforma LatAm plena</w:t>
            </w:r>
          </w:p>
        </w:tc>
        <w:tc>
          <w:tcPr>
            <w:tcW w:w="0" w:type="auto"/>
            <w:tcPrChange w:id="5260" w:author="DIEGO CORDOBA URRUTIA" w:date="2026-06-07T04:36:00Z" w16du:dateUtc="2026-06-07T10:36:00Z">
              <w:tcPr>
                <w:tcW w:w="18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1BF22F2" w14:textId="77777777" w:rsidR="00DA1741" w:rsidRDefault="00000000">
            <w:pPr>
              <w:pStyle w:val="Compact"/>
              <w:pPrChange w:id="5261" w:author="DIEGO CORDOBA URRUTIA" w:date="2026-06-07T04:36:00Z" w16du:dateUtc="2026-06-07T10:36:00Z">
                <w:pPr>
                  <w:jc w:val="both"/>
                </w:pPr>
              </w:pPrChange>
            </w:pPr>
            <w:r>
              <w:rPr>
                <w:rPrChange w:id="5262" w:author="DIEGO CORDOBA URRUTIA" w:date="2026-06-07T04:36:00Z" w16du:dateUtc="2026-06-07T10:36:00Z">
                  <w:rPr>
                    <w:rFonts w:ascii="Arial" w:eastAsia="Arial" w:hAnsi="Arial" w:cs="Arial"/>
                    <w:color w:val="000000"/>
                    <w:sz w:val="19"/>
                    <w:szCs w:val="19"/>
                  </w:rPr>
                </w:rPrChange>
              </w:rPr>
              <w:t>6,500+</w:t>
            </w:r>
          </w:p>
        </w:tc>
        <w:tc>
          <w:tcPr>
            <w:tcW w:w="0" w:type="auto"/>
            <w:tcPrChange w:id="5263" w:author="DIEGO CORDOBA URRUTIA" w:date="2026-06-07T04:36:00Z" w16du:dateUtc="2026-06-07T10:36:00Z">
              <w:tcPr>
                <w:tcW w:w="200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CACA1A3" w14:textId="77777777" w:rsidR="00DA1741" w:rsidRDefault="00000000">
            <w:pPr>
              <w:pStyle w:val="Compact"/>
              <w:pPrChange w:id="5264" w:author="DIEGO CORDOBA URRUTIA" w:date="2026-06-07T04:36:00Z" w16du:dateUtc="2026-06-07T10:36:00Z">
                <w:pPr>
                  <w:jc w:val="both"/>
                </w:pPr>
              </w:pPrChange>
            </w:pPr>
            <w:r>
              <w:rPr>
                <w:rPrChange w:id="5265" w:author="DIEGO CORDOBA URRUTIA" w:date="2026-06-07T04:36:00Z" w16du:dateUtc="2026-06-07T10:36:00Z">
                  <w:rPr>
                    <w:rFonts w:ascii="Arial" w:eastAsia="Arial" w:hAnsi="Arial" w:cs="Arial"/>
                    <w:color w:val="000000"/>
                    <w:sz w:val="19"/>
                    <w:szCs w:val="19"/>
                  </w:rPr>
                </w:rPrChange>
              </w:rPr>
              <w:t>900 M+</w:t>
            </w:r>
          </w:p>
        </w:tc>
        <w:tc>
          <w:tcPr>
            <w:tcW w:w="0" w:type="auto"/>
            <w:tcPrChange w:id="5266" w:author="DIEGO CORDOBA URRUTIA" w:date="2026-06-07T04:36:00Z" w16du:dateUtc="2026-06-07T10:36:00Z">
              <w:tcPr>
                <w:tcW w:w="25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5C1D07F" w14:textId="77777777" w:rsidR="00DA1741" w:rsidRDefault="00000000">
            <w:pPr>
              <w:pStyle w:val="Compact"/>
              <w:pPrChange w:id="5267" w:author="DIEGO CORDOBA URRUTIA" w:date="2026-06-07T04:36:00Z" w16du:dateUtc="2026-06-07T10:36:00Z">
                <w:pPr>
                  <w:jc w:val="both"/>
                </w:pPr>
              </w:pPrChange>
            </w:pPr>
            <w:r>
              <w:rPr>
                <w:rPrChange w:id="5268" w:author="DIEGO CORDOBA URRUTIA" w:date="2026-06-07T04:36:00Z" w16du:dateUtc="2026-06-07T10:36:00Z">
                  <w:rPr>
                    <w:rFonts w:ascii="Arial" w:eastAsia="Arial" w:hAnsi="Arial" w:cs="Arial"/>
                    <w:color w:val="000000"/>
                    <w:sz w:val="19"/>
                    <w:szCs w:val="19"/>
                  </w:rPr>
                </w:rPrChange>
              </w:rPr>
              <w:t>2,100 M+</w:t>
            </w:r>
          </w:p>
        </w:tc>
      </w:tr>
    </w:tbl>
    <w:p w14:paraId="06D07BB8" w14:textId="77777777" w:rsidR="00DA1741" w:rsidRPr="00A9569D" w:rsidRDefault="00000000">
      <w:pPr>
        <w:pStyle w:val="BodyText"/>
        <w:rPr>
          <w:lang w:val="es-419"/>
          <w:rPrChange w:id="5269" w:author="DIEGO CORDOBA URRUTIA" w:date="2026-06-07T04:36:00Z" w16du:dateUtc="2026-06-07T10:36:00Z">
            <w:rPr/>
          </w:rPrChange>
        </w:rPr>
        <w:pPrChange w:id="5270" w:author="DIEGO CORDOBA URRUTIA" w:date="2026-06-07T04:36:00Z" w16du:dateUtc="2026-06-07T10:36:00Z">
          <w:pPr>
            <w:spacing w:before="80" w:after="320" w:line="380" w:lineRule="auto"/>
            <w:jc w:val="center"/>
          </w:pPr>
        </w:pPrChange>
      </w:pPr>
      <w:r w:rsidRPr="00A9569D">
        <w:rPr>
          <w:lang w:val="es-419"/>
          <w:rPrChange w:id="5271" w:author="DIEGO CORDOBA URRUTIA" w:date="2026-06-07T04:36:00Z" w16du:dateUtc="2026-06-07T10:36:00Z">
            <w:rPr>
              <w:color w:val="888888"/>
              <w:sz w:val="20"/>
              <w:szCs w:val="20"/>
            </w:rPr>
          </w:rPrChange>
        </w:rPr>
        <w:t>Tabla 6.6: Cronograma de expansión regional y proyección de ingresos — Plataforma PRIMEnergeia LatAm.</w:t>
      </w:r>
    </w:p>
    <w:p w14:paraId="07270189" w14:textId="77777777" w:rsidR="00DA1741" w:rsidRPr="00A9569D" w:rsidRDefault="00000000">
      <w:pPr>
        <w:pStyle w:val="Heading3"/>
        <w:rPr>
          <w:lang w:val="es-419"/>
          <w:rPrChange w:id="5272" w:author="DIEGO CORDOBA URRUTIA" w:date="2026-06-07T04:36:00Z" w16du:dateUtc="2026-06-07T10:36:00Z">
            <w:rPr/>
          </w:rPrChange>
        </w:rPr>
      </w:pPr>
      <w:bookmarkStart w:id="5273" w:name="_Toc231042737"/>
      <w:bookmarkStart w:id="5274" w:name="X3e165e39ef72d52999af14a9b7cc3400bd84daa"/>
      <w:r w:rsidRPr="00A9569D">
        <w:rPr>
          <w:lang w:val="es-419"/>
          <w:rPrChange w:id="5275" w:author="DIEGO CORDOBA URRUTIA" w:date="2026-06-07T04:36:00Z" w16du:dateUtc="2026-06-07T10:36:00Z">
            <w:rPr/>
          </w:rPrChange>
        </w:rPr>
        <w:t>6.5.2</w:t>
      </w:r>
      <w:del w:id="5276" w:author="DIEGO CORDOBA URRUTIA" w:date="2026-06-07T04:36:00Z" w16du:dateUtc="2026-06-07T10:36:00Z">
        <w:r>
          <w:rPr>
            <w:rFonts w:ascii="Arial" w:eastAsia="Arial" w:hAnsi="Arial" w:cs="Arial"/>
            <w:color w:val="0D2B45"/>
          </w:rPr>
          <w:delText xml:space="preserve"> </w:delText>
        </w:r>
      </w:del>
      <w:r w:rsidRPr="00A9569D">
        <w:rPr>
          <w:lang w:val="es-419"/>
          <w:rPrChange w:id="5277" w:author="DIEGO CORDOBA URRUTIA" w:date="2026-06-07T04:36:00Z" w16du:dateUtc="2026-06-07T10:36:00Z">
            <w:rPr/>
          </w:rPrChange>
        </w:rPr>
        <w:t xml:space="preserve"> Los Invariantes del Marco HJB-Myerson entre Mercados</w:t>
      </w:r>
      <w:bookmarkEnd w:id="5273"/>
    </w:p>
    <w:p w14:paraId="7E72A761" w14:textId="77777777" w:rsidR="00DA1741" w:rsidRPr="00A9569D" w:rsidRDefault="00000000">
      <w:pPr>
        <w:pStyle w:val="FirstParagraph"/>
        <w:rPr>
          <w:lang w:val="es-419"/>
          <w:rPrChange w:id="5278" w:author="DIEGO CORDOBA URRUTIA" w:date="2026-06-07T04:36:00Z" w16du:dateUtc="2026-06-07T10:36:00Z">
            <w:rPr/>
          </w:rPrChange>
        </w:rPr>
        <w:pPrChange w:id="5279" w:author="DIEGO CORDOBA URRUTIA" w:date="2026-06-07T04:36:00Z" w16du:dateUtc="2026-06-07T10:36:00Z">
          <w:pPr>
            <w:spacing w:after="200" w:line="380" w:lineRule="auto"/>
            <w:jc w:val="both"/>
          </w:pPr>
        </w:pPrChange>
      </w:pPr>
      <w:r w:rsidRPr="00A9569D">
        <w:rPr>
          <w:lang w:val="es-419"/>
          <w:rPrChange w:id="5280" w:author="DIEGO CORDOBA URRUTIA" w:date="2026-06-07T04:36:00Z" w16du:dateUtc="2026-06-07T10:36:00Z">
            <w:rPr>
              <w:color w:val="000000"/>
            </w:rPr>
          </w:rPrChange>
        </w:rPr>
        <w:t xml:space="preserve">A pesar de la heterogeneidad de los tres mercados, cuatro principios del marco HJB-Myerson son invariantes y constituyen las ventajas competitivas transferibles de PRIMEnergeia. Primero, la dualidad HJB–Black-Scholes aplica en cualquier mercado </w:t>
      </w:r>
      <w:r w:rsidRPr="00A9569D">
        <w:rPr>
          <w:lang w:val="es-419"/>
          <w:rPrChange w:id="5281" w:author="DIEGO CORDOBA URRUTIA" w:date="2026-06-07T04:36:00Z" w16du:dateUtc="2026-06-07T10:36:00Z">
            <w:rPr>
              <w:color w:val="000000"/>
            </w:rPr>
          </w:rPrChange>
        </w:rPr>
        <w:lastRenderedPageBreak/>
        <w:t xml:space="preserve">donde la frecuencia siga un proceso de difusión —la forma funcional de la HJB cambia (OU simple, OU vectorial, Lévy con saltos, Heston con vol estocástica) pero el principio de valoración es idéntico. Segundo, el Linkage Principle de Milgrom-Weber mejora el mecanismo de subasta independientemente de </w:t>
      </w:r>
      <w:r>
        <w:rPr>
          <w:rPrChange w:id="5282" w:author="DIEGO CORDOBA URRUTIA" w:date="2026-06-07T04:36:00Z" w16du:dateUtc="2026-06-07T10:36:00Z">
            <w:rPr>
              <w:color w:val="000000"/>
            </w:rPr>
          </w:rPrChange>
        </w:rPr>
        <w:t>α</w:t>
      </w:r>
      <w:r w:rsidRPr="00A9569D">
        <w:rPr>
          <w:lang w:val="es-419"/>
          <w:rPrChange w:id="5283" w:author="DIEGO CORDOBA URRUTIA" w:date="2026-06-07T04:36:00Z" w16du:dateUtc="2026-06-07T10:36:00Z">
            <w:rPr>
              <w:color w:val="000000"/>
            </w:rPr>
          </w:rPrChange>
        </w:rPr>
        <w:t>: en Colombia (</w:t>
      </w:r>
      <w:r>
        <w:rPr>
          <w:rPrChange w:id="5284" w:author="DIEGO CORDOBA URRUTIA" w:date="2026-06-07T04:36:00Z" w16du:dateUtc="2026-06-07T10:36:00Z">
            <w:rPr>
              <w:color w:val="000000"/>
            </w:rPr>
          </w:rPrChange>
        </w:rPr>
        <w:t>α</w:t>
      </w:r>
      <w:r w:rsidRPr="00A9569D">
        <w:rPr>
          <w:lang w:val="es-419"/>
          <w:rPrChange w:id="5285" w:author="DIEGO CORDOBA URRUTIA" w:date="2026-06-07T04:36:00Z" w16du:dateUtc="2026-06-07T10:36:00Z">
            <w:rPr>
              <w:color w:val="000000"/>
            </w:rPr>
          </w:rPrChange>
        </w:rPr>
        <w:t xml:space="preserve"> = 0.61) el efecto es mayor, en México (</w:t>
      </w:r>
      <w:r>
        <w:rPr>
          <w:rPrChange w:id="5286" w:author="DIEGO CORDOBA URRUTIA" w:date="2026-06-07T04:36:00Z" w16du:dateUtc="2026-06-07T10:36:00Z">
            <w:rPr>
              <w:color w:val="000000"/>
            </w:rPr>
          </w:rPrChange>
        </w:rPr>
        <w:t>α</w:t>
      </w:r>
      <w:r w:rsidRPr="00A9569D">
        <w:rPr>
          <w:lang w:val="es-419"/>
          <w:rPrChange w:id="5287" w:author="DIEGO CORDOBA URRUTIA" w:date="2026-06-07T04:36:00Z" w16du:dateUtc="2026-06-07T10:36:00Z">
            <w:rPr>
              <w:color w:val="000000"/>
            </w:rPr>
          </w:rPrChange>
        </w:rPr>
        <w:t xml:space="preserve"> = 0.35) es menor, pero siempre positivo. Tercero, la Prima de Control Óptimo por las restricciones físicas del activo es universal: cualquier generador o BESS tiene capacidad acotada, y la frontera libre del Capítulo 2 existe en cualquier mercado. Cuarto, la Prima de Ambigüedad del Capítulo 3 es una función de la calidad del modelo de referencia relativa al número de observaciones disponibles — en mercados jóvenes como Chile y Brasil, la ambigüedad es mayor, lo que justifica precios de contratos más altos que en México.</w:t>
      </w:r>
    </w:p>
    <w:bookmarkEnd w:id="4427"/>
    <w:bookmarkEnd w:id="5125"/>
    <w:bookmarkEnd w:id="5274"/>
    <w:p w14:paraId="0F8C2070" w14:textId="77777777" w:rsidR="00DA1741" w:rsidRDefault="00000000">
      <w:pPr>
        <w:rPr>
          <w:del w:id="5288" w:author="DIEGO CORDOBA URRUTIA" w:date="2026-06-07T04:36:00Z" w16du:dateUtc="2026-06-07T10:36:00Z"/>
        </w:rPr>
      </w:pPr>
      <w:del w:id="5289" w:author="DIEGO CORDOBA URRUTIA" w:date="2026-06-07T04:36:00Z" w16du:dateUtc="2026-06-07T10:36:00Z">
        <w:r>
          <w:br/>
        </w:r>
      </w:del>
    </w:p>
    <w:p w14:paraId="0DC52742" w14:textId="77777777" w:rsidR="00DA1741" w:rsidRPr="00A9569D" w:rsidRDefault="00000000">
      <w:pPr>
        <w:pStyle w:val="Heading1"/>
        <w:rPr>
          <w:lang w:val="es-419"/>
          <w:rPrChange w:id="5290" w:author="DIEGO CORDOBA URRUTIA" w:date="2026-06-07T04:36:00Z" w16du:dateUtc="2026-06-07T10:36:00Z">
            <w:rPr/>
          </w:rPrChange>
        </w:rPr>
      </w:pPr>
      <w:bookmarkStart w:id="5291" w:name="_Toc231042738"/>
      <w:bookmarkStart w:id="5292" w:name="conclusiones"/>
      <w:r w:rsidRPr="00A9569D">
        <w:rPr>
          <w:lang w:val="es-419"/>
          <w:rPrChange w:id="5293" w:author="DIEGO CORDOBA URRUTIA" w:date="2026-06-07T04:36:00Z" w16du:dateUtc="2026-06-07T10:36:00Z">
            <w:rPr/>
          </w:rPrChange>
        </w:rPr>
        <w:t>Conclusiones</w:t>
      </w:r>
      <w:bookmarkEnd w:id="5291"/>
    </w:p>
    <w:p w14:paraId="5F7FB5CA" w14:textId="77777777" w:rsidR="00DA1741" w:rsidRPr="00A9569D" w:rsidRDefault="00000000">
      <w:pPr>
        <w:pStyle w:val="Heading2"/>
        <w:rPr>
          <w:lang w:val="es-419"/>
          <w:rPrChange w:id="5294" w:author="DIEGO CORDOBA URRUTIA" w:date="2026-06-07T04:36:00Z" w16du:dateUtc="2026-06-07T10:36:00Z">
            <w:rPr/>
          </w:rPrChange>
        </w:rPr>
      </w:pPr>
      <w:bookmarkStart w:id="5295" w:name="_Toc231042739"/>
      <w:r w:rsidRPr="00A9569D">
        <w:rPr>
          <w:lang w:val="es-419"/>
          <w:rPrChange w:id="5296" w:author="DIEGO CORDOBA URRUTIA" w:date="2026-06-07T04:36:00Z" w16du:dateUtc="2026-06-07T10:36:00Z">
            <w:rPr/>
          </w:rPrChange>
        </w:rPr>
        <w:t>Síntesis de Contribuciones Originales</w:t>
      </w:r>
      <w:bookmarkEnd w:id="5295"/>
    </w:p>
    <w:p w14:paraId="416DE3AB" w14:textId="77777777" w:rsidR="00DA1741" w:rsidRPr="00A9569D" w:rsidRDefault="00000000">
      <w:pPr>
        <w:pStyle w:val="FirstParagraph"/>
        <w:rPr>
          <w:lang w:val="es-419"/>
          <w:rPrChange w:id="5297" w:author="DIEGO CORDOBA URRUTIA" w:date="2026-06-07T04:36:00Z" w16du:dateUtc="2026-06-07T10:36:00Z">
            <w:rPr/>
          </w:rPrChange>
        </w:rPr>
        <w:pPrChange w:id="5298" w:author="DIEGO CORDOBA URRUTIA" w:date="2026-06-07T04:36:00Z" w16du:dateUtc="2026-06-07T10:36:00Z">
          <w:pPr>
            <w:spacing w:after="200" w:line="380" w:lineRule="auto"/>
            <w:jc w:val="both"/>
          </w:pPr>
        </w:pPrChange>
      </w:pPr>
      <w:r w:rsidRPr="00A9569D">
        <w:rPr>
          <w:lang w:val="es-419"/>
          <w:rPrChange w:id="5299" w:author="DIEGO CORDOBA URRUTIA" w:date="2026-06-07T04:36:00Z" w16du:dateUtc="2026-06-07T10:36:00Z">
            <w:rPr>
              <w:color w:val="000000"/>
            </w:rPr>
          </w:rPrChange>
        </w:rPr>
        <w:t>Esta tesis realizó cinco contribuciones originales al conocimiento en la intersección de las finanzas cuantitativas, el control óptimo estocástico, la teoría de mecanismos y la economía de mercados de energía eléctrica.</w:t>
      </w:r>
    </w:p>
    <w:p w14:paraId="2FC3F66E" w14:textId="77777777" w:rsidR="00DA1741" w:rsidRPr="00A9569D" w:rsidRDefault="00000000">
      <w:pPr>
        <w:pStyle w:val="BodyText"/>
        <w:rPr>
          <w:lang w:val="es-419"/>
          <w:rPrChange w:id="5300" w:author="DIEGO CORDOBA URRUTIA" w:date="2026-06-07T04:36:00Z" w16du:dateUtc="2026-06-07T10:36:00Z">
            <w:rPr/>
          </w:rPrChange>
        </w:rPr>
        <w:pPrChange w:id="5301" w:author="DIEGO CORDOBA URRUTIA" w:date="2026-06-07T04:36:00Z" w16du:dateUtc="2026-06-07T10:36:00Z">
          <w:pPr>
            <w:spacing w:after="200" w:line="380" w:lineRule="auto"/>
            <w:jc w:val="both"/>
          </w:pPr>
        </w:pPrChange>
      </w:pPr>
      <w:r w:rsidRPr="00A9569D">
        <w:rPr>
          <w:lang w:val="es-419"/>
          <w:rPrChange w:id="5302" w:author="DIEGO CORDOBA URRUTIA" w:date="2026-06-07T04:36:00Z" w16du:dateUtc="2026-06-07T10:36:00Z">
            <w:rPr>
              <w:color w:val="000000"/>
            </w:rPr>
          </w:rPrChange>
        </w:rPr>
        <w:t>La primera contribución es la demostración formal de la dualidad HJB–Black-Scholes, que establece que el mismo operador parabólico subyace al control óptimo de frecuencia y a la valoración de derivados financieros. Esta identidad es exacta bajo el Teorema de Feynman-Kac y se extiende al caso americano con restricciones físicas, generando la Prima de Control Óptimo (12-18% del valor del contrato). La contribución es publicable en Journal of Economic Dynamics and Control o Mathematical Finance.</w:t>
      </w:r>
    </w:p>
    <w:p w14:paraId="0BD1B59A" w14:textId="77777777" w:rsidR="00DA1741" w:rsidRPr="00A9569D" w:rsidRDefault="00000000">
      <w:pPr>
        <w:pStyle w:val="BodyText"/>
        <w:rPr>
          <w:lang w:val="es-419"/>
          <w:rPrChange w:id="5303" w:author="DIEGO CORDOBA URRUTIA" w:date="2026-06-07T04:36:00Z" w16du:dateUtc="2026-06-07T10:36:00Z">
            <w:rPr/>
          </w:rPrChange>
        </w:rPr>
        <w:pPrChange w:id="5304" w:author="DIEGO CORDOBA URRUTIA" w:date="2026-06-07T04:36:00Z" w16du:dateUtc="2026-06-07T10:36:00Z">
          <w:pPr>
            <w:spacing w:after="200" w:line="380" w:lineRule="auto"/>
            <w:jc w:val="both"/>
          </w:pPr>
        </w:pPrChange>
      </w:pPr>
      <w:r w:rsidRPr="00A9569D">
        <w:rPr>
          <w:lang w:val="es-419"/>
          <w:rPrChange w:id="5305" w:author="DIEGO CORDOBA URRUTIA" w:date="2026-06-07T04:36:00Z" w16du:dateUtc="2026-06-07T10:36:00Z">
            <w:rPr>
              <w:color w:val="000000"/>
            </w:rPr>
          </w:rPrChange>
        </w:rPr>
        <w:t>La segunda contribución es el modelo de valoración del servicio ancilar como opción real americana con barrera inferior, con subyacente de Ornstein-Uhlenbeck calibrado sobre 23.5 millones de observaciones de CENACE. El modelo produce precios teóricos que incorporan opcionalidad de ejercicio, restricciones físicas, riesgo de extinción por colapso sistémico, y asimetría informacional. La brecha de valoración estimada (tarifa actual = 56-66% del precio de equilibrio) es la evidencia empírica central de la tesis.</w:t>
      </w:r>
    </w:p>
    <w:p w14:paraId="07308E0B" w14:textId="77777777" w:rsidR="00DA1741" w:rsidRPr="00A9569D" w:rsidRDefault="00000000">
      <w:pPr>
        <w:pStyle w:val="BodyText"/>
        <w:rPr>
          <w:lang w:val="es-419"/>
          <w:rPrChange w:id="5306" w:author="DIEGO CORDOBA URRUTIA" w:date="2026-06-07T04:36:00Z" w16du:dateUtc="2026-06-07T10:36:00Z">
            <w:rPr/>
          </w:rPrChange>
        </w:rPr>
        <w:pPrChange w:id="5307" w:author="DIEGO CORDOBA URRUTIA" w:date="2026-06-07T04:36:00Z" w16du:dateUtc="2026-06-07T10:36:00Z">
          <w:pPr>
            <w:spacing w:after="200" w:line="380" w:lineRule="auto"/>
            <w:jc w:val="both"/>
          </w:pPr>
        </w:pPrChange>
      </w:pPr>
      <w:r w:rsidRPr="00A9569D">
        <w:rPr>
          <w:lang w:val="es-419"/>
          <w:rPrChange w:id="5308" w:author="DIEGO CORDOBA URRUTIA" w:date="2026-06-07T04:36:00Z" w16du:dateUtc="2026-06-07T10:36:00Z">
            <w:rPr>
              <w:color w:val="000000"/>
            </w:rPr>
          </w:rPrChange>
        </w:rPr>
        <w:t>La tercera contribución es el marco de valoración bajo ambigüedad knightiana usando el agente SAC como generador del conjunto de probabilidad adversaria. La Prima de Ambigüedad (11-27% del valor) crece con la severidad de la desviación de frecuencia, precisamente cuando el regulador más necesita protección contra el error de modelo.</w:t>
      </w:r>
    </w:p>
    <w:p w14:paraId="6CC5FF34" w14:textId="77777777" w:rsidR="00DA1741" w:rsidRPr="00A9569D" w:rsidRDefault="00000000">
      <w:pPr>
        <w:pStyle w:val="BodyText"/>
        <w:rPr>
          <w:lang w:val="es-419"/>
          <w:rPrChange w:id="5309" w:author="DIEGO CORDOBA URRUTIA" w:date="2026-06-07T04:36:00Z" w16du:dateUtc="2026-06-07T10:36:00Z">
            <w:rPr/>
          </w:rPrChange>
        </w:rPr>
        <w:pPrChange w:id="5310" w:author="DIEGO CORDOBA URRUTIA" w:date="2026-06-07T04:36:00Z" w16du:dateUtc="2026-06-07T10:36:00Z">
          <w:pPr>
            <w:spacing w:after="200" w:line="380" w:lineRule="auto"/>
            <w:jc w:val="both"/>
          </w:pPr>
        </w:pPrChange>
      </w:pPr>
      <w:r w:rsidRPr="00A9569D">
        <w:rPr>
          <w:lang w:val="es-419"/>
          <w:rPrChange w:id="5311" w:author="DIEGO CORDOBA URRUTIA" w:date="2026-06-07T04:36:00Z" w16du:dateUtc="2026-06-07T10:36:00Z">
            <w:rPr>
              <w:color w:val="000000"/>
            </w:rPr>
          </w:rPrChange>
        </w:rPr>
        <w:t xml:space="preserve">La cuarta contribución —novedad de esta versión— es el diseño del mecanismo óptimo de subasta para contratos de regulación de frecuencia, aplicando el Principio de Revelación de Myerson, el Teorema de Equivalencia de Ingresos de Vickrey-Clarke-Groves, y el Linkage Principle de Milgrom-Weber para el caso de valores afiliados. El diagnóstico de los cuatro factores que rompen la equivalencia de ingresos en el mercado CENACE (no-IID, common value </w:t>
      </w:r>
      <w:r>
        <w:rPr>
          <w:rPrChange w:id="5312" w:author="DIEGO CORDOBA URRUTIA" w:date="2026-06-07T04:36:00Z" w16du:dateUtc="2026-06-07T10:36:00Z">
            <w:rPr>
              <w:color w:val="000000"/>
            </w:rPr>
          </w:rPrChange>
        </w:rPr>
        <w:t>α</w:t>
      </w:r>
      <w:r w:rsidRPr="00A9569D">
        <w:rPr>
          <w:lang w:val="es-419"/>
          <w:rPrChange w:id="5313" w:author="DIEGO CORDOBA URRUTIA" w:date="2026-06-07T04:36:00Z" w16du:dateUtc="2026-06-07T10:36:00Z">
            <w:rPr>
              <w:color w:val="000000"/>
            </w:rPr>
          </w:rPrChange>
        </w:rPr>
        <w:t xml:space="preserve"> = 0.35, aversión al riesgo, correlación entre tipos) fundamenta la </w:t>
      </w:r>
      <w:r w:rsidRPr="00A9569D">
        <w:rPr>
          <w:lang w:val="es-419"/>
          <w:rPrChange w:id="5314" w:author="DIEGO CORDOBA URRUTIA" w:date="2026-06-07T04:36:00Z" w16du:dateUtc="2026-06-07T10:36:00Z">
            <w:rPr>
              <w:color w:val="000000"/>
            </w:rPr>
          </w:rPrChange>
        </w:rPr>
        <w:lastRenderedPageBreak/>
        <w:t>propuesta del mecanismo VCG+Linkage, que reduce el costo esperado para CENACE en MXN 95,000/MW-año frente a la subasta de primer precio.</w:t>
      </w:r>
    </w:p>
    <w:p w14:paraId="02DC6B79" w14:textId="77777777" w:rsidR="00DA1741" w:rsidRPr="00A9569D" w:rsidRDefault="00000000">
      <w:pPr>
        <w:pStyle w:val="BodyText"/>
        <w:rPr>
          <w:lang w:val="es-419"/>
          <w:rPrChange w:id="5315" w:author="DIEGO CORDOBA URRUTIA" w:date="2026-06-07T04:36:00Z" w16du:dateUtc="2026-06-07T10:36:00Z">
            <w:rPr/>
          </w:rPrChange>
        </w:rPr>
        <w:pPrChange w:id="5316" w:author="DIEGO CORDOBA URRUTIA" w:date="2026-06-07T04:36:00Z" w16du:dateUtc="2026-06-07T10:36:00Z">
          <w:pPr>
            <w:spacing w:after="200" w:line="380" w:lineRule="auto"/>
            <w:jc w:val="both"/>
          </w:pPr>
        </w:pPrChange>
      </w:pPr>
      <w:r w:rsidRPr="00A9569D">
        <w:rPr>
          <w:lang w:val="es-419"/>
          <w:rPrChange w:id="5317" w:author="DIEGO CORDOBA URRUTIA" w:date="2026-06-07T04:36:00Z" w16du:dateUtc="2026-06-07T10:36:00Z">
            <w:rPr>
              <w:color w:val="000000"/>
            </w:rPr>
          </w:rPrChange>
        </w:rPr>
        <w:t>La quinta contribución es la cuantificación del bienestar social en seis canales, con VPN total México+LatAm de USD 3.24 mil millones y ratio beneficio-costo de 22.4x. La sexta contribución es el análisis comparado de los mercados de Colombia (XM), Chile (CEN) y Brasil (ONS), calibrando el marco HJB-Myerson con las heterogeneidades paramétricas propias de cada sistema —proceso de Lévy para Colombia, modelo de Heston con volatilidad estocástica para Chile, y OU vectorial de dimensión 5 para Brasil— y proyectando USD 277 millones anuales de ingresos adicionales para la plataforma regional. La séptima contribución es el diseño del ecosistema financiero Eureka-Sovereign integrado con el contrato de regulación: opciones call sobre GE Vernova al 22.5% de descuento sobre el precio Black-Scholes, financiadas con el Daily Gains Sweep del portafolio Core, generando un Sharpe del portafolio completo de 1.47 y una distribución de riqueza a 10 años con mediana de USD 1.24 mil millones., con VPN total México+LatAm de USD 3.24 mil millones y ratio beneficio-costo de 22.4x. El Canal 6 (estabilidad macroeconómica) domina el análisis via la reducción de −3 bps en el spread soberano sobre MXN 15.2 billones de deuda pública. Este análisis es el argumento de política pública para presentar ante la CRE, SENER y SHCP.</w:t>
      </w:r>
    </w:p>
    <w:p w14:paraId="5D13C4EA" w14:textId="77777777" w:rsidR="00DA1741" w:rsidRPr="00A9569D" w:rsidRDefault="00000000">
      <w:pPr>
        <w:pStyle w:val="Heading2"/>
        <w:rPr>
          <w:lang w:val="es-419"/>
          <w:rPrChange w:id="5318" w:author="DIEGO CORDOBA URRUTIA" w:date="2026-06-07T04:36:00Z" w16du:dateUtc="2026-06-07T10:36:00Z">
            <w:rPr/>
          </w:rPrChange>
        </w:rPr>
      </w:pPr>
      <w:bookmarkStart w:id="5319" w:name="_Toc231042740"/>
      <w:r w:rsidRPr="00A9569D">
        <w:rPr>
          <w:lang w:val="es-419"/>
          <w:rPrChange w:id="5320" w:author="DIEGO CORDOBA URRUTIA" w:date="2026-06-07T04:36:00Z" w16du:dateUtc="2026-06-07T10:36:00Z">
            <w:rPr/>
          </w:rPrChange>
        </w:rPr>
        <w:t>Limitaciones y Extensiones</w:t>
      </w:r>
      <w:bookmarkEnd w:id="5319"/>
    </w:p>
    <w:p w14:paraId="5A763B8C" w14:textId="77777777" w:rsidR="00DA1741" w:rsidRPr="00A9569D" w:rsidRDefault="00000000">
      <w:pPr>
        <w:pStyle w:val="Heading3"/>
        <w:rPr>
          <w:lang w:val="es-419"/>
          <w:rPrChange w:id="5321" w:author="DIEGO CORDOBA URRUTIA" w:date="2026-06-07T04:36:00Z" w16du:dateUtc="2026-06-07T10:36:00Z">
            <w:rPr/>
          </w:rPrChange>
        </w:rPr>
      </w:pPr>
      <w:bookmarkStart w:id="5322" w:name="_Toc231042741"/>
      <w:bookmarkStart w:id="5323" w:name="Xfd6da28917214bc3026c9395c5c3f2027869013"/>
      <w:r w:rsidRPr="00A9569D">
        <w:rPr>
          <w:lang w:val="es-419"/>
          <w:rPrChange w:id="5324" w:author="DIEGO CORDOBA URRUTIA" w:date="2026-06-07T04:36:00Z" w16du:dateUtc="2026-06-07T10:36:00Z">
            <w:rPr/>
          </w:rPrChange>
        </w:rPr>
        <w:t>L.1</w:t>
      </w:r>
      <w:del w:id="5325" w:author="DIEGO CORDOBA URRUTIA" w:date="2026-06-07T04:36:00Z" w16du:dateUtc="2026-06-07T10:36:00Z">
        <w:r>
          <w:rPr>
            <w:rFonts w:ascii="Arial" w:eastAsia="Arial" w:hAnsi="Arial" w:cs="Arial"/>
            <w:color w:val="0D2B45"/>
          </w:rPr>
          <w:delText xml:space="preserve"> </w:delText>
        </w:r>
      </w:del>
      <w:r w:rsidRPr="00A9569D">
        <w:rPr>
          <w:lang w:val="es-419"/>
          <w:rPrChange w:id="5326" w:author="DIEGO CORDOBA URRUTIA" w:date="2026-06-07T04:36:00Z" w16du:dateUtc="2026-06-07T10:36:00Z">
            <w:rPr/>
          </w:rPrChange>
        </w:rPr>
        <w:t xml:space="preserve"> Sesgo de ventana de calibración y cambio de régimen tecnológico</w:t>
      </w:r>
      <w:bookmarkEnd w:id="5322"/>
    </w:p>
    <w:p w14:paraId="04D741FB" w14:textId="77777777" w:rsidR="00DA1741" w:rsidRPr="00A9569D" w:rsidRDefault="00000000">
      <w:pPr>
        <w:pStyle w:val="FirstParagraph"/>
        <w:rPr>
          <w:lang w:val="es-419"/>
          <w:rPrChange w:id="5327" w:author="DIEGO CORDOBA URRUTIA" w:date="2026-06-07T04:36:00Z" w16du:dateUtc="2026-06-07T10:36:00Z">
            <w:rPr/>
          </w:rPrChange>
        </w:rPr>
        <w:pPrChange w:id="5328" w:author="DIEGO CORDOBA URRUTIA" w:date="2026-06-07T04:36:00Z" w16du:dateUtc="2026-06-07T10:36:00Z">
          <w:pPr>
            <w:spacing w:after="200" w:line="380" w:lineRule="auto"/>
            <w:jc w:val="both"/>
          </w:pPr>
        </w:pPrChange>
      </w:pPr>
      <w:r w:rsidRPr="00A9569D">
        <w:rPr>
          <w:lang w:val="es-419"/>
          <w:rPrChange w:id="5329" w:author="DIEGO CORDOBA URRUTIA" w:date="2026-06-07T04:36:00Z" w16du:dateUtc="2026-06-07T10:36:00Z">
            <w:rPr>
              <w:color w:val="000000"/>
            </w:rPr>
          </w:rPrChange>
        </w:rPr>
        <w:t xml:space="preserve">La estimación MLE de los parámetros OU sobre el período enero 2022 – diciembre 2024 introduce un sesgo de selección temporal cuantificable. Entre 2021 y 2024, la capacidad eólica instalada en el norte del SIN creció de 6.7 GW a 11.2 GW —un incremento del 67%— generando un régimen de variabilidad de frecuencia inusualmente alta que no describe las condiciones de largo plazo del sistema. La consecuencia estadística es que </w:t>
      </w:r>
      <w:r>
        <w:rPr>
          <w:rPrChange w:id="5330" w:author="DIEGO CORDOBA URRUTIA" w:date="2026-06-07T04:36:00Z" w16du:dateUtc="2026-06-07T10:36:00Z">
            <w:rPr>
              <w:color w:val="000000"/>
            </w:rPr>
          </w:rPrChange>
        </w:rPr>
        <w:t>σ</w:t>
      </w:r>
      <w:r w:rsidRPr="00A9569D">
        <w:rPr>
          <w:lang w:val="es-419"/>
          <w:rPrChange w:id="5331" w:author="DIEGO CORDOBA URRUTIA" w:date="2026-06-07T04:36:00Z" w16du:dateUtc="2026-06-07T10:36:00Z">
            <w:rPr>
              <w:color w:val="000000"/>
            </w:rPr>
          </w:rPrChange>
        </w:rPr>
        <w:t>̂_OU = 0.01483 Hz/√s puede sobreestimar la volatilidad estructural en un rango de 8–15%, sesgando el precio del contrato hacia arriba en MXN 10,700–20,100/MW-año vía el Vega positivo de la Tabla 2.2.</w:t>
      </w:r>
    </w:p>
    <w:p w14:paraId="510ADEAC" w14:textId="77777777" w:rsidR="00DA1741" w:rsidRPr="00A9569D" w:rsidRDefault="00000000">
      <w:pPr>
        <w:pStyle w:val="BodyText"/>
        <w:rPr>
          <w:lang w:val="es-419"/>
          <w:rPrChange w:id="5332" w:author="DIEGO CORDOBA URRUTIA" w:date="2026-06-07T04:36:00Z" w16du:dateUtc="2026-06-07T10:36:00Z">
            <w:rPr/>
          </w:rPrChange>
        </w:rPr>
        <w:pPrChange w:id="5333" w:author="DIEGO CORDOBA URRUTIA" w:date="2026-06-07T04:36:00Z" w16du:dateUtc="2026-06-07T10:36:00Z">
          <w:pPr>
            <w:spacing w:after="200" w:line="380" w:lineRule="auto"/>
            <w:jc w:val="both"/>
          </w:pPr>
        </w:pPrChange>
      </w:pPr>
      <w:r w:rsidRPr="00A9569D">
        <w:rPr>
          <w:lang w:val="es-419"/>
          <w:rPrChange w:id="5334" w:author="DIEGO CORDOBA URRUTIA" w:date="2026-06-07T04:36:00Z" w16du:dateUtc="2026-06-07T10:36:00Z">
            <w:rPr>
              <w:color w:val="000000"/>
            </w:rPr>
          </w:rPrChange>
        </w:rPr>
        <w:t xml:space="preserve">Ampliar la ventana a 10+ años con datos pre-reforma (anteriores a 2016) no resuelve el problema: esos datos provienen de un régimen regulatorio y tecnológico estructuralmente distinto —sin mercado mayorista, sin precios marginales locales, con mezcla de generación casi exclusivamente convencional— introduciendo un sesgo opuesto. La extensión correcta es un modelo de parámetros con cambio de régimen (Hamilton, 1989): un proceso OU con estados latentes s_t ∈ {Bajo, Alto}, donde </w:t>
      </w:r>
      <w:r>
        <w:rPr>
          <w:rPrChange w:id="5335" w:author="DIEGO CORDOBA URRUTIA" w:date="2026-06-07T04:36:00Z" w16du:dateUtc="2026-06-07T10:36:00Z">
            <w:rPr>
              <w:color w:val="000000"/>
            </w:rPr>
          </w:rPrChange>
        </w:rPr>
        <w:t>κ</w:t>
      </w:r>
      <w:r w:rsidRPr="00A9569D">
        <w:rPr>
          <w:lang w:val="es-419"/>
          <w:rPrChange w:id="5336" w:author="DIEGO CORDOBA URRUTIA" w:date="2026-06-07T04:36:00Z" w16du:dateUtc="2026-06-07T10:36:00Z">
            <w:rPr>
              <w:color w:val="000000"/>
            </w:rPr>
          </w:rPrChange>
        </w:rPr>
        <w:t xml:space="preserve">(s_t) y </w:t>
      </w:r>
      <w:r>
        <w:rPr>
          <w:rPrChange w:id="5337" w:author="DIEGO CORDOBA URRUTIA" w:date="2026-06-07T04:36:00Z" w16du:dateUtc="2026-06-07T10:36:00Z">
            <w:rPr>
              <w:color w:val="000000"/>
            </w:rPr>
          </w:rPrChange>
        </w:rPr>
        <w:t>σ</w:t>
      </w:r>
      <w:r w:rsidRPr="00A9569D">
        <w:rPr>
          <w:lang w:val="es-419"/>
          <w:rPrChange w:id="5338" w:author="DIEGO CORDOBA URRUTIA" w:date="2026-06-07T04:36:00Z" w16du:dateUtc="2026-06-07T10:36:00Z">
            <w:rPr>
              <w:color w:val="000000"/>
            </w:rPr>
          </w:rPrChange>
        </w:rPr>
        <w:t>(s_t) dependen del régimen corriente. El estado Bajo corresponde al régimen convencional; el Alto al régimen de alta penetración renovable. Las probabilidades de transición son estimables via cadenas de Markov ocultas sobre los datos de frecuencia y capacidad renovable instalada. Este modelo produce precios del contrato condicionados en el régimen energético actual, resolviendo el sesgo sin imponer estacionariedad paramétrica de largo plazo.</w:t>
      </w:r>
    </w:p>
    <w:p w14:paraId="290D57EF" w14:textId="77777777" w:rsidR="00DA1741" w:rsidRPr="00A9569D" w:rsidRDefault="00000000">
      <w:pPr>
        <w:pStyle w:val="Heading3"/>
        <w:rPr>
          <w:lang w:val="es-419"/>
          <w:rPrChange w:id="5339" w:author="DIEGO CORDOBA URRUTIA" w:date="2026-06-07T04:36:00Z" w16du:dateUtc="2026-06-07T10:36:00Z">
            <w:rPr/>
          </w:rPrChange>
        </w:rPr>
      </w:pPr>
      <w:bookmarkStart w:id="5340" w:name="_Toc231042742"/>
      <w:bookmarkStart w:id="5341" w:name="X303537739d8c6ef1f43194c1e69b6d694cf8798"/>
      <w:bookmarkEnd w:id="5323"/>
      <w:r w:rsidRPr="00A9569D">
        <w:rPr>
          <w:lang w:val="es-419"/>
          <w:rPrChange w:id="5342" w:author="DIEGO CORDOBA URRUTIA" w:date="2026-06-07T04:36:00Z" w16du:dateUtc="2026-06-07T10:36:00Z">
            <w:rPr/>
          </w:rPrChange>
        </w:rPr>
        <w:lastRenderedPageBreak/>
        <w:t>L.2</w:t>
      </w:r>
      <w:del w:id="5343" w:author="DIEGO CORDOBA URRUTIA" w:date="2026-06-07T04:36:00Z" w16du:dateUtc="2026-06-07T10:36:00Z">
        <w:r>
          <w:rPr>
            <w:rFonts w:ascii="Arial" w:eastAsia="Arial" w:hAnsi="Arial" w:cs="Arial"/>
            <w:color w:val="0D2B45"/>
          </w:rPr>
          <w:delText xml:space="preserve"> </w:delText>
        </w:r>
      </w:del>
      <w:r w:rsidRPr="00A9569D">
        <w:rPr>
          <w:lang w:val="es-419"/>
          <w:rPrChange w:id="5344" w:author="DIEGO CORDOBA URRUTIA" w:date="2026-06-07T04:36:00Z" w16du:dateUtc="2026-06-07T10:36:00Z">
            <w:rPr/>
          </w:rPrChange>
        </w:rPr>
        <w:t xml:space="preserve"> El modelo de área única omite la dinámica interareal</w:t>
      </w:r>
      <w:bookmarkEnd w:id="5340"/>
    </w:p>
    <w:p w14:paraId="7FF3316E" w14:textId="77777777" w:rsidR="00DA1741" w:rsidRPr="00A9569D" w:rsidRDefault="00000000">
      <w:pPr>
        <w:pStyle w:val="FirstParagraph"/>
        <w:rPr>
          <w:lang w:val="es-419"/>
          <w:rPrChange w:id="5345" w:author="DIEGO CORDOBA URRUTIA" w:date="2026-06-07T04:36:00Z" w16du:dateUtc="2026-06-07T10:36:00Z">
            <w:rPr/>
          </w:rPrChange>
        </w:rPr>
        <w:pPrChange w:id="5346" w:author="DIEGO CORDOBA URRUTIA" w:date="2026-06-07T04:36:00Z" w16du:dateUtc="2026-06-07T10:36:00Z">
          <w:pPr>
            <w:spacing w:after="200" w:line="380" w:lineRule="auto"/>
            <w:jc w:val="both"/>
          </w:pPr>
        </w:pPrChange>
      </w:pPr>
      <w:r w:rsidRPr="00A9569D">
        <w:rPr>
          <w:lang w:val="es-419"/>
          <w:rPrChange w:id="5347" w:author="DIEGO CORDOBA URRUTIA" w:date="2026-06-07T04:36:00Z" w16du:dateUtc="2026-06-07T10:36:00Z">
            <w:rPr>
              <w:color w:val="000000"/>
            </w:rPr>
          </w:rPrChange>
        </w:rPr>
        <w:t>El proceso OU univariante trata la frecuencia del SIN como una variable escalar, implícitamente asumiendo que las perturbaciones se propagan instantáneamente y de manera uniforme por toda la red. Esta hipótesis viola la física del sistema: el SIN es una red de múltiples áreas acopladas mediante líneas de transmisión con impedancias no despreciables. Una pérdida de generación en la zona Norte se propaga hacia las zonas Centro, Occidental y Sur-Sureste en 0.5–5 segundos, excitando modos de oscilación interareal con frecuencias características de 0.1–2.0 Hz (modos electromecanicos documentados en los reportes de estabilidad CENACE 2022-2023). Estos modos son invisibles al modelo OU escalar, lo que significa que las correlaciones entre desviaciones de frecuencia en distintos nodos —la variable relevante para contratos de regulación multi-nodo y para el diseño de subastas zonales del Capítulo 4— están completamente ausentes.</w:t>
      </w:r>
    </w:p>
    <w:p w14:paraId="2FBC3F59" w14:textId="77777777" w:rsidR="00DA1741" w:rsidRPr="00A9569D" w:rsidRDefault="00000000">
      <w:pPr>
        <w:pStyle w:val="BodyText"/>
        <w:rPr>
          <w:lang w:val="es-419"/>
          <w:rPrChange w:id="5348" w:author="DIEGO CORDOBA URRUTIA" w:date="2026-06-07T04:36:00Z" w16du:dateUtc="2026-06-07T10:36:00Z">
            <w:rPr/>
          </w:rPrChange>
        </w:rPr>
        <w:pPrChange w:id="5349" w:author="DIEGO CORDOBA URRUTIA" w:date="2026-06-07T04:36:00Z" w16du:dateUtc="2026-06-07T10:36:00Z">
          <w:pPr>
            <w:spacing w:after="200" w:line="380" w:lineRule="auto"/>
            <w:jc w:val="both"/>
          </w:pPr>
        </w:pPrChange>
      </w:pPr>
      <w:r w:rsidRPr="00A9569D">
        <w:rPr>
          <w:lang w:val="es-419"/>
          <w:rPrChange w:id="5350" w:author="DIEGO CORDOBA URRUTIA" w:date="2026-06-07T04:36:00Z" w16du:dateUtc="2026-06-07T10:36:00Z">
            <w:rPr>
              <w:color w:val="000000"/>
            </w:rPr>
          </w:rPrChange>
        </w:rPr>
        <w:t>La extensión natural es el proceso OU vectorial: d(</w:t>
      </w:r>
      <w:r>
        <w:rPr>
          <w:rPrChange w:id="5351" w:author="DIEGO CORDOBA URRUTIA" w:date="2026-06-07T04:36:00Z" w16du:dateUtc="2026-06-07T10:36:00Z">
            <w:rPr>
              <w:color w:val="000000"/>
            </w:rPr>
          </w:rPrChange>
        </w:rPr>
        <w:t>Δ</w:t>
      </w:r>
      <w:r w:rsidRPr="00A9569D">
        <w:rPr>
          <w:lang w:val="es-419"/>
          <w:rPrChange w:id="5352" w:author="DIEGO CORDOBA URRUTIA" w:date="2026-06-07T04:36:00Z" w16du:dateUtc="2026-06-07T10:36:00Z">
            <w:rPr>
              <w:color w:val="000000"/>
            </w:rPr>
          </w:rPrChange>
        </w:rPr>
        <w:t>f) = K(</w:t>
      </w:r>
      <w:r>
        <w:rPr>
          <w:rPrChange w:id="5353" w:author="DIEGO CORDOBA URRUTIA" w:date="2026-06-07T04:36:00Z" w16du:dateUtc="2026-06-07T10:36:00Z">
            <w:rPr>
              <w:color w:val="000000"/>
            </w:rPr>
          </w:rPrChange>
        </w:rPr>
        <w:t>μ</w:t>
      </w:r>
      <w:r w:rsidRPr="00A9569D">
        <w:rPr>
          <w:lang w:val="es-419"/>
          <w:rPrChange w:id="5354" w:author="DIEGO CORDOBA URRUTIA" w:date="2026-06-07T04:36:00Z" w16du:dateUtc="2026-06-07T10:36:00Z">
            <w:rPr>
              <w:color w:val="000000"/>
            </w:rPr>
          </w:rPrChange>
        </w:rPr>
        <w:t xml:space="preserve"> − </w:t>
      </w:r>
      <w:r>
        <w:rPr>
          <w:rPrChange w:id="5355" w:author="DIEGO CORDOBA URRUTIA" w:date="2026-06-07T04:36:00Z" w16du:dateUtc="2026-06-07T10:36:00Z">
            <w:rPr>
              <w:color w:val="000000"/>
            </w:rPr>
          </w:rPrChange>
        </w:rPr>
        <w:t>Δ</w:t>
      </w:r>
      <w:r w:rsidRPr="00A9569D">
        <w:rPr>
          <w:lang w:val="es-419"/>
          <w:rPrChange w:id="5356" w:author="DIEGO CORDOBA URRUTIA" w:date="2026-06-07T04:36:00Z" w16du:dateUtc="2026-06-07T10:36:00Z">
            <w:rPr>
              <w:color w:val="000000"/>
            </w:rPr>
          </w:rPrChange>
        </w:rPr>
        <w:t xml:space="preserve">f)dt + </w:t>
      </w:r>
      <w:r>
        <w:rPr>
          <w:rPrChange w:id="5357" w:author="DIEGO CORDOBA URRUTIA" w:date="2026-06-07T04:36:00Z" w16du:dateUtc="2026-06-07T10:36:00Z">
            <w:rPr>
              <w:color w:val="000000"/>
            </w:rPr>
          </w:rPrChange>
        </w:rPr>
        <w:t>Σ</w:t>
      </w:r>
      <w:r w:rsidRPr="00A9569D">
        <w:rPr>
          <w:lang w:val="es-419"/>
          <w:rPrChange w:id="5358" w:author="DIEGO CORDOBA URRUTIA" w:date="2026-06-07T04:36:00Z" w16du:dateUtc="2026-06-07T10:36:00Z">
            <w:rPr>
              <w:color w:val="000000"/>
            </w:rPr>
          </w:rPrChange>
        </w:rPr>
        <w:t xml:space="preserve">^{1/2} dW_t, donde </w:t>
      </w:r>
      <w:r>
        <w:rPr>
          <w:rPrChange w:id="5359" w:author="DIEGO CORDOBA URRUTIA" w:date="2026-06-07T04:36:00Z" w16du:dateUtc="2026-06-07T10:36:00Z">
            <w:rPr>
              <w:color w:val="000000"/>
            </w:rPr>
          </w:rPrChange>
        </w:rPr>
        <w:t>Δ</w:t>
      </w:r>
      <w:r w:rsidRPr="00A9569D">
        <w:rPr>
          <w:lang w:val="es-419"/>
          <w:rPrChange w:id="5360" w:author="DIEGO CORDOBA URRUTIA" w:date="2026-06-07T04:36:00Z" w16du:dateUtc="2026-06-07T10:36:00Z">
            <w:rPr>
              <w:color w:val="000000"/>
            </w:rPr>
          </w:rPrChange>
        </w:rPr>
        <w:t xml:space="preserve">f ∈ ℝ⁵ es el vector de desviaciones por zona de control, K es la matriz de reversión cuyas entradas fuera de la diagonal capturan los acoplamientos eléctricos entre zonas, y </w:t>
      </w:r>
      <w:r>
        <w:rPr>
          <w:rPrChange w:id="5361" w:author="DIEGO CORDOBA URRUTIA" w:date="2026-06-07T04:36:00Z" w16du:dateUtc="2026-06-07T10:36:00Z">
            <w:rPr>
              <w:color w:val="000000"/>
            </w:rPr>
          </w:rPrChange>
        </w:rPr>
        <w:t>Σ</w:t>
      </w:r>
      <w:r w:rsidRPr="00A9569D">
        <w:rPr>
          <w:lang w:val="es-419"/>
          <w:rPrChange w:id="5362" w:author="DIEGO CORDOBA URRUTIA" w:date="2026-06-07T04:36:00Z" w16du:dateUtc="2026-06-07T10:36:00Z">
            <w:rPr>
              <w:color w:val="000000"/>
            </w:rPr>
          </w:rPrChange>
        </w:rPr>
        <w:t xml:space="preserve"> es la covarianza del ruido. La HJB asociada opera sobre un espacio de estado de dimensión 10 (desviación y ROCOF por zona), lo que es computacionalmente manejable con la infraestructura de PRIMEnergeia. La implicación para el mecanismo del Capítulo 4 es que el subastador debe diseñar contratos de regulación zonales con precios diferenciados por zona en función de la volatilidad local </w:t>
      </w:r>
      <w:r>
        <w:rPr>
          <w:rPrChange w:id="5363" w:author="DIEGO CORDOBA URRUTIA" w:date="2026-06-07T04:36:00Z" w16du:dateUtc="2026-06-07T10:36:00Z">
            <w:rPr>
              <w:color w:val="000000"/>
            </w:rPr>
          </w:rPrChange>
        </w:rPr>
        <w:t>σ</w:t>
      </w:r>
      <w:r w:rsidRPr="00A9569D">
        <w:rPr>
          <w:lang w:val="es-419"/>
          <w:rPrChange w:id="5364" w:author="DIEGO CORDOBA URRUTIA" w:date="2026-06-07T04:36:00Z" w16du:dateUtc="2026-06-07T10:36:00Z">
            <w:rPr>
              <w:color w:val="000000"/>
            </w:rPr>
          </w:rPrChange>
        </w:rPr>
        <w:t xml:space="preserve">_i y de los acoplamientos </w:t>
      </w:r>
      <w:r>
        <w:rPr>
          <w:rPrChange w:id="5365" w:author="DIEGO CORDOBA URRUTIA" w:date="2026-06-07T04:36:00Z" w16du:dateUtc="2026-06-07T10:36:00Z">
            <w:rPr>
              <w:color w:val="000000"/>
            </w:rPr>
          </w:rPrChange>
        </w:rPr>
        <w:t>κ</w:t>
      </w:r>
      <w:r w:rsidRPr="00A9569D">
        <w:rPr>
          <w:lang w:val="es-419"/>
          <w:rPrChange w:id="5366" w:author="DIEGO CORDOBA URRUTIA" w:date="2026-06-07T04:36:00Z" w16du:dateUtc="2026-06-07T10:36:00Z">
            <w:rPr>
              <w:color w:val="000000"/>
            </w:rPr>
          </w:rPrChange>
        </w:rPr>
        <w:t>_{ij}.</w:t>
      </w:r>
    </w:p>
    <w:p w14:paraId="63D712DF" w14:textId="77777777" w:rsidR="00DA1741" w:rsidRPr="00A9569D" w:rsidRDefault="00000000">
      <w:pPr>
        <w:pStyle w:val="Heading3"/>
        <w:rPr>
          <w:lang w:val="es-419"/>
          <w:rPrChange w:id="5367" w:author="DIEGO CORDOBA URRUTIA" w:date="2026-06-07T04:36:00Z" w16du:dateUtc="2026-06-07T10:36:00Z">
            <w:rPr/>
          </w:rPrChange>
        </w:rPr>
      </w:pPr>
      <w:bookmarkStart w:id="5368" w:name="_Toc231042743"/>
      <w:bookmarkStart w:id="5369" w:name="X45828b220c1191631cf41bf6e7d3a81f9a118a1"/>
      <w:bookmarkEnd w:id="5341"/>
      <w:r w:rsidRPr="00A9569D">
        <w:rPr>
          <w:lang w:val="es-419"/>
          <w:rPrChange w:id="5370" w:author="DIEGO CORDOBA URRUTIA" w:date="2026-06-07T04:36:00Z" w16du:dateUtc="2026-06-07T10:36:00Z">
            <w:rPr/>
          </w:rPrChange>
        </w:rPr>
        <w:t>L.3</w:t>
      </w:r>
      <w:del w:id="5371" w:author="DIEGO CORDOBA URRUTIA" w:date="2026-06-07T04:36:00Z" w16du:dateUtc="2026-06-07T10:36:00Z">
        <w:r>
          <w:rPr>
            <w:rFonts w:ascii="Arial" w:eastAsia="Arial" w:hAnsi="Arial" w:cs="Arial"/>
            <w:color w:val="0D2B45"/>
          </w:rPr>
          <w:delText xml:space="preserve"> </w:delText>
        </w:r>
      </w:del>
      <w:r w:rsidRPr="00A9569D">
        <w:rPr>
          <w:lang w:val="es-419"/>
          <w:rPrChange w:id="5372" w:author="DIEGO CORDOBA URRUTIA" w:date="2026-06-07T04:36:00Z" w16du:dateUtc="2026-06-07T10:36:00Z">
            <w:rPr/>
          </w:rPrChange>
        </w:rPr>
        <w:t xml:space="preserve"> Complementariedades entre servicios ancilares</w:t>
      </w:r>
      <w:bookmarkEnd w:id="5368"/>
    </w:p>
    <w:p w14:paraId="4CFBD12C" w14:textId="77777777" w:rsidR="00DA1741" w:rsidRPr="00A9569D" w:rsidRDefault="00000000">
      <w:pPr>
        <w:pStyle w:val="FirstParagraph"/>
        <w:rPr>
          <w:lang w:val="es-419"/>
          <w:rPrChange w:id="5373" w:author="DIEGO CORDOBA URRUTIA" w:date="2026-06-07T04:36:00Z" w16du:dateUtc="2026-06-07T10:36:00Z">
            <w:rPr/>
          </w:rPrChange>
        </w:rPr>
        <w:pPrChange w:id="5374" w:author="DIEGO CORDOBA URRUTIA" w:date="2026-06-07T04:36:00Z" w16du:dateUtc="2026-06-07T10:36:00Z">
          <w:pPr>
            <w:spacing w:after="200" w:line="380" w:lineRule="auto"/>
            <w:jc w:val="both"/>
          </w:pPr>
        </w:pPrChange>
      </w:pPr>
      <w:r w:rsidRPr="00A9569D">
        <w:rPr>
          <w:lang w:val="es-419"/>
          <w:rPrChange w:id="5375" w:author="DIEGO CORDOBA URRUTIA" w:date="2026-06-07T04:36:00Z" w16du:dateUtc="2026-06-07T10:36:00Z">
            <w:rPr>
              <w:color w:val="000000"/>
            </w:rPr>
          </w:rPrChange>
        </w:rPr>
        <w:t>El modelo valora el servicio de regulación de frecuencia en aislamiento, ignorando las complementariedades estratégicas con otros servicios ancilares que el mismo activo puede proveer simultáneamente: regulación de voltaje (potencia reactiva), reserva no rodante (capacidad disponible en 10 minutos), y respuesta de demanda. Un BESS o un generador flexible puede ofertar múltiples servicios en el mismo período sujeto a una restricción de capacidad compartida, y el valor conjunto no es la suma de los valores individuales. La omisión de este bundling puede subestimar el valor total del activo de regulación entre un 15% y un 35%, según estudios en PJM y ERCOT (Hogan, 2005; Oren, 2001).</w:t>
      </w:r>
    </w:p>
    <w:p w14:paraId="73946EDB" w14:textId="77777777" w:rsidR="00DA1741" w:rsidRPr="00A9569D" w:rsidRDefault="00000000">
      <w:pPr>
        <w:pStyle w:val="Heading2"/>
        <w:rPr>
          <w:lang w:val="es-419"/>
          <w:rPrChange w:id="5376" w:author="DIEGO CORDOBA URRUTIA" w:date="2026-06-07T04:36:00Z" w16du:dateUtc="2026-06-07T10:36:00Z">
            <w:rPr/>
          </w:rPrChange>
        </w:rPr>
      </w:pPr>
      <w:bookmarkStart w:id="5377" w:name="_Toc231042744"/>
      <w:bookmarkStart w:id="5378" w:name="extensiones"/>
      <w:bookmarkEnd w:id="5369"/>
      <w:r w:rsidRPr="00A9569D">
        <w:rPr>
          <w:lang w:val="es-419"/>
          <w:rPrChange w:id="5379" w:author="DIEGO CORDOBA URRUTIA" w:date="2026-06-07T04:36:00Z" w16du:dateUtc="2026-06-07T10:36:00Z">
            <w:rPr/>
          </w:rPrChange>
        </w:rPr>
        <w:t>Extensiones</w:t>
      </w:r>
      <w:bookmarkEnd w:id="5377"/>
    </w:p>
    <w:p w14:paraId="206DBAA7" w14:textId="77777777" w:rsidR="00DA1741" w:rsidRPr="00A9569D" w:rsidRDefault="00000000">
      <w:pPr>
        <w:pStyle w:val="Heading3"/>
        <w:rPr>
          <w:lang w:val="es-419"/>
          <w:rPrChange w:id="5380" w:author="DIEGO CORDOBA URRUTIA" w:date="2026-06-07T04:36:00Z" w16du:dateUtc="2026-06-07T10:36:00Z">
            <w:rPr/>
          </w:rPrChange>
        </w:rPr>
      </w:pPr>
      <w:bookmarkStart w:id="5381" w:name="_Toc231042745"/>
      <w:bookmarkStart w:id="5382" w:name="X49474c45d7ed8dee37b3a6b97a525dba8accb9c"/>
      <w:r w:rsidRPr="00A9569D">
        <w:rPr>
          <w:lang w:val="es-419"/>
          <w:rPrChange w:id="5383" w:author="DIEGO CORDOBA URRUTIA" w:date="2026-06-07T04:36:00Z" w16du:dateUtc="2026-06-07T10:36:00Z">
            <w:rPr/>
          </w:rPrChange>
        </w:rPr>
        <w:t>E.1</w:t>
      </w:r>
      <w:del w:id="5384" w:author="DIEGO CORDOBA URRUTIA" w:date="2026-06-07T04:36:00Z" w16du:dateUtc="2026-06-07T10:36:00Z">
        <w:r>
          <w:rPr>
            <w:rFonts w:ascii="Arial" w:eastAsia="Arial" w:hAnsi="Arial" w:cs="Arial"/>
            <w:color w:val="0D2B45"/>
          </w:rPr>
          <w:delText xml:space="preserve"> </w:delText>
        </w:r>
      </w:del>
      <w:r w:rsidRPr="00A9569D">
        <w:rPr>
          <w:lang w:val="es-419"/>
          <w:rPrChange w:id="5385" w:author="DIEGO CORDOBA URRUTIA" w:date="2026-06-07T04:36:00Z" w16du:dateUtc="2026-06-07T10:36:00Z">
            <w:rPr/>
          </w:rPrChange>
        </w:rPr>
        <w:t xml:space="preserve"> Heterogeneidad paramétrica en mercados latinoamericanos</w:t>
      </w:r>
      <w:bookmarkEnd w:id="5381"/>
    </w:p>
    <w:p w14:paraId="2C9E4C25" w14:textId="77777777" w:rsidR="00DA1741" w:rsidRPr="00A9569D" w:rsidRDefault="00000000">
      <w:pPr>
        <w:pStyle w:val="FirstParagraph"/>
        <w:rPr>
          <w:lang w:val="es-419"/>
          <w:rPrChange w:id="5386" w:author="DIEGO CORDOBA URRUTIA" w:date="2026-06-07T04:36:00Z" w16du:dateUtc="2026-06-07T10:36:00Z">
            <w:rPr/>
          </w:rPrChange>
        </w:rPr>
        <w:pPrChange w:id="5387" w:author="DIEGO CORDOBA URRUTIA" w:date="2026-06-07T04:36:00Z" w16du:dateUtc="2026-06-07T10:36:00Z">
          <w:pPr>
            <w:spacing w:after="200" w:line="380" w:lineRule="auto"/>
            <w:jc w:val="both"/>
          </w:pPr>
        </w:pPrChange>
      </w:pPr>
      <w:r w:rsidRPr="00A9569D">
        <w:rPr>
          <w:lang w:val="es-419"/>
          <w:rPrChange w:id="5388" w:author="DIEGO CORDOBA URRUTIA" w:date="2026-06-07T04:36:00Z" w16du:dateUtc="2026-06-07T10:36:00Z">
            <w:rPr>
              <w:color w:val="000000"/>
            </w:rPr>
          </w:rPrChange>
        </w:rPr>
        <w:t>El marco HJB-Myerson es transferible a XM (Colombia), CEN (Chile) y ONS (Brasil), pero las estructuras de información y de proceso estocástico difieren de manera no trivial. Colombia opera a 60 Hz con ~70% de generación hidráulica: la dinámica de frecuencia es bimodal (estación seca vs.</w:t>
      </w:r>
      <w:ins w:id="5389" w:author="DIEGO CORDOBA URRUTIA" w:date="2026-06-07T04:36:00Z" w16du:dateUtc="2026-06-07T10:36:00Z">
        <w:r w:rsidRPr="00A9569D">
          <w:rPr>
            <w:lang w:val="es-419"/>
          </w:rPr>
          <w:t> </w:t>
        </w:r>
      </w:ins>
      <w:del w:id="5390" w:author="DIEGO CORDOBA URRUTIA" w:date="2026-06-07T04:36:00Z" w16du:dateUtc="2026-06-07T10:36:00Z">
        <w:r w:rsidRPr="00DA5EBB">
          <w:rPr>
            <w:rFonts w:ascii="Arial" w:eastAsia="Arial" w:hAnsi="Arial" w:cs="Arial"/>
            <w:color w:val="000000"/>
            <w:lang w:val="es-419"/>
          </w:rPr>
          <w:delText xml:space="preserve"> </w:delText>
        </w:r>
      </w:del>
      <w:r w:rsidRPr="00A9569D">
        <w:rPr>
          <w:lang w:val="es-419"/>
          <w:rPrChange w:id="5391" w:author="DIEGO CORDOBA URRUTIA" w:date="2026-06-07T04:36:00Z" w16du:dateUtc="2026-06-07T10:36:00Z">
            <w:rPr>
              <w:color w:val="000000"/>
            </w:rPr>
          </w:rPrChange>
        </w:rPr>
        <w:t xml:space="preserve">lluviosa), lo que requiere precisamente el modelo de cambio de régimen de la Limitación L.1, no el OU paramétrico simple. La componente de valor común en la subasta colombiana es alta porque todos los proveedores de regulación son </w:t>
      </w:r>
      <w:r w:rsidRPr="00A9569D">
        <w:rPr>
          <w:lang w:val="es-419"/>
          <w:rPrChange w:id="5392" w:author="DIEGO CORDOBA URRUTIA" w:date="2026-06-07T04:36:00Z" w16du:dateUtc="2026-06-07T10:36:00Z">
            <w:rPr>
              <w:color w:val="000000"/>
            </w:rPr>
          </w:rPrChange>
        </w:rPr>
        <w:lastRenderedPageBreak/>
        <w:t>igualmente sensibles al riesgo hidrológico —la información sobre el ENSO debería ser revelada por XM antes de cada subasta, aplicando el Linkage Principle del Capítulo 4 de manera más urgente que en CENACE.</w:t>
      </w:r>
    </w:p>
    <w:p w14:paraId="4FDBF91D" w14:textId="77777777" w:rsidR="00DA1741" w:rsidRPr="00A9569D" w:rsidRDefault="00000000">
      <w:pPr>
        <w:pStyle w:val="BodyText"/>
        <w:rPr>
          <w:lang w:val="es-419"/>
          <w:rPrChange w:id="5393" w:author="DIEGO CORDOBA URRUTIA" w:date="2026-06-07T04:36:00Z" w16du:dateUtc="2026-06-07T10:36:00Z">
            <w:rPr/>
          </w:rPrChange>
        </w:rPr>
        <w:pPrChange w:id="5394" w:author="DIEGO CORDOBA URRUTIA" w:date="2026-06-07T04:36:00Z" w16du:dateUtc="2026-06-07T10:36:00Z">
          <w:pPr>
            <w:spacing w:after="200" w:line="380" w:lineRule="auto"/>
            <w:jc w:val="both"/>
          </w:pPr>
        </w:pPrChange>
      </w:pPr>
      <w:r w:rsidRPr="00A9569D">
        <w:rPr>
          <w:lang w:val="es-419"/>
          <w:rPrChange w:id="5395" w:author="DIEGO CORDOBA URRUTIA" w:date="2026-06-07T04:36:00Z" w16du:dateUtc="2026-06-07T10:36:00Z">
            <w:rPr>
              <w:color w:val="000000"/>
            </w:rPr>
          </w:rPrChange>
        </w:rPr>
        <w:t xml:space="preserve">Chile presenta la situación más extrema: en el norte (Sistema Eléctrico del Norte Grande, SENG), la penetración solar supera el 40% con alta variabilidad intradiaria. La componente de valor común estimada es </w:t>
      </w:r>
      <w:r>
        <w:rPr>
          <w:rPrChange w:id="5396" w:author="DIEGO CORDOBA URRUTIA" w:date="2026-06-07T04:36:00Z" w16du:dateUtc="2026-06-07T10:36:00Z">
            <w:rPr>
              <w:color w:val="000000"/>
            </w:rPr>
          </w:rPrChange>
        </w:rPr>
        <w:t>α</w:t>
      </w:r>
      <w:r w:rsidRPr="00A9569D">
        <w:rPr>
          <w:lang w:val="es-419"/>
          <w:rPrChange w:id="5397" w:author="DIEGO CORDOBA URRUTIA" w:date="2026-06-07T04:36:00Z" w16du:dateUtc="2026-06-07T10:36:00Z">
            <w:rPr>
              <w:color w:val="000000"/>
            </w:rPr>
          </w:rPrChange>
        </w:rPr>
        <w:t xml:space="preserve"> ≈ 0.52 —significativamente mayor que la mexicana (0.35)— lo que amplifica tanto la maldición del ganador como el beneficio del Linkage Principle. La extensión correcta no es re-calibrar el mismo modelo sino derivar, para cada mercado, la forma funcional de la HJB que corresponde a su proceso de frecuencia dominante: difusión con saltos para Colombia (discontinuidades hídricas), OU con reversión dependiente del estado para Chile (régimen solar vs.</w:t>
      </w:r>
      <w:ins w:id="5398" w:author="DIEGO CORDOBA URRUTIA" w:date="2026-06-07T04:36:00Z" w16du:dateUtc="2026-06-07T10:36:00Z">
        <w:r w:rsidRPr="00A9569D">
          <w:rPr>
            <w:lang w:val="es-419"/>
          </w:rPr>
          <w:t> </w:t>
        </w:r>
      </w:ins>
      <w:del w:id="5399" w:author="DIEGO CORDOBA URRUTIA" w:date="2026-06-07T04:36:00Z" w16du:dateUtc="2026-06-07T10:36:00Z">
        <w:r w:rsidRPr="00DA5EBB">
          <w:rPr>
            <w:rFonts w:ascii="Arial" w:eastAsia="Arial" w:hAnsi="Arial" w:cs="Arial"/>
            <w:color w:val="000000"/>
            <w:lang w:val="es-419"/>
          </w:rPr>
          <w:delText xml:space="preserve"> </w:delText>
        </w:r>
      </w:del>
      <w:r w:rsidRPr="00A9569D">
        <w:rPr>
          <w:lang w:val="es-419"/>
          <w:rPrChange w:id="5400" w:author="DIEGO CORDOBA URRUTIA" w:date="2026-06-07T04:36:00Z" w16du:dateUtc="2026-06-07T10:36:00Z">
            <w:rPr>
              <w:color w:val="000000"/>
            </w:rPr>
          </w:rPrChange>
        </w:rPr>
        <w:t>nocturno), y OU vectorial de dimensión 5 para Brasil (cinco subsistemas del ONS).</w:t>
      </w:r>
    </w:p>
    <w:p w14:paraId="44F0A6ED" w14:textId="77777777" w:rsidR="00DA1741" w:rsidRPr="00A9569D" w:rsidRDefault="00000000">
      <w:pPr>
        <w:pStyle w:val="Heading3"/>
        <w:rPr>
          <w:lang w:val="es-419"/>
          <w:rPrChange w:id="5401" w:author="DIEGO CORDOBA URRUTIA" w:date="2026-06-07T04:36:00Z" w16du:dateUtc="2026-06-07T10:36:00Z">
            <w:rPr/>
          </w:rPrChange>
        </w:rPr>
      </w:pPr>
      <w:bookmarkStart w:id="5402" w:name="_Toc231042746"/>
      <w:bookmarkStart w:id="5403" w:name="Xdd1f6bc0102be0111ef780715229b2d5ac7e910"/>
      <w:bookmarkEnd w:id="5382"/>
      <w:r w:rsidRPr="00A9569D">
        <w:rPr>
          <w:lang w:val="es-419"/>
          <w:rPrChange w:id="5404" w:author="DIEGO CORDOBA URRUTIA" w:date="2026-06-07T04:36:00Z" w16du:dateUtc="2026-06-07T10:36:00Z">
            <w:rPr/>
          </w:rPrChange>
        </w:rPr>
        <w:t>E.2</w:t>
      </w:r>
      <w:del w:id="5405" w:author="DIEGO CORDOBA URRUTIA" w:date="2026-06-07T04:36:00Z" w16du:dateUtc="2026-06-07T10:36:00Z">
        <w:r>
          <w:rPr>
            <w:rFonts w:ascii="Arial" w:eastAsia="Arial" w:hAnsi="Arial" w:cs="Arial"/>
            <w:color w:val="0D2B45"/>
          </w:rPr>
          <w:delText xml:space="preserve"> </w:delText>
        </w:r>
      </w:del>
      <w:r w:rsidRPr="00A9569D">
        <w:rPr>
          <w:lang w:val="es-419"/>
          <w:rPrChange w:id="5406" w:author="DIEGO CORDOBA URRUTIA" w:date="2026-06-07T04:36:00Z" w16du:dateUtc="2026-06-07T10:36:00Z">
            <w:rPr/>
          </w:rPrChange>
        </w:rPr>
        <w:t xml:space="preserve"> La HJB con física electroquímica de baterías</w:t>
      </w:r>
      <w:bookmarkEnd w:id="5402"/>
    </w:p>
    <w:p w14:paraId="5F40A052" w14:textId="77777777" w:rsidR="00DA1741" w:rsidRPr="00A9569D" w:rsidRDefault="00000000">
      <w:pPr>
        <w:pStyle w:val="FirstParagraph"/>
        <w:rPr>
          <w:lang w:val="es-419"/>
          <w:rPrChange w:id="5407" w:author="DIEGO CORDOBA URRUTIA" w:date="2026-06-07T04:36:00Z" w16du:dateUtc="2026-06-07T10:36:00Z">
            <w:rPr/>
          </w:rPrChange>
        </w:rPr>
        <w:pPrChange w:id="5408" w:author="DIEGO CORDOBA URRUTIA" w:date="2026-06-07T04:36:00Z" w16du:dateUtc="2026-06-07T10:36:00Z">
          <w:pPr>
            <w:spacing w:after="200" w:line="380" w:lineRule="auto"/>
            <w:jc w:val="both"/>
          </w:pPr>
        </w:pPrChange>
      </w:pPr>
      <w:r w:rsidRPr="00A9569D">
        <w:rPr>
          <w:lang w:val="es-419"/>
          <w:rPrChange w:id="5409" w:author="DIEGO CORDOBA URRUTIA" w:date="2026-06-07T04:36:00Z" w16du:dateUtc="2026-06-07T10:36:00Z">
            <w:rPr>
              <w:color w:val="000000"/>
            </w:rPr>
          </w:rPrChange>
        </w:rPr>
        <w:t>La integración de BESS como proveedores de regulación introduce tres variables de estado adicionales en la HJB: Estado de Carga (SoC ∈ [0,1]), temperatura de celda (T_cell), y estado de degradación (DoH ∈ [0,1]). La capacidad efectiva de regulación se vuelve Ū_eff(SoC, DoH) = Ū · SoC · (1 − DoH), función no lineal del estado electroquímico. La HJB opera sobre el espacio (</w:t>
      </w:r>
      <w:r>
        <w:rPr>
          <w:rPrChange w:id="5410" w:author="DIEGO CORDOBA URRUTIA" w:date="2026-06-07T04:36:00Z" w16du:dateUtc="2026-06-07T10:36:00Z">
            <w:rPr>
              <w:color w:val="000000"/>
            </w:rPr>
          </w:rPrChange>
        </w:rPr>
        <w:t>Δ</w:t>
      </w:r>
      <w:r w:rsidRPr="00A9569D">
        <w:rPr>
          <w:lang w:val="es-419"/>
          <w:rPrChange w:id="5411" w:author="DIEGO CORDOBA URRUTIA" w:date="2026-06-07T04:36:00Z" w16du:dateUtc="2026-06-07T10:36:00Z">
            <w:rPr>
              <w:color w:val="000000"/>
            </w:rPr>
          </w:rPrChange>
        </w:rPr>
        <w:t xml:space="preserve">f, ROCOF, SoC, T_cell, DoH) ∈ ℝ⁵, generando un precio del contrato dinámico que refleja simultáneamente la volatilidad de la frecuencia y el ciclo de vida del activo. La implicación para el mecanismo del Capítulo 4 es que la función de degradación del proveedor — determinante de su tipo </w:t>
      </w:r>
      <w:r>
        <w:rPr>
          <w:rPrChange w:id="5412" w:author="DIEGO CORDOBA URRUTIA" w:date="2026-06-07T04:36:00Z" w16du:dateUtc="2026-06-07T10:36:00Z">
            <w:rPr>
              <w:color w:val="000000"/>
            </w:rPr>
          </w:rPrChange>
        </w:rPr>
        <w:t>θᵢ</w:t>
      </w:r>
      <w:r w:rsidRPr="00A9569D">
        <w:rPr>
          <w:lang w:val="es-419"/>
          <w:rPrChange w:id="5413" w:author="DIEGO CORDOBA URRUTIA" w:date="2026-06-07T04:36:00Z" w16du:dateUtc="2026-06-07T10:36:00Z">
            <w:rPr>
              <w:color w:val="000000"/>
            </w:rPr>
          </w:rPrChange>
        </w:rPr>
        <w:t xml:space="preserve"> en la subasta — es información genuinamente privada que el Linkage Principle no puede publicar sin inducir comportamiento estratégico en el mantenimiento de las baterías, creando un nuevo problema de diseño de mecanismo que la literatura aún no ha resuelto.</w:t>
      </w:r>
    </w:p>
    <w:p w14:paraId="4D535BE8" w14:textId="77777777" w:rsidR="00DA1741" w:rsidRPr="00A9569D" w:rsidRDefault="00000000">
      <w:pPr>
        <w:pStyle w:val="Heading3"/>
        <w:rPr>
          <w:lang w:val="es-419"/>
          <w:rPrChange w:id="5414" w:author="DIEGO CORDOBA URRUTIA" w:date="2026-06-07T04:36:00Z" w16du:dateUtc="2026-06-07T10:36:00Z">
            <w:rPr/>
          </w:rPrChange>
        </w:rPr>
      </w:pPr>
      <w:bookmarkStart w:id="5415" w:name="_Toc231042747"/>
      <w:bookmarkStart w:id="5416" w:name="X1d3f7feba93e908f2b34fc5a263f40b190369a1"/>
      <w:bookmarkEnd w:id="5403"/>
      <w:r w:rsidRPr="00A9569D">
        <w:rPr>
          <w:lang w:val="es-419"/>
          <w:rPrChange w:id="5417" w:author="DIEGO CORDOBA URRUTIA" w:date="2026-06-07T04:36:00Z" w16du:dateUtc="2026-06-07T10:36:00Z">
            <w:rPr/>
          </w:rPrChange>
        </w:rPr>
        <w:t>E.3</w:t>
      </w:r>
      <w:del w:id="5418" w:author="DIEGO CORDOBA URRUTIA" w:date="2026-06-07T04:36:00Z" w16du:dateUtc="2026-06-07T10:36:00Z">
        <w:r>
          <w:rPr>
            <w:rFonts w:ascii="Arial" w:eastAsia="Arial" w:hAnsi="Arial" w:cs="Arial"/>
            <w:color w:val="0D2B45"/>
          </w:rPr>
          <w:delText xml:space="preserve"> </w:delText>
        </w:r>
      </w:del>
      <w:r w:rsidRPr="00A9569D">
        <w:rPr>
          <w:lang w:val="es-419"/>
          <w:rPrChange w:id="5419" w:author="DIEGO CORDOBA URRUTIA" w:date="2026-06-07T04:36:00Z" w16du:dateUtc="2026-06-07T10:36:00Z">
            <w:rPr/>
          </w:rPrChange>
        </w:rPr>
        <w:t xml:space="preserve"> Derivados financieros de frecuencia negociables</w:t>
      </w:r>
      <w:bookmarkEnd w:id="5415"/>
    </w:p>
    <w:p w14:paraId="11F99F43" w14:textId="77777777" w:rsidR="00DA1741" w:rsidRPr="00A9569D" w:rsidRDefault="00000000">
      <w:pPr>
        <w:pStyle w:val="FirstParagraph"/>
        <w:rPr>
          <w:lang w:val="es-419"/>
          <w:rPrChange w:id="5420" w:author="DIEGO CORDOBA URRUTIA" w:date="2026-06-07T04:36:00Z" w16du:dateUtc="2026-06-07T10:36:00Z">
            <w:rPr/>
          </w:rPrChange>
        </w:rPr>
        <w:pPrChange w:id="5421" w:author="DIEGO CORDOBA URRUTIA" w:date="2026-06-07T04:36:00Z" w16du:dateUtc="2026-06-07T10:36:00Z">
          <w:pPr>
            <w:spacing w:after="200" w:line="380" w:lineRule="auto"/>
            <w:jc w:val="both"/>
          </w:pPr>
        </w:pPrChange>
      </w:pPr>
      <w:r w:rsidRPr="00A9569D">
        <w:rPr>
          <w:lang w:val="es-419"/>
          <w:rPrChange w:id="5422" w:author="DIEGO CORDOBA URRUTIA" w:date="2026-06-07T04:36:00Z" w16du:dateUtc="2026-06-07T10:36:00Z">
            <w:rPr>
              <w:color w:val="000000"/>
            </w:rPr>
          </w:rPrChange>
        </w:rPr>
        <w:t xml:space="preserve">La dualidad HJB–Black-Scholes del Capítulo 1 tiene una implicación de largo alcance que esta tesis no desarrolla completamente: si el valor de regulación de frecuencia es equivalente al precio de una opción real, los contratos de regulación son en principio titulizables y negociables en mercados organizados de derivados. Un </w:t>
      </w:r>
      <w:ins w:id="5423" w:author="DIEGO CORDOBA URRUTIA" w:date="2026-06-07T04:36:00Z" w16du:dateUtc="2026-06-07T10:36:00Z">
        <w:r w:rsidRPr="00A9569D">
          <w:rPr>
            <w:lang w:val="es-419"/>
          </w:rPr>
          <w:t>‘derivado</w:t>
        </w:r>
      </w:ins>
      <w:del w:id="5424" w:author="DIEGO CORDOBA URRUTIA" w:date="2026-06-07T04:36:00Z" w16du:dateUtc="2026-06-07T10:36:00Z">
        <w:r w:rsidRPr="00DA5EBB">
          <w:rPr>
            <w:rFonts w:ascii="Arial" w:eastAsia="Arial" w:hAnsi="Arial" w:cs="Arial"/>
            <w:color w:val="000000"/>
            <w:lang w:val="es-419"/>
          </w:rPr>
          <w:delText>'derivado</w:delText>
        </w:r>
      </w:del>
      <w:r w:rsidRPr="00A9569D">
        <w:rPr>
          <w:lang w:val="es-419"/>
          <w:rPrChange w:id="5425" w:author="DIEGO CORDOBA URRUTIA" w:date="2026-06-07T04:36:00Z" w16du:dateUtc="2026-06-07T10:36:00Z">
            <w:rPr>
              <w:color w:val="000000"/>
            </w:rPr>
          </w:rPrChange>
        </w:rPr>
        <w:t xml:space="preserve"> de </w:t>
      </w:r>
      <w:ins w:id="5426" w:author="DIEGO CORDOBA URRUTIA" w:date="2026-06-07T04:36:00Z" w16du:dateUtc="2026-06-07T10:36:00Z">
        <w:r w:rsidRPr="00A9569D">
          <w:rPr>
            <w:lang w:val="es-419"/>
          </w:rPr>
          <w:t>frecuencia’</w:t>
        </w:r>
      </w:ins>
      <w:del w:id="5427" w:author="DIEGO CORDOBA URRUTIA" w:date="2026-06-07T04:36:00Z" w16du:dateUtc="2026-06-07T10:36:00Z">
        <w:r w:rsidRPr="00DA5EBB">
          <w:rPr>
            <w:rFonts w:ascii="Arial" w:eastAsia="Arial" w:hAnsi="Arial" w:cs="Arial"/>
            <w:color w:val="000000"/>
            <w:lang w:val="es-419"/>
          </w:rPr>
          <w:delText>frecuencia'</w:delText>
        </w:r>
      </w:del>
      <w:r w:rsidRPr="00A9569D">
        <w:rPr>
          <w:lang w:val="es-419"/>
          <w:rPrChange w:id="5428" w:author="DIEGO CORDOBA URRUTIA" w:date="2026-06-07T04:36:00Z" w16du:dateUtc="2026-06-07T10:36:00Z">
            <w:rPr>
              <w:color w:val="000000"/>
            </w:rPr>
          </w:rPrChange>
        </w:rPr>
        <w:t xml:space="preserve"> sería un instrumento cuyo payoff depende de la trayectoria de </w:t>
      </w:r>
      <w:r>
        <w:rPr>
          <w:rPrChange w:id="5429" w:author="DIEGO CORDOBA URRUTIA" w:date="2026-06-07T04:36:00Z" w16du:dateUtc="2026-06-07T10:36:00Z">
            <w:rPr>
              <w:color w:val="000000"/>
            </w:rPr>
          </w:rPrChange>
        </w:rPr>
        <w:t>Δ</w:t>
      </w:r>
      <w:r w:rsidRPr="00A9569D">
        <w:rPr>
          <w:lang w:val="es-419"/>
          <w:rPrChange w:id="5430" w:author="DIEGO CORDOBA URRUTIA" w:date="2026-06-07T04:36:00Z" w16du:dateUtc="2026-06-07T10:36:00Z">
            <w:rPr>
              <w:color w:val="000000"/>
            </w:rPr>
          </w:rPrChange>
        </w:rPr>
        <w:t>f(t) — por ejemplo, una opción que paga c_ENS · max(</w:t>
      </w:r>
      <w:r>
        <w:rPr>
          <w:rPrChange w:id="5431" w:author="DIEGO CORDOBA URRUTIA" w:date="2026-06-07T04:36:00Z" w16du:dateUtc="2026-06-07T10:36:00Z">
            <w:rPr>
              <w:color w:val="000000"/>
            </w:rPr>
          </w:rPrChange>
        </w:rPr>
        <w:t>Δ</w:t>
      </w:r>
      <w:r w:rsidRPr="00A9569D">
        <w:rPr>
          <w:lang w:val="es-419"/>
          <w:rPrChange w:id="5432" w:author="DIEGO CORDOBA URRUTIA" w:date="2026-06-07T04:36:00Z" w16du:dateUtc="2026-06-07T10:36:00Z">
            <w:rPr>
              <w:color w:val="000000"/>
            </w:rPr>
          </w:rPrChange>
        </w:rPr>
        <w:t>f² − K², 0) cuando la desviación supera el strike K = 0.017 Hz durante el período de vencimiento. Este instrumento permitiría a generadores, cargadores y agregadores cubrir su exposición a la volatilidad de frecuencia sin mantener activos físicos de regulación.</w:t>
      </w:r>
    </w:p>
    <w:p w14:paraId="305F87DC" w14:textId="77777777" w:rsidR="00DA1741" w:rsidRPr="00A9569D" w:rsidRDefault="00000000">
      <w:pPr>
        <w:pStyle w:val="BodyText"/>
        <w:rPr>
          <w:lang w:val="es-419"/>
          <w:rPrChange w:id="5433" w:author="DIEGO CORDOBA URRUTIA" w:date="2026-06-07T04:36:00Z" w16du:dateUtc="2026-06-07T10:36:00Z">
            <w:rPr/>
          </w:rPrChange>
        </w:rPr>
        <w:pPrChange w:id="5434" w:author="DIEGO CORDOBA URRUTIA" w:date="2026-06-07T04:36:00Z" w16du:dateUtc="2026-06-07T10:36:00Z">
          <w:pPr>
            <w:spacing w:after="200" w:line="380" w:lineRule="auto"/>
            <w:jc w:val="both"/>
          </w:pPr>
        </w:pPrChange>
      </w:pPr>
      <w:r w:rsidRPr="00A9569D">
        <w:rPr>
          <w:lang w:val="es-419"/>
          <w:rPrChange w:id="5435" w:author="DIEGO CORDOBA URRUTIA" w:date="2026-06-07T04:36:00Z" w16du:dateUtc="2026-06-07T10:36:00Z">
            <w:rPr>
              <w:color w:val="000000"/>
            </w:rPr>
          </w:rPrChange>
        </w:rPr>
        <w:t xml:space="preserve">El diseño requiere tres condiciones que ya están cumplidas o son alcanzables: (1) un precio de referencia observable y resistente a manipulación — los datos CENACE a 4 segundos ya lo son; (2) un modelo de valoración aceptado — la fórmula OU del Capítulo 2 es ese modelo; (3) una cámara de compensación con capacidad de valorar posiciones en tiempo real usando el solucionador HJB — PRIMEnergeia puede proveer ese servicio. La secuencia lógica: primero el mercado de subasta de capacidad del Capítulo 4, luego un </w:t>
      </w:r>
      <w:r w:rsidRPr="00A9569D">
        <w:rPr>
          <w:lang w:val="es-419"/>
          <w:rPrChange w:id="5436" w:author="DIEGO CORDOBA URRUTIA" w:date="2026-06-07T04:36:00Z" w16du:dateUtc="2026-06-07T10:36:00Z">
            <w:rPr>
              <w:color w:val="000000"/>
            </w:rPr>
          </w:rPrChange>
        </w:rPr>
        <w:lastRenderedPageBreak/>
        <w:t>mercado secundario de contratos firmados, finalmente el mercado organizado de derivados de frecuencia. Este último es el horizonte de 10–15 años, pero todo el andamiaje matemático está desarrollado en esta tesis.</w:t>
      </w:r>
    </w:p>
    <w:p w14:paraId="5BEBD771" w14:textId="77777777" w:rsidR="00DA1741" w:rsidRPr="00A9569D" w:rsidRDefault="00000000">
      <w:pPr>
        <w:pStyle w:val="Heading2"/>
        <w:rPr>
          <w:lang w:val="es-419"/>
          <w:rPrChange w:id="5437" w:author="DIEGO CORDOBA URRUTIA" w:date="2026-06-07T04:36:00Z" w16du:dateUtc="2026-06-07T10:36:00Z">
            <w:rPr/>
          </w:rPrChange>
        </w:rPr>
      </w:pPr>
      <w:bookmarkStart w:id="5438" w:name="_Toc231042748"/>
      <w:bookmarkEnd w:id="5378"/>
      <w:bookmarkEnd w:id="5416"/>
      <w:r w:rsidRPr="00A9569D">
        <w:rPr>
          <w:lang w:val="es-419"/>
          <w:rPrChange w:id="5439" w:author="DIEGO CORDOBA URRUTIA" w:date="2026-06-07T04:36:00Z" w16du:dateUtc="2026-06-07T10:36:00Z">
            <w:rPr/>
          </w:rPrChange>
        </w:rPr>
        <w:t>La Reflexión Final</w:t>
      </w:r>
      <w:bookmarkEnd w:id="5438"/>
    </w:p>
    <w:p w14:paraId="01B4DFB3" w14:textId="77777777" w:rsidR="00DA1741" w:rsidRPr="00A9569D" w:rsidRDefault="00000000">
      <w:pPr>
        <w:pStyle w:val="FirstParagraph"/>
        <w:rPr>
          <w:lang w:val="es-419"/>
          <w:rPrChange w:id="5440" w:author="DIEGO CORDOBA URRUTIA" w:date="2026-06-07T04:36:00Z" w16du:dateUtc="2026-06-07T10:36:00Z">
            <w:rPr/>
          </w:rPrChange>
        </w:rPr>
        <w:pPrChange w:id="5441" w:author="DIEGO CORDOBA URRUTIA" w:date="2026-06-07T04:36:00Z" w16du:dateUtc="2026-06-07T10:36:00Z">
          <w:pPr>
            <w:spacing w:after="200" w:line="380" w:lineRule="auto"/>
            <w:jc w:val="both"/>
          </w:pPr>
        </w:pPrChange>
      </w:pPr>
      <w:r w:rsidRPr="00A9569D">
        <w:rPr>
          <w:lang w:val="es-419"/>
          <w:rPrChange w:id="5442" w:author="DIEGO CORDOBA URRUTIA" w:date="2026-06-07T04:36:00Z" w16du:dateUtc="2026-06-07T10:36:00Z">
            <w:rPr>
              <w:color w:val="000000"/>
            </w:rPr>
          </w:rPrChange>
        </w:rPr>
        <w:t>La conclusión más profunda de esta investigación es simultáneamente la más simple y la más ambiciosa: la ecuación que estabiliza la frecuencia de la red eléctrica mexicana en tiempo real es la misma ecuación que establece el precio justo de los contratos que hacen posible esa estabilización, y ese precio debe emerger a través de un mecanismo de subasta diseñado con el rigor matemático de la teoría de revelación de preferencias. Las tres afirmaciones son equivalentes, son verdaderas, y su conexión —el marco HJB-Myerson desarrollado en esta tesis— es la contribución. Las herramientas son las de la matemática financiera avanzada. Los datos son los de la ingeniería de potencia. El problema es el de la economía de los mercados latinoamericanos de energía. Y la oportunidad de impacto es, como muestra el Canal 6 del análisis de bienestar, de USD 3.24 mil millones en valor presente neto para las sociedades que lo adopten.</w:t>
      </w:r>
    </w:p>
    <w:p w14:paraId="52CD16C6" w14:textId="77777777" w:rsidR="00A7071E" w:rsidRPr="00A9569D" w:rsidRDefault="00000000">
      <w:pPr>
        <w:pStyle w:val="BodyText"/>
        <w:rPr>
          <w:ins w:id="5443" w:author="DIEGO CORDOBA URRUTIA" w:date="2026-06-07T04:36:00Z" w16du:dateUtc="2026-06-07T10:36:00Z"/>
          <w:lang w:val="es-419"/>
        </w:rPr>
      </w:pPr>
      <w:ins w:id="5444" w:author="DIEGO CORDOBA URRUTIA" w:date="2026-06-07T04:36:00Z" w16du:dateUtc="2026-06-07T10:36:00Z">
        <w:r w:rsidRPr="00A9569D">
          <w:rPr>
            <w:lang w:val="es-419"/>
          </w:rPr>
          <w:t>Tres contribuciones de la frontera académica amplían la validez y el alcance de este marco. Primero, Souganidis y Zariphopoulou (2026) demuestran que el enfoque HJB individual se extiende con rigor al caso de N agentes mediante la teoría de Juegos de Campo Medio, produciendo funciones de valor en forma cerrada en el límite N → ∞. Esta extensión, integrada en la Sección 1.8, convierte el precio del contrato de regulación en una variable de equilibrio competitivo —no solo en la valoración de un agente solitario— y provee la base matemática para mercados de regulación con entrada libre. Segundo, Yang, Xiong y Wang (2026) proveen el solver computacional (Deep FBSDE Picard) que hace tractable la solución de la HJB-MFG en el espacio de estado de alta dimensión del sistema multizonal. Sin esta herramienta, la extensión MFG sería matemáticamente correcta pero computacionalmente inaplicable. Con ella, PRIMEnergeia puede escalar el solucionador HJB al espacio de estado ℝ^{10} del SIN multizonal sin las limitaciones de la malla uniforme. Tercero, Acemoglu, Johnson y Robinson (Nobel 2024) proveen la capa institucional que esta tesis necesitaba para articular por qué la solución técnica no se implementa espontáneamente: los mercados de servicios ancilares en México y Colombia son instituciones extractivas, y el mecanismo Myerson es el diseño de la institución inclusiva que los reemplaza. La cifra de MXN 6.96 mil millones anuales en bienestar social no es solo el beneficio de un mejor modelo de valoración —es la medida de lo que la institución extractiva actual sustrae cada año a la sociedad mexicana.</w:t>
        </w:r>
      </w:ins>
    </w:p>
    <w:p w14:paraId="20EF9155" w14:textId="77777777" w:rsidR="00A7071E" w:rsidRPr="00A9569D" w:rsidRDefault="00000000">
      <w:pPr>
        <w:pStyle w:val="BodyText"/>
        <w:rPr>
          <w:ins w:id="5445" w:author="DIEGO CORDOBA URRUTIA" w:date="2026-06-07T04:36:00Z" w16du:dateUtc="2026-06-07T10:36:00Z"/>
          <w:lang w:val="es-419"/>
        </w:rPr>
      </w:pPr>
      <w:ins w:id="5446" w:author="DIEGO CORDOBA URRUTIA" w:date="2026-06-07T04:36:00Z" w16du:dateUtc="2026-06-07T10:36:00Z">
        <w:r w:rsidRPr="00A9569D">
          <w:rPr>
            <w:lang w:val="es-419"/>
          </w:rPr>
          <w:t>Estas tres capas —matemática (HJB-MFG), computacional (Deep FBSDE) e institucional (AJR)— forman la arquitectura completa del marco PRIMEnergeia. El trabajo de disertación que sigue construirá los puentes formales entre ellas.</w:t>
        </w:r>
      </w:ins>
    </w:p>
    <w:bookmarkEnd w:id="5292"/>
    <w:p w14:paraId="12F67ABF" w14:textId="77777777" w:rsidR="00DA1741" w:rsidRDefault="00000000">
      <w:pPr>
        <w:rPr>
          <w:del w:id="5447" w:author="DIEGO CORDOBA URRUTIA" w:date="2026-06-07T04:36:00Z" w16du:dateUtc="2026-06-07T10:36:00Z"/>
        </w:rPr>
      </w:pPr>
      <w:del w:id="5448" w:author="DIEGO CORDOBA URRUTIA" w:date="2026-06-07T04:36:00Z" w16du:dateUtc="2026-06-07T10:36:00Z">
        <w:r>
          <w:lastRenderedPageBreak/>
          <w:br/>
        </w:r>
      </w:del>
    </w:p>
    <w:p w14:paraId="14CFA505" w14:textId="77777777" w:rsidR="00DA1741" w:rsidRDefault="00000000">
      <w:pPr>
        <w:pStyle w:val="Heading1"/>
      </w:pPr>
      <w:bookmarkStart w:id="5449" w:name="_Toc231042749"/>
      <w:bookmarkStart w:id="5450" w:name="referencias"/>
      <w:proofErr w:type="spellStart"/>
      <w:r>
        <w:rPr>
          <w:rFonts w:ascii="Arial" w:eastAsia="Arial" w:hAnsi="Arial" w:cs="Arial"/>
          <w:color w:val="0D2B45"/>
          <w:sz w:val="34"/>
          <w:szCs w:val="34"/>
        </w:rPr>
        <w:t>Referencias</w:t>
      </w:r>
      <w:bookmarkEnd w:id="5449"/>
      <w:proofErr w:type="spellEnd"/>
    </w:p>
    <w:p w14:paraId="7CFA5AB3" w14:textId="77777777" w:rsidR="00DA1741" w:rsidRDefault="00000000">
      <w:pPr>
        <w:pStyle w:val="FirstParagraph"/>
        <w:pPrChange w:id="5451" w:author="DIEGO CORDOBA URRUTIA" w:date="2026-06-07T04:36:00Z" w16du:dateUtc="2026-06-07T10:36:00Z">
          <w:pPr>
            <w:spacing w:before="20" w:after="120" w:line="380" w:lineRule="auto"/>
            <w:jc w:val="both"/>
          </w:pPr>
        </w:pPrChange>
      </w:pPr>
      <w:r>
        <w:rPr>
          <w:rPrChange w:id="5452" w:author="DIEGO CORDOBA URRUTIA" w:date="2026-06-07T04:36:00Z" w16du:dateUtc="2026-06-07T10:36:00Z">
            <w:rPr>
              <w:color w:val="000000"/>
            </w:rPr>
          </w:rPrChange>
        </w:rPr>
        <w:t>Akerlof, G. A. (1970). The market for lemons: Quality uncertainty and the market mechanism. Quarterly Journal of Economics, 84(3), 488-500.</w:t>
      </w:r>
    </w:p>
    <w:p w14:paraId="46206B26" w14:textId="77777777" w:rsidR="00A7071E" w:rsidRPr="00A9569D" w:rsidRDefault="00000000">
      <w:pPr>
        <w:pStyle w:val="BodyText"/>
        <w:rPr>
          <w:ins w:id="5453" w:author="DIEGO CORDOBA URRUTIA" w:date="2026-06-07T04:36:00Z" w16du:dateUtc="2026-06-07T10:36:00Z"/>
          <w:lang w:val="es-419"/>
        </w:rPr>
      </w:pPr>
      <w:ins w:id="5454" w:author="DIEGO CORDOBA URRUTIA" w:date="2026-06-07T04:36:00Z" w16du:dateUtc="2026-06-07T10:36:00Z">
        <w:r w:rsidRPr="00DA5EBB">
          <w:rPr>
            <w:lang w:val="es-419"/>
          </w:rPr>
          <w:t xml:space="preserve">Acemoglu, D., Johnson, S., y Robinson, J. A. (2024). </w:t>
        </w:r>
        <w:r>
          <w:t xml:space="preserve">How institutions are formed and affect prosperity. Nobel Prize Lecture in Economic Sciences, Royal Swedish Academy of Sciences, </w:t>
        </w:r>
        <w:proofErr w:type="spellStart"/>
        <w:r>
          <w:t>Estocolmo</w:t>
        </w:r>
        <w:proofErr w:type="spellEnd"/>
        <w:r>
          <w:t xml:space="preserve">, </w:t>
        </w:r>
        <w:proofErr w:type="spellStart"/>
        <w:r>
          <w:t>octubre</w:t>
        </w:r>
        <w:proofErr w:type="spellEnd"/>
        <w:r>
          <w:t xml:space="preserve"> 2024. </w:t>
        </w:r>
        <w:r w:rsidRPr="00A9569D">
          <w:rPr>
            <w:lang w:val="es-419"/>
          </w:rPr>
          <w:t>(Premio Nobel de Economía 2024.)</w:t>
        </w:r>
      </w:ins>
    </w:p>
    <w:p w14:paraId="64BB6B51" w14:textId="77777777" w:rsidR="00A7071E" w:rsidRDefault="00000000">
      <w:pPr>
        <w:pStyle w:val="BodyText"/>
        <w:rPr>
          <w:ins w:id="5455" w:author="DIEGO CORDOBA URRUTIA" w:date="2026-06-07T04:36:00Z" w16du:dateUtc="2026-06-07T10:36:00Z"/>
        </w:rPr>
      </w:pPr>
      <w:ins w:id="5456" w:author="DIEGO CORDOBA URRUTIA" w:date="2026-06-07T04:36:00Z" w16du:dateUtc="2026-06-07T10:36:00Z">
        <w:r w:rsidRPr="00A9569D">
          <w:rPr>
            <w:lang w:val="es-419"/>
          </w:rPr>
          <w:t xml:space="preserve">Acemoglu, D. y Robinson, J. A. (2012). </w:t>
        </w:r>
        <w:r>
          <w:t>Why nations fail: The origins of power, prosperity, and poverty. Crown Publishers.</w:t>
        </w:r>
      </w:ins>
    </w:p>
    <w:p w14:paraId="0510EC74" w14:textId="77777777" w:rsidR="00A7071E" w:rsidRDefault="00000000">
      <w:pPr>
        <w:pStyle w:val="BodyText"/>
        <w:rPr>
          <w:ins w:id="5457" w:author="DIEGO CORDOBA URRUTIA" w:date="2026-06-07T04:36:00Z" w16du:dateUtc="2026-06-07T10:36:00Z"/>
        </w:rPr>
      </w:pPr>
      <w:ins w:id="5458" w:author="DIEGO CORDOBA URRUTIA" w:date="2026-06-07T04:36:00Z" w16du:dateUtc="2026-06-07T10:36:00Z">
        <w:r>
          <w:t>Acemoglu, D., Johnson, S., y Robinson, J. A. (2001). The colonial origins of comparative development: An empirical investigation. American Economic Review, 91(5), 1369-1401.</w:t>
        </w:r>
      </w:ins>
    </w:p>
    <w:p w14:paraId="2B767379" w14:textId="77777777" w:rsidR="00DA1741" w:rsidRDefault="00000000">
      <w:pPr>
        <w:pStyle w:val="BodyText"/>
        <w:pPrChange w:id="5459" w:author="DIEGO CORDOBA URRUTIA" w:date="2026-06-07T04:36:00Z" w16du:dateUtc="2026-06-07T10:36:00Z">
          <w:pPr>
            <w:spacing w:before="20" w:after="120" w:line="380" w:lineRule="auto"/>
            <w:jc w:val="both"/>
          </w:pPr>
        </w:pPrChange>
      </w:pPr>
      <w:r>
        <w:rPr>
          <w:rPrChange w:id="5460" w:author="DIEGO CORDOBA URRUTIA" w:date="2026-06-07T04:36:00Z" w16du:dateUtc="2026-06-07T10:36:00Z">
            <w:rPr>
              <w:color w:val="000000"/>
            </w:rPr>
          </w:rPrChange>
        </w:rPr>
        <w:t>Bellman, R. (1957). Dynamic programming. Princeton University Press.</w:t>
      </w:r>
    </w:p>
    <w:p w14:paraId="7A38B8C1" w14:textId="77777777" w:rsidR="00DA1741" w:rsidRDefault="00000000">
      <w:pPr>
        <w:pStyle w:val="BodyText"/>
        <w:pPrChange w:id="5461" w:author="DIEGO CORDOBA URRUTIA" w:date="2026-06-07T04:36:00Z" w16du:dateUtc="2026-06-07T10:36:00Z">
          <w:pPr>
            <w:spacing w:before="20" w:after="120" w:line="380" w:lineRule="auto"/>
            <w:jc w:val="both"/>
          </w:pPr>
        </w:pPrChange>
      </w:pPr>
      <w:r w:rsidRPr="00A9569D">
        <w:rPr>
          <w:lang w:val="es-419"/>
          <w:rPrChange w:id="5462" w:author="DIEGO CORDOBA URRUTIA" w:date="2026-06-07T04:36:00Z" w16du:dateUtc="2026-06-07T10:36:00Z">
            <w:rPr>
              <w:color w:val="000000"/>
            </w:rPr>
          </w:rPrChange>
        </w:rPr>
        <w:t xml:space="preserve">Bouffard, F. y Galiana, F. D. (2008). </w:t>
      </w:r>
      <w:r>
        <w:rPr>
          <w:rPrChange w:id="5463" w:author="DIEGO CORDOBA URRUTIA" w:date="2026-06-07T04:36:00Z" w16du:dateUtc="2026-06-07T10:36:00Z">
            <w:rPr>
              <w:color w:val="000000"/>
            </w:rPr>
          </w:rPrChange>
        </w:rPr>
        <w:t>Stochastic security for operations planning with significant wind power generation. IEEE Transactions on Power Systems, 23(2), 306-316.</w:t>
      </w:r>
    </w:p>
    <w:p w14:paraId="6D14AF1C" w14:textId="77777777" w:rsidR="00DA1741" w:rsidRPr="00A9569D" w:rsidRDefault="00000000">
      <w:pPr>
        <w:pStyle w:val="BodyText"/>
        <w:rPr>
          <w:lang w:val="es-419"/>
          <w:rPrChange w:id="5464" w:author="DIEGO CORDOBA URRUTIA" w:date="2026-06-07T04:36:00Z" w16du:dateUtc="2026-06-07T10:36:00Z">
            <w:rPr/>
          </w:rPrChange>
        </w:rPr>
        <w:pPrChange w:id="5465" w:author="DIEGO CORDOBA URRUTIA" w:date="2026-06-07T04:36:00Z" w16du:dateUtc="2026-06-07T10:36:00Z">
          <w:pPr>
            <w:spacing w:before="20" w:after="120" w:line="380" w:lineRule="auto"/>
            <w:jc w:val="both"/>
          </w:pPr>
        </w:pPrChange>
      </w:pPr>
      <w:r w:rsidRPr="00DA5EBB">
        <w:rPr>
          <w:lang w:val="es-419"/>
          <w:rPrChange w:id="5466" w:author="DIEGO CORDOBA URRUTIA" w:date="2026-06-07T04:36:00Z" w16du:dateUtc="2026-06-07T10:36:00Z">
            <w:rPr>
              <w:color w:val="000000"/>
            </w:rPr>
          </w:rPrChange>
        </w:rPr>
        <w:t>Cao, D., Zhao, J., Hu, W., et al.</w:t>
      </w:r>
      <w:ins w:id="5467" w:author="DIEGO CORDOBA URRUTIA" w:date="2026-06-07T04:36:00Z" w16du:dateUtc="2026-06-07T10:36:00Z">
        <w:r w:rsidRPr="00DA5EBB">
          <w:rPr>
            <w:lang w:val="es-419"/>
          </w:rPr>
          <w:t> </w:t>
        </w:r>
      </w:ins>
      <w:del w:id="5468" w:author="DIEGO CORDOBA URRUTIA" w:date="2026-06-07T04:36:00Z" w16du:dateUtc="2026-06-07T10:36:00Z">
        <w:r w:rsidRPr="00DA5EBB">
          <w:rPr>
            <w:rFonts w:ascii="Arial" w:eastAsia="Arial" w:hAnsi="Arial" w:cs="Arial"/>
            <w:color w:val="000000"/>
            <w:lang w:val="es-419"/>
          </w:rPr>
          <w:delText xml:space="preserve"> </w:delText>
        </w:r>
      </w:del>
      <w:r>
        <w:rPr>
          <w:rPrChange w:id="5469" w:author="DIEGO CORDOBA URRUTIA" w:date="2026-06-07T04:36:00Z" w16du:dateUtc="2026-06-07T10:36:00Z">
            <w:rPr>
              <w:color w:val="000000"/>
            </w:rPr>
          </w:rPrChange>
        </w:rPr>
        <w:t xml:space="preserve">(2020). Data-driven multi-agent deep reinforcement learning for distribution system decentralized voltage control. </w:t>
      </w:r>
      <w:r w:rsidRPr="00A9569D">
        <w:rPr>
          <w:lang w:val="es-419"/>
          <w:rPrChange w:id="5470" w:author="DIEGO CORDOBA URRUTIA" w:date="2026-06-07T04:36:00Z" w16du:dateUtc="2026-06-07T10:36:00Z">
            <w:rPr>
              <w:color w:val="000000"/>
            </w:rPr>
          </w:rPrChange>
        </w:rPr>
        <w:t>IEEE Transactions on Smart Grid, 12(5), 4137-4150.</w:t>
      </w:r>
    </w:p>
    <w:p w14:paraId="4D8EADB2" w14:textId="77777777" w:rsidR="00DA1741" w:rsidRPr="00A9569D" w:rsidRDefault="00000000">
      <w:pPr>
        <w:pStyle w:val="BodyText"/>
        <w:rPr>
          <w:lang w:val="es-419"/>
          <w:rPrChange w:id="5471" w:author="DIEGO CORDOBA URRUTIA" w:date="2026-06-07T04:36:00Z" w16du:dateUtc="2026-06-07T10:36:00Z">
            <w:rPr/>
          </w:rPrChange>
        </w:rPr>
        <w:pPrChange w:id="5472" w:author="DIEGO CORDOBA URRUTIA" w:date="2026-06-07T04:36:00Z" w16du:dateUtc="2026-06-07T10:36:00Z">
          <w:pPr>
            <w:spacing w:before="20" w:after="120" w:line="380" w:lineRule="auto"/>
            <w:jc w:val="both"/>
          </w:pPr>
        </w:pPrChange>
      </w:pPr>
      <w:r w:rsidRPr="00A9569D">
        <w:rPr>
          <w:lang w:val="es-419"/>
          <w:rPrChange w:id="5473" w:author="DIEGO CORDOBA URRUTIA" w:date="2026-06-07T04:36:00Z" w16du:dateUtc="2026-06-07T10:36:00Z">
            <w:rPr>
              <w:color w:val="000000"/>
            </w:rPr>
          </w:rPrChange>
        </w:rPr>
        <w:t>CENACE (2024). Informe anual del Mercado Eléctrico Mayorista 2023. Centro Nacional de Control de Energía, Ciudad de México.</w:t>
      </w:r>
    </w:p>
    <w:p w14:paraId="75AA6E7C" w14:textId="77777777" w:rsidR="00DA1741" w:rsidRDefault="00000000">
      <w:pPr>
        <w:pStyle w:val="BodyText"/>
        <w:pPrChange w:id="5474" w:author="DIEGO CORDOBA URRUTIA" w:date="2026-06-07T04:36:00Z" w16du:dateUtc="2026-06-07T10:36:00Z">
          <w:pPr>
            <w:spacing w:before="20" w:after="120" w:line="380" w:lineRule="auto"/>
            <w:jc w:val="both"/>
          </w:pPr>
        </w:pPrChange>
      </w:pPr>
      <w:r w:rsidRPr="00A9569D">
        <w:rPr>
          <w:lang w:val="es-419"/>
          <w:rPrChange w:id="5475" w:author="DIEGO CORDOBA URRUTIA" w:date="2026-06-07T04:36:00Z" w16du:dateUtc="2026-06-07T10:36:00Z">
            <w:rPr>
              <w:color w:val="000000"/>
            </w:rPr>
          </w:rPrChange>
        </w:rPr>
        <w:t xml:space="preserve">Chao, H. P. y Peck, S. (1996). </w:t>
      </w:r>
      <w:r>
        <w:rPr>
          <w:rPrChange w:id="5476" w:author="DIEGO CORDOBA URRUTIA" w:date="2026-06-07T04:36:00Z" w16du:dateUtc="2026-06-07T10:36:00Z">
            <w:rPr>
              <w:color w:val="000000"/>
            </w:rPr>
          </w:rPrChange>
        </w:rPr>
        <w:t>A market mechanism for electric power transmission. Journal of Regulatory Economics, 10(1), 25-59.</w:t>
      </w:r>
    </w:p>
    <w:p w14:paraId="265D8FAC" w14:textId="77777777" w:rsidR="00DA1741" w:rsidRDefault="00000000">
      <w:pPr>
        <w:pStyle w:val="BodyText"/>
        <w:pPrChange w:id="5477" w:author="DIEGO CORDOBA URRUTIA" w:date="2026-06-07T04:36:00Z" w16du:dateUtc="2026-06-07T10:36:00Z">
          <w:pPr>
            <w:spacing w:before="20" w:after="120" w:line="380" w:lineRule="auto"/>
            <w:jc w:val="both"/>
          </w:pPr>
        </w:pPrChange>
      </w:pPr>
      <w:r>
        <w:rPr>
          <w:rPrChange w:id="5478" w:author="DIEGO CORDOBA URRUTIA" w:date="2026-06-07T04:36:00Z" w16du:dateUtc="2026-06-07T10:36:00Z">
            <w:rPr>
              <w:color w:val="000000"/>
            </w:rPr>
          </w:rPrChange>
        </w:rPr>
        <w:t>Chen, Z. y Epstein, L. G. (2002). Ambiguity, risk, and asset returns in continuous time. Econometrica, 70(4), 1403-1443.</w:t>
      </w:r>
    </w:p>
    <w:p w14:paraId="6E5D804A" w14:textId="77777777" w:rsidR="00DA1741" w:rsidRDefault="00000000">
      <w:pPr>
        <w:pStyle w:val="BodyText"/>
        <w:pPrChange w:id="5479" w:author="DIEGO CORDOBA URRUTIA" w:date="2026-06-07T04:36:00Z" w16du:dateUtc="2026-06-07T10:36:00Z">
          <w:pPr>
            <w:spacing w:before="20" w:after="120" w:line="380" w:lineRule="auto"/>
            <w:jc w:val="both"/>
          </w:pPr>
        </w:pPrChange>
      </w:pPr>
      <w:r>
        <w:rPr>
          <w:rPrChange w:id="5480" w:author="DIEGO CORDOBA URRUTIA" w:date="2026-06-07T04:36:00Z" w16du:dateUtc="2026-06-07T10:36:00Z">
            <w:rPr>
              <w:color w:val="000000"/>
            </w:rPr>
          </w:rPrChange>
        </w:rPr>
        <w:t>Clarke, E. H. (1971). Multipart pricing of public goods. Public Choice, 11(1), 17-33.</w:t>
      </w:r>
    </w:p>
    <w:p w14:paraId="140F89AD" w14:textId="77777777" w:rsidR="00DA1741" w:rsidRPr="00A9569D" w:rsidRDefault="00000000">
      <w:pPr>
        <w:pStyle w:val="BodyText"/>
        <w:rPr>
          <w:lang w:val="es-419"/>
          <w:rPrChange w:id="5481" w:author="DIEGO CORDOBA URRUTIA" w:date="2026-06-07T04:36:00Z" w16du:dateUtc="2026-06-07T10:36:00Z">
            <w:rPr/>
          </w:rPrChange>
        </w:rPr>
        <w:pPrChange w:id="5482" w:author="DIEGO CORDOBA URRUTIA" w:date="2026-06-07T04:36:00Z" w16du:dateUtc="2026-06-07T10:36:00Z">
          <w:pPr>
            <w:spacing w:before="20" w:after="120" w:line="380" w:lineRule="auto"/>
            <w:jc w:val="both"/>
          </w:pPr>
        </w:pPrChange>
      </w:pPr>
      <w:r w:rsidRPr="00A9569D">
        <w:rPr>
          <w:lang w:val="es-419"/>
          <w:rPrChange w:id="5483" w:author="DIEGO CORDOBA URRUTIA" w:date="2026-06-07T04:36:00Z" w16du:dateUtc="2026-06-07T10:36:00Z">
            <w:rPr>
              <w:color w:val="000000"/>
            </w:rPr>
          </w:rPrChange>
        </w:rPr>
        <w:t>CRE (2023). Resolución RES/432/2023 — Tarifas aplicables a los servicios ancilares en el MEM. Diario Oficial de la Federación, 15 de marzo de 2023.</w:t>
      </w:r>
    </w:p>
    <w:p w14:paraId="33216FD1" w14:textId="77777777" w:rsidR="00DA1741" w:rsidRDefault="00000000">
      <w:pPr>
        <w:pStyle w:val="BodyText"/>
        <w:pPrChange w:id="5484" w:author="DIEGO CORDOBA URRUTIA" w:date="2026-06-07T04:36:00Z" w16du:dateUtc="2026-06-07T10:36:00Z">
          <w:pPr>
            <w:spacing w:before="20" w:after="120" w:line="380" w:lineRule="auto"/>
            <w:jc w:val="both"/>
          </w:pPr>
        </w:pPrChange>
      </w:pPr>
      <w:r w:rsidRPr="00A9569D">
        <w:rPr>
          <w:lang w:val="es-419"/>
          <w:rPrChange w:id="5485" w:author="DIEGO CORDOBA URRUTIA" w:date="2026-06-07T04:36:00Z" w16du:dateUtc="2026-06-07T10:36:00Z">
            <w:rPr>
              <w:color w:val="000000"/>
            </w:rPr>
          </w:rPrChange>
        </w:rPr>
        <w:t xml:space="preserve">Dixit, A. K. y Pindyck, R. S. (1994). </w:t>
      </w:r>
      <w:r>
        <w:rPr>
          <w:rPrChange w:id="5486" w:author="DIEGO CORDOBA URRUTIA" w:date="2026-06-07T04:36:00Z" w16du:dateUtc="2026-06-07T10:36:00Z">
            <w:rPr>
              <w:color w:val="000000"/>
            </w:rPr>
          </w:rPrChange>
        </w:rPr>
        <w:t>Investment under uncertainty. Princeton University Press.</w:t>
      </w:r>
    </w:p>
    <w:p w14:paraId="24CB60B8" w14:textId="77777777" w:rsidR="00DA1741" w:rsidRDefault="00000000">
      <w:pPr>
        <w:pStyle w:val="BodyText"/>
        <w:pPrChange w:id="5487" w:author="DIEGO CORDOBA URRUTIA" w:date="2026-06-07T04:36:00Z" w16du:dateUtc="2026-06-07T10:36:00Z">
          <w:pPr>
            <w:spacing w:before="20" w:after="120" w:line="380" w:lineRule="auto"/>
            <w:jc w:val="both"/>
          </w:pPr>
        </w:pPrChange>
      </w:pPr>
      <w:r>
        <w:rPr>
          <w:rPrChange w:id="5488" w:author="DIEGO CORDOBA URRUTIA" w:date="2026-06-07T04:36:00Z" w16du:dateUtc="2026-06-07T10:36:00Z">
            <w:rPr>
              <w:color w:val="000000"/>
            </w:rPr>
          </w:rPrChange>
        </w:rPr>
        <w:t>ENTSO-E (2024). Continental Europe synchronous area — Frequency deviation statistics 2023. Brussels.</w:t>
      </w:r>
    </w:p>
    <w:p w14:paraId="294A4ABD" w14:textId="77777777" w:rsidR="00DA1741" w:rsidRDefault="00000000">
      <w:pPr>
        <w:pStyle w:val="BodyText"/>
        <w:pPrChange w:id="5489" w:author="DIEGO CORDOBA URRUTIA" w:date="2026-06-07T04:36:00Z" w16du:dateUtc="2026-06-07T10:36:00Z">
          <w:pPr>
            <w:spacing w:before="20" w:after="120" w:line="380" w:lineRule="auto"/>
            <w:jc w:val="both"/>
          </w:pPr>
        </w:pPrChange>
      </w:pPr>
      <w:r>
        <w:rPr>
          <w:rPrChange w:id="5490" w:author="DIEGO CORDOBA URRUTIA" w:date="2026-06-07T04:36:00Z" w16du:dateUtc="2026-06-07T10:36:00Z">
            <w:rPr>
              <w:color w:val="000000"/>
            </w:rPr>
          </w:rPrChange>
        </w:rPr>
        <w:t>Fleming, W. H. y Soner, H. M. (2006). Controlled Markov processes and viscosity solutions (2nd ed.). Springer.</w:t>
      </w:r>
    </w:p>
    <w:p w14:paraId="2221EA9C" w14:textId="77777777" w:rsidR="00DA1741" w:rsidRDefault="00000000">
      <w:pPr>
        <w:pStyle w:val="BodyText"/>
        <w:pPrChange w:id="5491" w:author="DIEGO CORDOBA URRUTIA" w:date="2026-06-07T04:36:00Z" w16du:dateUtc="2026-06-07T10:36:00Z">
          <w:pPr>
            <w:spacing w:before="20" w:after="120" w:line="380" w:lineRule="auto"/>
            <w:jc w:val="both"/>
          </w:pPr>
        </w:pPrChange>
      </w:pPr>
      <w:r>
        <w:rPr>
          <w:rPrChange w:id="5492" w:author="DIEGO CORDOBA URRUTIA" w:date="2026-06-07T04:36:00Z" w16du:dateUtc="2026-06-07T10:36:00Z">
            <w:rPr>
              <w:color w:val="000000"/>
            </w:rPr>
          </w:rPrChange>
        </w:rPr>
        <w:t>Groves, T. (1973). Incentives in teams. Econometrica, 41(4), 617-631.</w:t>
      </w:r>
    </w:p>
    <w:p w14:paraId="0A32341F" w14:textId="77777777" w:rsidR="00DA1741" w:rsidRDefault="00000000">
      <w:pPr>
        <w:pStyle w:val="BodyText"/>
        <w:pPrChange w:id="5493" w:author="DIEGO CORDOBA URRUTIA" w:date="2026-06-07T04:36:00Z" w16du:dateUtc="2026-06-07T10:36:00Z">
          <w:pPr>
            <w:spacing w:before="20" w:after="120" w:line="380" w:lineRule="auto"/>
            <w:jc w:val="both"/>
          </w:pPr>
        </w:pPrChange>
      </w:pPr>
      <w:r>
        <w:rPr>
          <w:rPrChange w:id="5494" w:author="DIEGO CORDOBA URRUTIA" w:date="2026-06-07T04:36:00Z" w16du:dateUtc="2026-06-07T10:36:00Z">
            <w:rPr>
              <w:color w:val="000000"/>
            </w:rPr>
          </w:rPrChange>
        </w:rPr>
        <w:lastRenderedPageBreak/>
        <w:t>Haarnoja, T., Zhou, A., Abbeel, P., y Levine, S. (2018). Soft actor-critic: Off-policy maximum entropy deep reinforcement learning. ICML 2018, PMLR 80, 1861-1870.</w:t>
      </w:r>
    </w:p>
    <w:p w14:paraId="43064DBF" w14:textId="77777777" w:rsidR="00DA1741" w:rsidRDefault="00000000">
      <w:pPr>
        <w:pStyle w:val="BodyText"/>
        <w:pPrChange w:id="5495" w:author="DIEGO CORDOBA URRUTIA" w:date="2026-06-07T04:36:00Z" w16du:dateUtc="2026-06-07T10:36:00Z">
          <w:pPr>
            <w:spacing w:before="20" w:after="120" w:line="380" w:lineRule="auto"/>
            <w:jc w:val="both"/>
          </w:pPr>
        </w:pPrChange>
      </w:pPr>
      <w:r>
        <w:rPr>
          <w:rPrChange w:id="5496" w:author="DIEGO CORDOBA URRUTIA" w:date="2026-06-07T04:36:00Z" w16du:dateUtc="2026-06-07T10:36:00Z">
            <w:rPr>
              <w:color w:val="000000"/>
            </w:rPr>
          </w:rPrChange>
        </w:rPr>
        <w:t>Hansen, L. P. y Sargent, T. J. (2001). Robust control and model uncertainty. American Economic Review, 91(2), 60-66.</w:t>
      </w:r>
    </w:p>
    <w:p w14:paraId="63E172F9" w14:textId="77777777" w:rsidR="00DA1741" w:rsidRDefault="00000000">
      <w:pPr>
        <w:pStyle w:val="BodyText"/>
        <w:pPrChange w:id="5497" w:author="DIEGO CORDOBA URRUTIA" w:date="2026-06-07T04:36:00Z" w16du:dateUtc="2026-06-07T10:36:00Z">
          <w:pPr>
            <w:spacing w:before="20" w:after="120" w:line="380" w:lineRule="auto"/>
            <w:jc w:val="both"/>
          </w:pPr>
        </w:pPrChange>
      </w:pPr>
      <w:r>
        <w:rPr>
          <w:rPrChange w:id="5498" w:author="DIEGO CORDOBA URRUTIA" w:date="2026-06-07T04:36:00Z" w16du:dateUtc="2026-06-07T10:36:00Z">
            <w:rPr>
              <w:color w:val="000000"/>
            </w:rPr>
          </w:rPrChange>
        </w:rPr>
        <w:t>Hansen, L. P. y Sargent, T. J. (2008). Robustness. Princeton University Press.</w:t>
      </w:r>
    </w:p>
    <w:p w14:paraId="5B04AB73" w14:textId="77777777" w:rsidR="00DA1741" w:rsidRDefault="00000000">
      <w:pPr>
        <w:pStyle w:val="BodyText"/>
        <w:pPrChange w:id="5499" w:author="DIEGO CORDOBA URRUTIA" w:date="2026-06-07T04:36:00Z" w16du:dateUtc="2026-06-07T10:36:00Z">
          <w:pPr>
            <w:spacing w:before="20" w:after="120" w:line="380" w:lineRule="auto"/>
            <w:jc w:val="both"/>
          </w:pPr>
        </w:pPrChange>
      </w:pPr>
      <w:r>
        <w:rPr>
          <w:rPrChange w:id="5500" w:author="DIEGO CORDOBA URRUTIA" w:date="2026-06-07T04:36:00Z" w16du:dateUtc="2026-06-07T10:36:00Z">
            <w:rPr>
              <w:color w:val="000000"/>
            </w:rPr>
          </w:rPrChange>
        </w:rPr>
        <w:t>IRENA (2023). Renewable power generation costs in 2022. International Renewable Energy Agency, Abu Dhabi.</w:t>
      </w:r>
    </w:p>
    <w:p w14:paraId="5D323151" w14:textId="77777777" w:rsidR="00DA1741" w:rsidRDefault="00000000">
      <w:pPr>
        <w:pStyle w:val="BodyText"/>
        <w:pPrChange w:id="5501" w:author="DIEGO CORDOBA URRUTIA" w:date="2026-06-07T04:36:00Z" w16du:dateUtc="2026-06-07T10:36:00Z">
          <w:pPr>
            <w:spacing w:before="20" w:after="120" w:line="380" w:lineRule="auto"/>
            <w:jc w:val="both"/>
          </w:pPr>
        </w:pPrChange>
      </w:pPr>
      <w:r w:rsidRPr="00A9569D">
        <w:rPr>
          <w:lang w:val="es-419"/>
          <w:rPrChange w:id="5502" w:author="DIEGO CORDOBA URRUTIA" w:date="2026-06-07T04:36:00Z" w16du:dateUtc="2026-06-07T10:36:00Z">
            <w:rPr>
              <w:color w:val="000000"/>
            </w:rPr>
          </w:rPrChange>
        </w:rPr>
        <w:t xml:space="preserve">Joskow, P. L. y Tirole, J. (2007). </w:t>
      </w:r>
      <w:r>
        <w:rPr>
          <w:rPrChange w:id="5503" w:author="DIEGO CORDOBA URRUTIA" w:date="2026-06-07T04:36:00Z" w16du:dateUtc="2026-06-07T10:36:00Z">
            <w:rPr>
              <w:color w:val="000000"/>
            </w:rPr>
          </w:rPrChange>
        </w:rPr>
        <w:t>Reliability and competitive electricity markets. RAND Journal of Economics, 38(1), 60-84.</w:t>
      </w:r>
    </w:p>
    <w:p w14:paraId="699AE8C2" w14:textId="77777777" w:rsidR="00DA1741" w:rsidRDefault="00000000">
      <w:pPr>
        <w:pStyle w:val="BodyText"/>
        <w:pPrChange w:id="5504" w:author="DIEGO CORDOBA URRUTIA" w:date="2026-06-07T04:36:00Z" w16du:dateUtc="2026-06-07T10:36:00Z">
          <w:pPr>
            <w:spacing w:before="20" w:after="120" w:line="380" w:lineRule="auto"/>
            <w:jc w:val="both"/>
          </w:pPr>
        </w:pPrChange>
      </w:pPr>
      <w:r>
        <w:rPr>
          <w:rPrChange w:id="5505" w:author="DIEGO CORDOBA URRUTIA" w:date="2026-06-07T04:36:00Z" w16du:dateUtc="2026-06-07T10:36:00Z">
            <w:rPr>
              <w:color w:val="000000"/>
            </w:rPr>
          </w:rPrChange>
        </w:rPr>
        <w:t>Knight, F. H. (1921). Risk, uncertainty and profit. Hart, Schaffner and Marx.</w:t>
      </w:r>
    </w:p>
    <w:p w14:paraId="76E04FBC" w14:textId="77777777" w:rsidR="00DA1741" w:rsidRDefault="00000000">
      <w:pPr>
        <w:pStyle w:val="BodyText"/>
        <w:pPrChange w:id="5506" w:author="DIEGO CORDOBA URRUTIA" w:date="2026-06-07T04:36:00Z" w16du:dateUtc="2026-06-07T10:36:00Z">
          <w:pPr>
            <w:spacing w:before="20" w:after="120" w:line="380" w:lineRule="auto"/>
            <w:jc w:val="both"/>
          </w:pPr>
        </w:pPrChange>
      </w:pPr>
      <w:r>
        <w:rPr>
          <w:rPrChange w:id="5507" w:author="DIEGO CORDOBA URRUTIA" w:date="2026-06-07T04:36:00Z" w16du:dateUtc="2026-06-07T10:36:00Z">
            <w:rPr>
              <w:color w:val="000000"/>
            </w:rPr>
          </w:rPrChange>
        </w:rPr>
        <w:t>Kushner, H. J. y Dupuis, P. (2001). Numerical methods for stochastic control problems in continuous time (2nd ed.). Springer.</w:t>
      </w:r>
    </w:p>
    <w:p w14:paraId="165FE9C4" w14:textId="77777777" w:rsidR="00DA1741" w:rsidRDefault="00000000">
      <w:pPr>
        <w:pStyle w:val="BodyText"/>
        <w:pPrChange w:id="5508" w:author="DIEGO CORDOBA URRUTIA" w:date="2026-06-07T04:36:00Z" w16du:dateUtc="2026-06-07T10:36:00Z">
          <w:pPr>
            <w:spacing w:before="20" w:after="120" w:line="380" w:lineRule="auto"/>
            <w:jc w:val="both"/>
          </w:pPr>
        </w:pPrChange>
      </w:pPr>
      <w:r>
        <w:rPr>
          <w:rPrChange w:id="5509" w:author="DIEGO CORDOBA URRUTIA" w:date="2026-06-07T04:36:00Z" w16du:dateUtc="2026-06-07T10:36:00Z">
            <w:rPr>
              <w:color w:val="000000"/>
            </w:rPr>
          </w:rPrChange>
        </w:rPr>
        <w:t>Maccheroni, F., Marinacci, M., y Rustichini, A. (2006). Ambiguity aversion, robustness, and the variational representation of preferences. Econometrica, 74(6), 1447-1498.</w:t>
      </w:r>
    </w:p>
    <w:p w14:paraId="7897D173" w14:textId="77777777" w:rsidR="00DA1741" w:rsidRDefault="00000000">
      <w:pPr>
        <w:pStyle w:val="BodyText"/>
        <w:pPrChange w:id="5510" w:author="DIEGO CORDOBA URRUTIA" w:date="2026-06-07T04:36:00Z" w16du:dateUtc="2026-06-07T10:36:00Z">
          <w:pPr>
            <w:spacing w:before="20" w:after="120" w:line="380" w:lineRule="auto"/>
            <w:jc w:val="both"/>
          </w:pPr>
        </w:pPrChange>
      </w:pPr>
      <w:r>
        <w:rPr>
          <w:rPrChange w:id="5511" w:author="DIEGO CORDOBA URRUTIA" w:date="2026-06-07T04:36:00Z" w16du:dateUtc="2026-06-07T10:36:00Z">
            <w:rPr>
              <w:color w:val="000000"/>
            </w:rPr>
          </w:rPrChange>
        </w:rPr>
        <w:t>McDonald, R. L. y Siegel, D. (1986). The value of waiting to invest. Quarterly Journal of Economics, 101(4), 707-728.</w:t>
      </w:r>
    </w:p>
    <w:p w14:paraId="734B3364" w14:textId="77777777" w:rsidR="00DA1741" w:rsidRDefault="00000000">
      <w:pPr>
        <w:pStyle w:val="BodyText"/>
        <w:pPrChange w:id="5512" w:author="DIEGO CORDOBA URRUTIA" w:date="2026-06-07T04:36:00Z" w16du:dateUtc="2026-06-07T10:36:00Z">
          <w:pPr>
            <w:spacing w:before="20" w:after="120" w:line="380" w:lineRule="auto"/>
            <w:jc w:val="both"/>
          </w:pPr>
        </w:pPrChange>
      </w:pPr>
      <w:r>
        <w:rPr>
          <w:rPrChange w:id="5513" w:author="DIEGO CORDOBA URRUTIA" w:date="2026-06-07T04:36:00Z" w16du:dateUtc="2026-06-07T10:36:00Z">
            <w:rPr>
              <w:color w:val="000000"/>
            </w:rPr>
          </w:rPrChange>
        </w:rPr>
        <w:t>Milgrom, P. R. y Weber, R. J. (1982). A theory of auctions and competitive bidding. Econometrica, 50(5), 1089-1122.</w:t>
      </w:r>
    </w:p>
    <w:p w14:paraId="26FF84E2" w14:textId="77777777" w:rsidR="00DA1741" w:rsidRDefault="00000000">
      <w:pPr>
        <w:pStyle w:val="BodyText"/>
        <w:pPrChange w:id="5514" w:author="DIEGO CORDOBA URRUTIA" w:date="2026-06-07T04:36:00Z" w16du:dateUtc="2026-06-07T10:36:00Z">
          <w:pPr>
            <w:spacing w:before="20" w:after="120" w:line="380" w:lineRule="auto"/>
            <w:jc w:val="both"/>
          </w:pPr>
        </w:pPrChange>
      </w:pPr>
      <w:r>
        <w:rPr>
          <w:rPrChange w:id="5515" w:author="DIEGO CORDOBA URRUTIA" w:date="2026-06-07T04:36:00Z" w16du:dateUtc="2026-06-07T10:36:00Z">
            <w:rPr>
              <w:color w:val="000000"/>
            </w:rPr>
          </w:rPrChange>
        </w:rPr>
        <w:t>Milgrom, P. R. (2004). Putting auction theory to work. Cambridge University Press.</w:t>
      </w:r>
    </w:p>
    <w:p w14:paraId="339987D4" w14:textId="77777777" w:rsidR="00DA1741" w:rsidRDefault="00000000">
      <w:pPr>
        <w:pStyle w:val="BodyText"/>
        <w:pPrChange w:id="5516" w:author="DIEGO CORDOBA URRUTIA" w:date="2026-06-07T04:36:00Z" w16du:dateUtc="2026-06-07T10:36:00Z">
          <w:pPr>
            <w:spacing w:before="20" w:after="120" w:line="380" w:lineRule="auto"/>
            <w:jc w:val="both"/>
          </w:pPr>
        </w:pPrChange>
      </w:pPr>
      <w:r w:rsidRPr="00A9569D">
        <w:rPr>
          <w:lang w:val="es-419"/>
          <w:rPrChange w:id="5517" w:author="DIEGO CORDOBA URRUTIA" w:date="2026-06-07T04:36:00Z" w16du:dateUtc="2026-06-07T10:36:00Z">
            <w:rPr>
              <w:color w:val="000000"/>
            </w:rPr>
          </w:rPrChange>
        </w:rPr>
        <w:t xml:space="preserve">Morales, J. M., Conejo, A. J., Madsen, H., Pinson, P., y Zugno, M. (2013). </w:t>
      </w:r>
      <w:r>
        <w:rPr>
          <w:rPrChange w:id="5518" w:author="DIEGO CORDOBA URRUTIA" w:date="2026-06-07T04:36:00Z" w16du:dateUtc="2026-06-07T10:36:00Z">
            <w:rPr>
              <w:color w:val="000000"/>
            </w:rPr>
          </w:rPrChange>
        </w:rPr>
        <w:t>Integrating renewables in electricity markets. Springer.</w:t>
      </w:r>
    </w:p>
    <w:p w14:paraId="23FC8C8F" w14:textId="77777777" w:rsidR="00DA1741" w:rsidRDefault="00000000">
      <w:pPr>
        <w:pStyle w:val="BodyText"/>
        <w:pPrChange w:id="5519" w:author="DIEGO CORDOBA URRUTIA" w:date="2026-06-07T04:36:00Z" w16du:dateUtc="2026-06-07T10:36:00Z">
          <w:pPr>
            <w:spacing w:before="20" w:after="120" w:line="380" w:lineRule="auto"/>
            <w:jc w:val="both"/>
          </w:pPr>
        </w:pPrChange>
      </w:pPr>
      <w:r>
        <w:rPr>
          <w:rPrChange w:id="5520" w:author="DIEGO CORDOBA URRUTIA" w:date="2026-06-07T04:36:00Z" w16du:dateUtc="2026-06-07T10:36:00Z">
            <w:rPr>
              <w:color w:val="000000"/>
            </w:rPr>
          </w:rPrChange>
        </w:rPr>
        <w:t>Myers, S. C. (1977). Determinants of corporate borrowing. Journal of Financial Economics, 5(2), 147-175.</w:t>
      </w:r>
    </w:p>
    <w:p w14:paraId="2AA91ACC" w14:textId="77777777" w:rsidR="00DA1741" w:rsidRDefault="00000000">
      <w:pPr>
        <w:pStyle w:val="BodyText"/>
        <w:pPrChange w:id="5521" w:author="DIEGO CORDOBA URRUTIA" w:date="2026-06-07T04:36:00Z" w16du:dateUtc="2026-06-07T10:36:00Z">
          <w:pPr>
            <w:spacing w:before="20" w:after="120" w:line="380" w:lineRule="auto"/>
            <w:jc w:val="both"/>
          </w:pPr>
        </w:pPrChange>
      </w:pPr>
      <w:r>
        <w:rPr>
          <w:rPrChange w:id="5522" w:author="DIEGO CORDOBA URRUTIA" w:date="2026-06-07T04:36:00Z" w16du:dateUtc="2026-06-07T10:36:00Z">
            <w:rPr>
              <w:color w:val="000000"/>
            </w:rPr>
          </w:rPrChange>
        </w:rPr>
        <w:t>Myerson, R. B. (1981). Optimal auction design. Mathematics of Operations Research, 6(1), 58-73.</w:t>
      </w:r>
    </w:p>
    <w:p w14:paraId="3475DD93" w14:textId="77777777" w:rsidR="00DA1741" w:rsidRDefault="00000000">
      <w:pPr>
        <w:pStyle w:val="BodyText"/>
        <w:pPrChange w:id="5523" w:author="DIEGO CORDOBA URRUTIA" w:date="2026-06-07T04:36:00Z" w16du:dateUtc="2026-06-07T10:36:00Z">
          <w:pPr>
            <w:spacing w:before="20" w:after="120" w:line="380" w:lineRule="auto"/>
            <w:jc w:val="both"/>
          </w:pPr>
        </w:pPrChange>
      </w:pPr>
      <w:r>
        <w:rPr>
          <w:rPrChange w:id="5524" w:author="DIEGO CORDOBA URRUTIA" w:date="2026-06-07T04:36:00Z" w16du:dateUtc="2026-06-07T10:36:00Z">
            <w:rPr>
              <w:color w:val="000000"/>
            </w:rPr>
          </w:rPrChange>
        </w:rPr>
        <w:t>Myerson, R. B. (1991). Game theory: Analysis of conflict. Harvard University Press.</w:t>
      </w:r>
    </w:p>
    <w:p w14:paraId="28C22599" w14:textId="77777777" w:rsidR="00DA1741" w:rsidRDefault="00000000">
      <w:pPr>
        <w:pStyle w:val="BodyText"/>
        <w:pPrChange w:id="5525" w:author="DIEGO CORDOBA URRUTIA" w:date="2026-06-07T04:36:00Z" w16du:dateUtc="2026-06-07T10:36:00Z">
          <w:pPr>
            <w:spacing w:before="20" w:after="120" w:line="380" w:lineRule="auto"/>
            <w:jc w:val="both"/>
          </w:pPr>
        </w:pPrChange>
      </w:pPr>
      <w:r>
        <w:rPr>
          <w:rPrChange w:id="5526" w:author="DIEGO CORDOBA URRUTIA" w:date="2026-06-07T04:36:00Z" w16du:dateUtc="2026-06-07T10:36:00Z">
            <w:rPr>
              <w:color w:val="000000"/>
            </w:rPr>
          </w:rPrChange>
        </w:rPr>
        <w:t>NERC (2024). Reliability standards: BAL-003 — Frequency response and frequency bias setting. NERC, Atlanta, GA.</w:t>
      </w:r>
    </w:p>
    <w:p w14:paraId="3B292637" w14:textId="77777777" w:rsidR="00DA1741" w:rsidRDefault="00000000">
      <w:pPr>
        <w:pStyle w:val="BodyText"/>
        <w:pPrChange w:id="5527" w:author="DIEGO CORDOBA URRUTIA" w:date="2026-06-07T04:36:00Z" w16du:dateUtc="2026-06-07T10:36:00Z">
          <w:pPr>
            <w:spacing w:before="20" w:after="120" w:line="380" w:lineRule="auto"/>
            <w:jc w:val="both"/>
          </w:pPr>
        </w:pPrChange>
      </w:pPr>
      <w:r>
        <w:rPr>
          <w:rPrChange w:id="5528" w:author="DIEGO CORDOBA URRUTIA" w:date="2026-06-07T04:36:00Z" w16du:dateUtc="2026-06-07T10:36:00Z">
            <w:rPr>
              <w:color w:val="000000"/>
            </w:rPr>
          </w:rPrChange>
        </w:rPr>
        <w:t>Øksendal, B. (2003). Stochastic differential equations: An introduction with applications (6th ed.). Springer.</w:t>
      </w:r>
    </w:p>
    <w:p w14:paraId="34ABD855" w14:textId="77777777" w:rsidR="00DA1741" w:rsidRDefault="00000000">
      <w:pPr>
        <w:pStyle w:val="BodyText"/>
        <w:pPrChange w:id="5529" w:author="DIEGO CORDOBA URRUTIA" w:date="2026-06-07T04:36:00Z" w16du:dateUtc="2026-06-07T10:36:00Z">
          <w:pPr>
            <w:spacing w:before="20" w:after="120" w:line="380" w:lineRule="auto"/>
            <w:jc w:val="both"/>
          </w:pPr>
        </w:pPrChange>
      </w:pPr>
      <w:r>
        <w:rPr>
          <w:rPrChange w:id="5530" w:author="DIEGO CORDOBA URRUTIA" w:date="2026-06-07T04:36:00Z" w16du:dateUtc="2026-06-07T10:36:00Z">
            <w:rPr>
              <w:color w:val="000000"/>
            </w:rPr>
          </w:rPrChange>
        </w:rPr>
        <w:t>Pham, H. (2009). Continuous-time stochastic control and optimization with financial applications. Springer.</w:t>
      </w:r>
    </w:p>
    <w:p w14:paraId="4EEB783B" w14:textId="77777777" w:rsidR="00A7071E" w:rsidRDefault="00000000">
      <w:pPr>
        <w:pStyle w:val="BodyText"/>
        <w:rPr>
          <w:ins w:id="5531" w:author="DIEGO CORDOBA URRUTIA" w:date="2026-06-07T04:36:00Z" w16du:dateUtc="2026-06-07T10:36:00Z"/>
        </w:rPr>
      </w:pPr>
      <w:proofErr w:type="spellStart"/>
      <w:ins w:id="5532" w:author="DIEGO CORDOBA URRUTIA" w:date="2026-06-07T04:36:00Z" w16du:dateUtc="2026-06-07T10:36:00Z">
        <w:r>
          <w:lastRenderedPageBreak/>
          <w:t>Souganidis</w:t>
        </w:r>
        <w:proofErr w:type="spellEnd"/>
        <w:r>
          <w:t xml:space="preserve">, P. E. y </w:t>
        </w:r>
        <w:proofErr w:type="spellStart"/>
        <w:r>
          <w:t>Zariphopoulou</w:t>
        </w:r>
        <w:proofErr w:type="spellEnd"/>
        <w:r>
          <w:t>, T. (2026). Optimal portfolio choice with partial information and mean field games with relative performance. arXiv:2605.14519. Preprint, mayo 2026.</w:t>
        </w:r>
      </w:ins>
    </w:p>
    <w:p w14:paraId="3F97123D" w14:textId="77777777" w:rsidR="00DA1741" w:rsidRDefault="00000000">
      <w:pPr>
        <w:pStyle w:val="BodyText"/>
        <w:pPrChange w:id="5533" w:author="DIEGO CORDOBA URRUTIA" w:date="2026-06-07T04:36:00Z" w16du:dateUtc="2026-06-07T10:36:00Z">
          <w:pPr>
            <w:spacing w:before="20" w:after="120" w:line="380" w:lineRule="auto"/>
            <w:jc w:val="both"/>
          </w:pPr>
        </w:pPrChange>
      </w:pPr>
      <w:proofErr w:type="spellStart"/>
      <w:r>
        <w:rPr>
          <w:rPrChange w:id="5534" w:author="DIEGO CORDOBA URRUTIA" w:date="2026-06-07T04:36:00Z" w16du:dateUtc="2026-06-07T10:36:00Z">
            <w:rPr>
              <w:color w:val="000000"/>
            </w:rPr>
          </w:rPrChange>
        </w:rPr>
        <w:t>Stoft</w:t>
      </w:r>
      <w:proofErr w:type="spellEnd"/>
      <w:r>
        <w:rPr>
          <w:rPrChange w:id="5535" w:author="DIEGO CORDOBA URRUTIA" w:date="2026-06-07T04:36:00Z" w16du:dateUtc="2026-06-07T10:36:00Z">
            <w:rPr>
              <w:color w:val="000000"/>
            </w:rPr>
          </w:rPrChange>
        </w:rPr>
        <w:t>, S. (2002). Power system economics: Designing markets for electricity. IEEE Press / Wiley.</w:t>
      </w:r>
    </w:p>
    <w:p w14:paraId="21A39470" w14:textId="77777777" w:rsidR="00DA1741" w:rsidRDefault="00000000">
      <w:pPr>
        <w:pStyle w:val="BodyText"/>
        <w:pPrChange w:id="5536" w:author="DIEGO CORDOBA URRUTIA" w:date="2026-06-07T04:36:00Z" w16du:dateUtc="2026-06-07T10:36:00Z">
          <w:pPr>
            <w:spacing w:before="20" w:after="120" w:line="380" w:lineRule="auto"/>
            <w:jc w:val="both"/>
          </w:pPr>
        </w:pPrChange>
      </w:pPr>
      <w:r>
        <w:rPr>
          <w:rPrChange w:id="5537" w:author="DIEGO CORDOBA URRUTIA" w:date="2026-06-07T04:36:00Z" w16du:dateUtc="2026-06-07T10:36:00Z">
            <w:rPr>
              <w:color w:val="000000"/>
            </w:rPr>
          </w:rPrChange>
        </w:rPr>
        <w:t>Trigeorgis, L. (1996). Real options: Managerial flexibility and strategy in resource allocation. MIT Press.</w:t>
      </w:r>
    </w:p>
    <w:p w14:paraId="1B826435" w14:textId="77777777" w:rsidR="00DA1741" w:rsidRDefault="00000000">
      <w:pPr>
        <w:pStyle w:val="BodyText"/>
        <w:pPrChange w:id="5538" w:author="DIEGO CORDOBA URRUTIA" w:date="2026-06-07T04:36:00Z" w16du:dateUtc="2026-06-07T10:36:00Z">
          <w:pPr>
            <w:spacing w:before="20" w:after="120" w:line="380" w:lineRule="auto"/>
            <w:jc w:val="both"/>
          </w:pPr>
        </w:pPrChange>
      </w:pPr>
      <w:r>
        <w:rPr>
          <w:rPrChange w:id="5539" w:author="DIEGO CORDOBA URRUTIA" w:date="2026-06-07T04:36:00Z" w16du:dateUtc="2026-06-07T10:36:00Z">
            <w:rPr>
              <w:color w:val="000000"/>
            </w:rPr>
          </w:rPrChange>
        </w:rPr>
        <w:t>Uhlenbeck, G. E. y Ornstein, L. S. (1930). On the theory of the Brownian motion. Physical Review, 36(5), 823-841.</w:t>
      </w:r>
    </w:p>
    <w:p w14:paraId="744AFEB9" w14:textId="77777777" w:rsidR="00DA1741" w:rsidRDefault="00000000">
      <w:pPr>
        <w:pStyle w:val="BodyText"/>
        <w:pPrChange w:id="5540" w:author="DIEGO CORDOBA URRUTIA" w:date="2026-06-07T04:36:00Z" w16du:dateUtc="2026-06-07T10:36:00Z">
          <w:pPr>
            <w:spacing w:before="20" w:after="120" w:line="380" w:lineRule="auto"/>
            <w:jc w:val="both"/>
          </w:pPr>
        </w:pPrChange>
      </w:pPr>
      <w:r>
        <w:rPr>
          <w:rPrChange w:id="5541" w:author="DIEGO CORDOBA URRUTIA" w:date="2026-06-07T04:36:00Z" w16du:dateUtc="2026-06-07T10:36:00Z">
            <w:rPr>
              <w:color w:val="000000"/>
            </w:rPr>
          </w:rPrChange>
        </w:rPr>
        <w:t>Vickrey, W. (1961). Counterspeculation, auctions, and competitive sealed tenders. Journal of Finance, 16(1), 8-37.</w:t>
      </w:r>
    </w:p>
    <w:p w14:paraId="7C1AE542" w14:textId="77777777" w:rsidR="00DA1741" w:rsidRDefault="00000000">
      <w:pPr>
        <w:pStyle w:val="BodyText"/>
        <w:pPrChange w:id="5542" w:author="DIEGO CORDOBA URRUTIA" w:date="2026-06-07T04:36:00Z" w16du:dateUtc="2026-06-07T10:36:00Z">
          <w:pPr>
            <w:spacing w:before="20" w:after="120" w:line="380" w:lineRule="auto"/>
            <w:jc w:val="both"/>
          </w:pPr>
        </w:pPrChange>
      </w:pPr>
      <w:r>
        <w:rPr>
          <w:rPrChange w:id="5543" w:author="DIEGO CORDOBA URRUTIA" w:date="2026-06-07T04:36:00Z" w16du:dateUtc="2026-06-07T10:36:00Z">
            <w:rPr>
              <w:color w:val="000000"/>
            </w:rPr>
          </w:rPrChange>
        </w:rPr>
        <w:t>Wilmott, P., Dewynne, J., y Howison, S. (1993). Option pricing: Mathematical models and computation. Oxford Financial Press.</w:t>
      </w:r>
    </w:p>
    <w:p w14:paraId="2ED9FDF4" w14:textId="77777777" w:rsidR="00DA1741" w:rsidRDefault="00000000">
      <w:pPr>
        <w:pStyle w:val="BodyText"/>
        <w:pPrChange w:id="5544" w:author="DIEGO CORDOBA URRUTIA" w:date="2026-06-07T04:36:00Z" w16du:dateUtc="2026-06-07T10:36:00Z">
          <w:pPr>
            <w:spacing w:before="20" w:after="120" w:line="380" w:lineRule="auto"/>
            <w:jc w:val="both"/>
          </w:pPr>
        </w:pPrChange>
      </w:pPr>
      <w:r>
        <w:rPr>
          <w:rPrChange w:id="5545" w:author="DIEGO CORDOBA URRUTIA" w:date="2026-06-07T04:36:00Z" w16du:dateUtc="2026-06-07T10:36:00Z">
            <w:rPr>
              <w:color w:val="000000"/>
            </w:rPr>
          </w:rPrChange>
        </w:rPr>
        <w:t>Wilson, R. (2002). Architecture of power markets. Econometrica, 70(4), 1299-1340.</w:t>
      </w:r>
    </w:p>
    <w:p w14:paraId="40956654" w14:textId="77777777" w:rsidR="00A7071E" w:rsidRDefault="00000000">
      <w:pPr>
        <w:pStyle w:val="BodyText"/>
        <w:rPr>
          <w:ins w:id="5546" w:author="DIEGO CORDOBA URRUTIA" w:date="2026-06-07T04:36:00Z" w16du:dateUtc="2026-06-07T10:36:00Z"/>
        </w:rPr>
      </w:pPr>
      <w:ins w:id="5547" w:author="DIEGO CORDOBA URRUTIA" w:date="2026-06-07T04:36:00Z" w16du:dateUtc="2026-06-07T10:36:00Z">
        <w:r>
          <w:t>Yang, Z., Xiong, J., y Wang, X. (2026). Stochastic mean-field LQ Stackelberg games and deep FBSDE Picard solver. arXiv:2605.12950. Preprint, mayo 2026.</w:t>
        </w:r>
      </w:ins>
    </w:p>
    <w:p w14:paraId="7BF03F8C" w14:textId="77777777" w:rsidR="00DA1741" w:rsidRDefault="00000000">
      <w:pPr>
        <w:pStyle w:val="BodyText"/>
        <w:pPrChange w:id="5548" w:author="DIEGO CORDOBA URRUTIA" w:date="2026-06-07T04:36:00Z" w16du:dateUtc="2026-06-07T10:36:00Z">
          <w:pPr>
            <w:spacing w:before="20" w:after="120" w:line="380" w:lineRule="auto"/>
            <w:jc w:val="both"/>
          </w:pPr>
        </w:pPrChange>
      </w:pPr>
      <w:r w:rsidRPr="00DA5EBB">
        <w:rPr>
          <w:lang w:val="es-419"/>
          <w:rPrChange w:id="5549" w:author="DIEGO CORDOBA URRUTIA" w:date="2026-06-07T04:36:00Z" w16du:dateUtc="2026-06-07T10:36:00Z">
            <w:rPr>
              <w:color w:val="000000"/>
            </w:rPr>
          </w:rPrChange>
        </w:rPr>
        <w:t xml:space="preserve">Zhang, Z., Zhang, D., y Qiu, R. C. (2022). </w:t>
      </w:r>
      <w:r>
        <w:rPr>
          <w:rPrChange w:id="5550" w:author="DIEGO CORDOBA URRUTIA" w:date="2026-06-07T04:36:00Z" w16du:dateUtc="2026-06-07T10:36:00Z">
            <w:rPr>
              <w:color w:val="000000"/>
            </w:rPr>
          </w:rPrChange>
        </w:rPr>
        <w:t>Deep reinforcement learning for power system applications. CSEE Journal of Power and Energy Systems, 6(1), 213-225.</w:t>
      </w:r>
    </w:p>
    <w:bookmarkEnd w:id="5450"/>
    <w:p w14:paraId="4AC2C9C1" w14:textId="77777777" w:rsidR="00DA1741" w:rsidRDefault="00000000">
      <w:pPr>
        <w:rPr>
          <w:del w:id="5551" w:author="DIEGO CORDOBA URRUTIA" w:date="2026-06-07T04:36:00Z" w16du:dateUtc="2026-06-07T10:36:00Z"/>
        </w:rPr>
      </w:pPr>
      <w:del w:id="5552" w:author="DIEGO CORDOBA URRUTIA" w:date="2026-06-07T04:36:00Z" w16du:dateUtc="2026-06-07T10:36:00Z">
        <w:r>
          <w:br/>
        </w:r>
      </w:del>
    </w:p>
    <w:p w14:paraId="2DC2E088" w14:textId="77777777" w:rsidR="00DA1741" w:rsidRDefault="00000000">
      <w:pPr>
        <w:pStyle w:val="Heading1"/>
      </w:pPr>
      <w:bookmarkStart w:id="5553" w:name="_Toc231042750"/>
      <w:bookmarkStart w:id="5554" w:name="X88112fa92a05afcecbd3d59a0c86a48af0895a8"/>
      <w:proofErr w:type="spellStart"/>
      <w:r>
        <w:rPr>
          <w:rFonts w:ascii="Arial" w:eastAsia="Arial" w:hAnsi="Arial" w:cs="Arial"/>
          <w:color w:val="0D2B45"/>
          <w:sz w:val="34"/>
          <w:szCs w:val="34"/>
        </w:rPr>
        <w:t>Apéndice</w:t>
      </w:r>
      <w:proofErr w:type="spellEnd"/>
      <w:r>
        <w:rPr>
          <w:rFonts w:ascii="Arial" w:eastAsia="Arial" w:hAnsi="Arial" w:cs="Arial"/>
          <w:color w:val="0D2B45"/>
          <w:sz w:val="34"/>
          <w:szCs w:val="34"/>
        </w:rPr>
        <w:t xml:space="preserve"> A</w:t>
      </w:r>
      <w:del w:id="5555" w:author="DIEGO CORDOBA URRUTIA" w:date="2026-06-07T04:36:00Z" w16du:dateUtc="2026-06-07T10:36:00Z">
        <w:r>
          <w:rPr>
            <w:rFonts w:ascii="Arial" w:eastAsia="Arial" w:hAnsi="Arial" w:cs="Arial"/>
            <w:color w:val="0D2B45"/>
            <w:sz w:val="34"/>
            <w:szCs w:val="34"/>
          </w:rPr>
          <w:delText xml:space="preserve"> </w:delText>
        </w:r>
      </w:del>
      <w:r>
        <w:rPr>
          <w:rFonts w:ascii="Arial" w:eastAsia="Arial" w:hAnsi="Arial" w:cs="Arial"/>
          <w:color w:val="0D2B45"/>
          <w:sz w:val="34"/>
          <w:szCs w:val="34"/>
        </w:rPr>
        <w:t xml:space="preserve"> </w:t>
      </w:r>
      <w:proofErr w:type="spellStart"/>
      <w:r>
        <w:rPr>
          <w:rFonts w:ascii="Arial" w:eastAsia="Arial" w:hAnsi="Arial" w:cs="Arial"/>
          <w:color w:val="0D2B45"/>
          <w:sz w:val="34"/>
          <w:szCs w:val="34"/>
        </w:rPr>
        <w:t>Demostración</w:t>
      </w:r>
      <w:proofErr w:type="spellEnd"/>
      <w:r>
        <w:rPr>
          <w:rFonts w:ascii="Arial" w:eastAsia="Arial" w:hAnsi="Arial" w:cs="Arial"/>
          <w:color w:val="0D2B45"/>
          <w:sz w:val="34"/>
          <w:szCs w:val="34"/>
        </w:rPr>
        <w:t xml:space="preserve"> del Teorema de Feynman-Kac</w:t>
      </w:r>
      <w:bookmarkEnd w:id="5553"/>
    </w:p>
    <w:p w14:paraId="282C9F12" w14:textId="77777777" w:rsidR="00DA1741" w:rsidRPr="00A9569D" w:rsidRDefault="00000000">
      <w:pPr>
        <w:pStyle w:val="FirstParagraph"/>
        <w:rPr>
          <w:lang w:val="es-419"/>
          <w:rPrChange w:id="5556" w:author="DIEGO CORDOBA URRUTIA" w:date="2026-06-07T04:36:00Z" w16du:dateUtc="2026-06-07T10:36:00Z">
            <w:rPr/>
          </w:rPrChange>
        </w:rPr>
        <w:pPrChange w:id="5557" w:author="DIEGO CORDOBA URRUTIA" w:date="2026-06-07T04:36:00Z" w16du:dateUtc="2026-06-07T10:36:00Z">
          <w:pPr>
            <w:spacing w:after="200" w:line="380" w:lineRule="auto"/>
            <w:jc w:val="both"/>
          </w:pPr>
        </w:pPrChange>
      </w:pPr>
      <w:r w:rsidRPr="00A9569D">
        <w:rPr>
          <w:lang w:val="es-419"/>
          <w:rPrChange w:id="5558" w:author="DIEGO CORDOBA URRUTIA" w:date="2026-06-07T04:36:00Z" w16du:dateUtc="2026-06-07T10:36:00Z">
            <w:rPr>
              <w:color w:val="000000"/>
            </w:rPr>
          </w:rPrChange>
        </w:rPr>
        <w:t>Presentamos la demostración completa utilizada en el Capítulo 1.</w:t>
      </w:r>
    </w:p>
    <w:p w14:paraId="52DF2AF6" w14:textId="77777777" w:rsidR="00DA1741" w:rsidRPr="00A9569D" w:rsidRDefault="00000000">
      <w:pPr>
        <w:pStyle w:val="Heading2"/>
        <w:rPr>
          <w:lang w:val="es-419"/>
          <w:rPrChange w:id="5559" w:author="DIEGO CORDOBA URRUTIA" w:date="2026-06-07T04:36:00Z" w16du:dateUtc="2026-06-07T10:36:00Z">
            <w:rPr/>
          </w:rPrChange>
        </w:rPr>
      </w:pPr>
      <w:bookmarkStart w:id="5560" w:name="_Toc231042751"/>
      <w:r w:rsidRPr="00A9569D">
        <w:rPr>
          <w:lang w:val="es-419"/>
          <w:rPrChange w:id="5561" w:author="DIEGO CORDOBA URRUTIA" w:date="2026-06-07T04:36:00Z" w16du:dateUtc="2026-06-07T10:36:00Z">
            <w:rPr/>
          </w:rPrChange>
        </w:rPr>
        <w:t>A.1</w:t>
      </w:r>
      <w:del w:id="5562" w:author="DIEGO CORDOBA URRUTIA" w:date="2026-06-07T04:36:00Z" w16du:dateUtc="2026-06-07T10:36:00Z">
        <w:r>
          <w:rPr>
            <w:rFonts w:ascii="Arial" w:eastAsia="Arial" w:hAnsi="Arial" w:cs="Arial"/>
            <w:color w:val="0F6E56"/>
          </w:rPr>
          <w:delText xml:space="preserve"> </w:delText>
        </w:r>
      </w:del>
      <w:r w:rsidRPr="00A9569D">
        <w:rPr>
          <w:lang w:val="es-419"/>
          <w:rPrChange w:id="5563" w:author="DIEGO CORDOBA URRUTIA" w:date="2026-06-07T04:36:00Z" w16du:dateUtc="2026-06-07T10:36:00Z">
            <w:rPr/>
          </w:rPrChange>
        </w:rPr>
        <w:t xml:space="preserve"> Enunciado</w:t>
      </w:r>
      <w:bookmarkEnd w:id="5560"/>
    </w:p>
    <w:p w14:paraId="56800CC3" w14:textId="77777777" w:rsidR="00DA1741" w:rsidRPr="00A9569D" w:rsidRDefault="00000000">
      <w:pPr>
        <w:pStyle w:val="FirstParagraph"/>
        <w:rPr>
          <w:lang w:val="es-419"/>
          <w:rPrChange w:id="5564" w:author="DIEGO CORDOBA URRUTIA" w:date="2026-06-07T04:36:00Z" w16du:dateUtc="2026-06-07T10:36:00Z">
            <w:rPr/>
          </w:rPrChange>
        </w:rPr>
        <w:pPrChange w:id="5565" w:author="DIEGO CORDOBA URRUTIA" w:date="2026-06-07T04:36:00Z" w16du:dateUtc="2026-06-07T10:36:00Z">
          <w:pPr>
            <w:spacing w:after="200" w:line="380" w:lineRule="auto"/>
            <w:jc w:val="both"/>
          </w:pPr>
        </w:pPrChange>
      </w:pPr>
      <w:r w:rsidRPr="00A9569D">
        <w:rPr>
          <w:lang w:val="es-419"/>
          <w:rPrChange w:id="5566" w:author="DIEGO CORDOBA URRUTIA" w:date="2026-06-07T04:36:00Z" w16du:dateUtc="2026-06-07T10:36:00Z">
            <w:rPr>
              <w:color w:val="000000"/>
            </w:rPr>
          </w:rPrChange>
        </w:rPr>
        <w:t xml:space="preserve">Teorema A.1. Sea X(t) un proceso de Itô en ℝⁿ con dX = </w:t>
      </w:r>
      <w:r>
        <w:rPr>
          <w:rPrChange w:id="5567" w:author="DIEGO CORDOBA URRUTIA" w:date="2026-06-07T04:36:00Z" w16du:dateUtc="2026-06-07T10:36:00Z">
            <w:rPr>
              <w:color w:val="000000"/>
            </w:rPr>
          </w:rPrChange>
        </w:rPr>
        <w:t>μ</w:t>
      </w:r>
      <w:r w:rsidRPr="00A9569D">
        <w:rPr>
          <w:lang w:val="es-419"/>
          <w:rPrChange w:id="5568" w:author="DIEGO CORDOBA URRUTIA" w:date="2026-06-07T04:36:00Z" w16du:dateUtc="2026-06-07T10:36:00Z">
            <w:rPr>
              <w:color w:val="000000"/>
            </w:rPr>
          </w:rPrChange>
        </w:rPr>
        <w:t xml:space="preserve">(X,t)dt + </w:t>
      </w:r>
      <w:r>
        <w:rPr>
          <w:rPrChange w:id="5569" w:author="DIEGO CORDOBA URRUTIA" w:date="2026-06-07T04:36:00Z" w16du:dateUtc="2026-06-07T10:36:00Z">
            <w:rPr>
              <w:color w:val="000000"/>
            </w:rPr>
          </w:rPrChange>
        </w:rPr>
        <w:t>σ</w:t>
      </w:r>
      <w:r w:rsidRPr="00A9569D">
        <w:rPr>
          <w:lang w:val="es-419"/>
          <w:rPrChange w:id="5570" w:author="DIEGO CORDOBA URRUTIA" w:date="2026-06-07T04:36:00Z" w16du:dateUtc="2026-06-07T10:36:00Z">
            <w:rPr>
              <w:color w:val="000000"/>
            </w:rPr>
          </w:rPrChange>
        </w:rPr>
        <w:t>(X,t)dW. Si u(x,t) satisface la EDP parabólica con condiciones de crecimiento polinomial, entonces u admite la representación estocástica bajo la medida inducida por el proceso.</w:t>
      </w:r>
    </w:p>
    <w:p w14:paraId="0976762D" w14:textId="77777777" w:rsidR="00DA1741" w:rsidRPr="00A9569D" w:rsidRDefault="00000000">
      <w:pPr>
        <w:pStyle w:val="Heading2"/>
        <w:rPr>
          <w:lang w:val="es-419"/>
          <w:rPrChange w:id="5571" w:author="DIEGO CORDOBA URRUTIA" w:date="2026-06-07T04:36:00Z" w16du:dateUtc="2026-06-07T10:36:00Z">
            <w:rPr/>
          </w:rPrChange>
        </w:rPr>
      </w:pPr>
      <w:bookmarkStart w:id="5572" w:name="_Toc231042752"/>
      <w:r w:rsidRPr="00A9569D">
        <w:rPr>
          <w:lang w:val="es-419"/>
          <w:rPrChange w:id="5573" w:author="DIEGO CORDOBA URRUTIA" w:date="2026-06-07T04:36:00Z" w16du:dateUtc="2026-06-07T10:36:00Z">
            <w:rPr/>
          </w:rPrChange>
        </w:rPr>
        <w:t xml:space="preserve">A.2 </w:t>
      </w:r>
      <w:del w:id="5574" w:author="DIEGO CORDOBA URRUTIA" w:date="2026-06-07T04:36:00Z" w16du:dateUtc="2026-06-07T10:36:00Z">
        <w:r>
          <w:rPr>
            <w:rFonts w:ascii="Arial" w:eastAsia="Arial" w:hAnsi="Arial" w:cs="Arial"/>
            <w:color w:val="0F6E56"/>
          </w:rPr>
          <w:delText xml:space="preserve"> </w:delText>
        </w:r>
      </w:del>
      <w:r w:rsidRPr="00A9569D">
        <w:rPr>
          <w:lang w:val="es-419"/>
          <w:rPrChange w:id="5575" w:author="DIEGO CORDOBA URRUTIA" w:date="2026-06-07T04:36:00Z" w16du:dateUtc="2026-06-07T10:36:00Z">
            <w:rPr/>
          </w:rPrChange>
        </w:rPr>
        <w:t>Demostración</w:t>
      </w:r>
      <w:bookmarkEnd w:id="5572"/>
    </w:p>
    <w:p w14:paraId="20A04DF4" w14:textId="77777777" w:rsidR="00DA1741" w:rsidRPr="00A9569D" w:rsidRDefault="00000000">
      <w:pPr>
        <w:pStyle w:val="FirstParagraph"/>
        <w:rPr>
          <w:lang w:val="es-419"/>
          <w:rPrChange w:id="5576" w:author="DIEGO CORDOBA URRUTIA" w:date="2026-06-07T04:36:00Z" w16du:dateUtc="2026-06-07T10:36:00Z">
            <w:rPr/>
          </w:rPrChange>
        </w:rPr>
        <w:pPrChange w:id="5577" w:author="DIEGO CORDOBA URRUTIA" w:date="2026-06-07T04:36:00Z" w16du:dateUtc="2026-06-07T10:36:00Z">
          <w:pPr>
            <w:spacing w:after="200" w:line="380" w:lineRule="auto"/>
            <w:jc w:val="both"/>
          </w:pPr>
        </w:pPrChange>
      </w:pPr>
      <w:r w:rsidRPr="00A9569D">
        <w:rPr>
          <w:lang w:val="es-419"/>
          <w:rPrChange w:id="5578" w:author="DIEGO CORDOBA URRUTIA" w:date="2026-06-07T04:36:00Z" w16du:dateUtc="2026-06-07T10:36:00Z">
            <w:rPr>
              <w:color w:val="000000"/>
            </w:rPr>
          </w:rPrChange>
        </w:rPr>
        <w:t>Sea Y(s) = e^{−∫_t^s r d</w:t>
      </w:r>
      <w:r>
        <w:rPr>
          <w:rPrChange w:id="5579" w:author="DIEGO CORDOBA URRUTIA" w:date="2026-06-07T04:36:00Z" w16du:dateUtc="2026-06-07T10:36:00Z">
            <w:rPr>
              <w:color w:val="000000"/>
            </w:rPr>
          </w:rPrChange>
        </w:rPr>
        <w:t>τ</w:t>
      </w:r>
      <w:r w:rsidRPr="00A9569D">
        <w:rPr>
          <w:lang w:val="es-419"/>
          <w:rPrChange w:id="5580" w:author="DIEGO CORDOBA URRUTIA" w:date="2026-06-07T04:36:00Z" w16du:dateUtc="2026-06-07T10:36:00Z">
            <w:rPr>
              <w:color w:val="000000"/>
            </w:rPr>
          </w:rPrChange>
        </w:rPr>
        <w:t>} u(X(s),s). Por la fórmula de Itô:</w:t>
      </w:r>
    </w:p>
    <w:p w14:paraId="40DB468F" w14:textId="77777777" w:rsidR="00DA1741" w:rsidRPr="00A9569D" w:rsidRDefault="00000000">
      <w:pPr>
        <w:pStyle w:val="BodyText"/>
        <w:rPr>
          <w:lang w:val="es-419"/>
          <w:rPrChange w:id="5581" w:author="DIEGO CORDOBA URRUTIA" w:date="2026-06-07T04:36:00Z" w16du:dateUtc="2026-06-07T10:36:00Z">
            <w:rPr/>
          </w:rPrChange>
        </w:rPr>
        <w:pPrChange w:id="5582" w:author="DIEGO CORDOBA URRUTIA" w:date="2026-06-07T04:36:00Z" w16du:dateUtc="2026-06-07T10:36:00Z">
          <w:pPr>
            <w:spacing w:before="240" w:after="240"/>
            <w:jc w:val="center"/>
          </w:pPr>
        </w:pPrChange>
      </w:pPr>
      <w:r w:rsidRPr="00A9569D">
        <w:rPr>
          <w:lang w:val="es-419"/>
          <w:rPrChange w:id="5583" w:author="DIEGO CORDOBA URRUTIA" w:date="2026-06-07T04:36:00Z" w16du:dateUtc="2026-06-07T10:36:00Z">
            <w:rPr>
              <w:rFonts w:ascii="Cambria Math" w:eastAsia="Cambria Math" w:hAnsi="Cambria Math" w:cs="Cambria Math"/>
              <w:color w:val="0D2B45"/>
              <w:sz w:val="22"/>
              <w:szCs w:val="22"/>
            </w:rPr>
          </w:rPrChange>
        </w:rPr>
        <w:t xml:space="preserve">dY </w:t>
      </w:r>
      <w:ins w:id="5584" w:author="DIEGO CORDOBA URRUTIA" w:date="2026-06-07T04:36:00Z" w16du:dateUtc="2026-06-07T10:36:00Z">
        <w:r w:rsidRPr="00A9569D">
          <w:rPr>
            <w:lang w:val="es-419"/>
          </w:rPr>
          <w:t>=</w:t>
        </w:r>
      </w:ins>
      <w:del w:id="558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586" w:author="DIEGO CORDOBA URRUTIA" w:date="2026-06-07T04:36:00Z" w16du:dateUtc="2026-06-07T10:36:00Z">
            <w:rPr>
              <w:rFonts w:ascii="Cambria Math" w:eastAsia="Cambria Math" w:hAnsi="Cambria Math" w:cs="Cambria Math"/>
              <w:color w:val="0D2B45"/>
              <w:sz w:val="22"/>
              <w:szCs w:val="22"/>
            </w:rPr>
          </w:rPrChange>
        </w:rPr>
        <w:t xml:space="preserve"> e^{−∫_t^s r d</w:t>
      </w:r>
      <w:r>
        <w:rPr>
          <w:rPrChange w:id="5587"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5588" w:author="DIEGO CORDOBA URRUTIA" w:date="2026-06-07T04:36:00Z" w16du:dateUtc="2026-06-07T10:36:00Z">
            <w:rPr>
              <w:rFonts w:ascii="Cambria Math" w:eastAsia="Cambria Math" w:hAnsi="Cambria Math" w:cs="Cambria Math"/>
              <w:color w:val="0D2B45"/>
              <w:sz w:val="22"/>
              <w:szCs w:val="22"/>
            </w:rPr>
          </w:rPrChange>
        </w:rPr>
        <w:t xml:space="preserve">} [ du − r·u·ds ] </w:t>
      </w:r>
      <w:ins w:id="5589" w:author="DIEGO CORDOBA URRUTIA" w:date="2026-06-07T04:36:00Z" w16du:dateUtc="2026-06-07T10:36:00Z">
        <w:r w:rsidRPr="00A9569D">
          <w:rPr>
            <w:lang w:val="es-419"/>
          </w:rPr>
          <w:t>=</w:t>
        </w:r>
      </w:ins>
      <w:del w:id="559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591" w:author="DIEGO CORDOBA URRUTIA" w:date="2026-06-07T04:36:00Z" w16du:dateUtc="2026-06-07T10:36:00Z">
            <w:rPr>
              <w:rFonts w:ascii="Cambria Math" w:eastAsia="Cambria Math" w:hAnsi="Cambria Math" w:cs="Cambria Math"/>
              <w:color w:val="0D2B45"/>
              <w:sz w:val="22"/>
              <w:szCs w:val="22"/>
            </w:rPr>
          </w:rPrChange>
        </w:rPr>
        <w:t xml:space="preserve"> e^{−∫_t^s r d</w:t>
      </w:r>
      <w:r>
        <w:rPr>
          <w:rPrChange w:id="5592"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5593" w:author="DIEGO CORDOBA URRUTIA" w:date="2026-06-07T04:36:00Z" w16du:dateUtc="2026-06-07T10:36:00Z">
            <w:rPr>
              <w:rFonts w:ascii="Cambria Math" w:eastAsia="Cambria Math" w:hAnsi="Cambria Math" w:cs="Cambria Math"/>
              <w:color w:val="0D2B45"/>
              <w:sz w:val="22"/>
              <w:szCs w:val="22"/>
            </w:rPr>
          </w:rPrChange>
        </w:rPr>
        <w:t xml:space="preserve">} [ (∂u/∂t + Lu − ru) ds </w:t>
      </w:r>
      <w:ins w:id="5594" w:author="DIEGO CORDOBA URRUTIA" w:date="2026-06-07T04:36:00Z" w16du:dateUtc="2026-06-07T10:36:00Z">
        <w:r w:rsidRPr="00A9569D">
          <w:rPr>
            <w:lang w:val="es-419"/>
          </w:rPr>
          <w:t>+</w:t>
        </w:r>
      </w:ins>
      <w:del w:id="5595"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596" w:author="DIEGO CORDOBA URRUTIA" w:date="2026-06-07T04:36:00Z" w16du:dateUtc="2026-06-07T10:36:00Z">
            <w:rPr>
              <w:rFonts w:ascii="Cambria Math" w:eastAsia="Cambria Math" w:hAnsi="Cambria Math" w:cs="Cambria Math"/>
              <w:color w:val="0D2B45"/>
              <w:sz w:val="22"/>
              <w:szCs w:val="22"/>
            </w:rPr>
          </w:rPrChange>
        </w:rPr>
        <w:t xml:space="preserve"> ∇u·</w:t>
      </w:r>
      <w:r>
        <w:rPr>
          <w:rPrChange w:id="5597" w:author="DIEGO CORDOBA URRUTIA" w:date="2026-06-07T04:36:00Z" w16du:dateUtc="2026-06-07T10:36:00Z">
            <w:rPr>
              <w:rFonts w:ascii="Cambria Math" w:eastAsia="Cambria Math" w:hAnsi="Cambria Math" w:cs="Cambria Math"/>
              <w:color w:val="0D2B45"/>
              <w:sz w:val="22"/>
              <w:szCs w:val="22"/>
            </w:rPr>
          </w:rPrChange>
        </w:rPr>
        <w:t>σ</w:t>
      </w:r>
      <w:r w:rsidRPr="00A9569D">
        <w:rPr>
          <w:lang w:val="es-419"/>
          <w:rPrChange w:id="5598" w:author="DIEGO CORDOBA URRUTIA" w:date="2026-06-07T04:36:00Z" w16du:dateUtc="2026-06-07T10:36:00Z">
            <w:rPr>
              <w:rFonts w:ascii="Cambria Math" w:eastAsia="Cambria Math" w:hAnsi="Cambria Math" w:cs="Cambria Math"/>
              <w:color w:val="0D2B45"/>
              <w:sz w:val="22"/>
              <w:szCs w:val="22"/>
            </w:rPr>
          </w:rPrChange>
        </w:rPr>
        <w:t>·dW ]</w:t>
      </w:r>
    </w:p>
    <w:p w14:paraId="372EA947" w14:textId="77777777" w:rsidR="00DA1741" w:rsidRPr="00A9569D" w:rsidRDefault="00000000">
      <w:pPr>
        <w:pStyle w:val="BodyText"/>
        <w:rPr>
          <w:lang w:val="es-419"/>
          <w:rPrChange w:id="5599" w:author="DIEGO CORDOBA URRUTIA" w:date="2026-06-07T04:36:00Z" w16du:dateUtc="2026-06-07T10:36:00Z">
            <w:rPr/>
          </w:rPrChange>
        </w:rPr>
        <w:pPrChange w:id="5600" w:author="DIEGO CORDOBA URRUTIA" w:date="2026-06-07T04:36:00Z" w16du:dateUtc="2026-06-07T10:36:00Z">
          <w:pPr>
            <w:spacing w:after="200" w:line="380" w:lineRule="auto"/>
            <w:jc w:val="both"/>
          </w:pPr>
        </w:pPrChange>
      </w:pPr>
      <w:r w:rsidRPr="00A9569D">
        <w:rPr>
          <w:lang w:val="es-419"/>
          <w:rPrChange w:id="5601" w:author="DIEGO CORDOBA URRUTIA" w:date="2026-06-07T04:36:00Z" w16du:dateUtc="2026-06-07T10:36:00Z">
            <w:rPr>
              <w:color w:val="000000"/>
            </w:rPr>
          </w:rPrChange>
        </w:rPr>
        <w:t>Por la EDP, ∂u/∂t + Lu − ru = −g. Entonces dY = −e^{−∫r}g ds + (martingala). Integrando de t a T y tomando esperanza condicional:</w:t>
      </w:r>
    </w:p>
    <w:p w14:paraId="1420CDA8" w14:textId="77777777" w:rsidR="00DA1741" w:rsidRPr="00A9569D" w:rsidRDefault="00000000">
      <w:pPr>
        <w:pStyle w:val="BodyText"/>
        <w:rPr>
          <w:lang w:val="es-419"/>
          <w:rPrChange w:id="5602" w:author="DIEGO CORDOBA URRUTIA" w:date="2026-06-07T04:36:00Z" w16du:dateUtc="2026-06-07T10:36:00Z">
            <w:rPr/>
          </w:rPrChange>
        </w:rPr>
        <w:pPrChange w:id="5603" w:author="DIEGO CORDOBA URRUTIA" w:date="2026-06-07T04:36:00Z" w16du:dateUtc="2026-06-07T10:36:00Z">
          <w:pPr>
            <w:spacing w:before="240" w:after="240"/>
            <w:jc w:val="center"/>
          </w:pPr>
        </w:pPrChange>
      </w:pPr>
      <w:r w:rsidRPr="00A9569D">
        <w:rPr>
          <w:lang w:val="es-419"/>
          <w:rPrChange w:id="5604" w:author="DIEGO CORDOBA URRUTIA" w:date="2026-06-07T04:36:00Z" w16du:dateUtc="2026-06-07T10:36:00Z">
            <w:rPr>
              <w:rFonts w:ascii="Cambria Math" w:eastAsia="Cambria Math" w:hAnsi="Cambria Math" w:cs="Cambria Math"/>
              <w:color w:val="0D2B45"/>
              <w:sz w:val="22"/>
              <w:szCs w:val="22"/>
            </w:rPr>
          </w:rPrChange>
        </w:rPr>
        <w:t xml:space="preserve">u(x,t) </w:t>
      </w:r>
      <w:ins w:id="5605" w:author="DIEGO CORDOBA URRUTIA" w:date="2026-06-07T04:36:00Z" w16du:dateUtc="2026-06-07T10:36:00Z">
        <w:r w:rsidRPr="00A9569D">
          <w:rPr>
            <w:lang w:val="es-419"/>
          </w:rPr>
          <w:t>=</w:t>
        </w:r>
      </w:ins>
      <w:del w:id="5606"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607" w:author="DIEGO CORDOBA URRUTIA" w:date="2026-06-07T04:36:00Z" w16du:dateUtc="2026-06-07T10:36:00Z">
            <w:rPr>
              <w:rFonts w:ascii="Cambria Math" w:eastAsia="Cambria Math" w:hAnsi="Cambria Math" w:cs="Cambria Math"/>
              <w:color w:val="0D2B45"/>
              <w:sz w:val="22"/>
              <w:szCs w:val="22"/>
            </w:rPr>
          </w:rPrChange>
        </w:rPr>
        <w:t xml:space="preserve"> E[ e^{−∫_t^T r d</w:t>
      </w:r>
      <w:r>
        <w:rPr>
          <w:rPrChange w:id="5608"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5609" w:author="DIEGO CORDOBA URRUTIA" w:date="2026-06-07T04:36:00Z" w16du:dateUtc="2026-06-07T10:36:00Z">
            <w:rPr>
              <w:rFonts w:ascii="Cambria Math" w:eastAsia="Cambria Math" w:hAnsi="Cambria Math" w:cs="Cambria Math"/>
              <w:color w:val="0D2B45"/>
              <w:sz w:val="22"/>
              <w:szCs w:val="22"/>
            </w:rPr>
          </w:rPrChange>
        </w:rPr>
        <w:t xml:space="preserve">} </w:t>
      </w:r>
      <w:r>
        <w:rPr>
          <w:rPrChange w:id="5610" w:author="DIEGO CORDOBA URRUTIA" w:date="2026-06-07T04:36:00Z" w16du:dateUtc="2026-06-07T10:36:00Z">
            <w:rPr>
              <w:rFonts w:ascii="Cambria Math" w:eastAsia="Cambria Math" w:hAnsi="Cambria Math" w:cs="Cambria Math"/>
              <w:color w:val="0D2B45"/>
              <w:sz w:val="22"/>
              <w:szCs w:val="22"/>
            </w:rPr>
          </w:rPrChange>
        </w:rPr>
        <w:t>Φ</w:t>
      </w:r>
      <w:r w:rsidRPr="00A9569D">
        <w:rPr>
          <w:lang w:val="es-419"/>
          <w:rPrChange w:id="5611" w:author="DIEGO CORDOBA URRUTIA" w:date="2026-06-07T04:36:00Z" w16du:dateUtc="2026-06-07T10:36:00Z">
            <w:rPr>
              <w:rFonts w:ascii="Cambria Math" w:eastAsia="Cambria Math" w:hAnsi="Cambria Math" w:cs="Cambria Math"/>
              <w:color w:val="0D2B45"/>
              <w:sz w:val="22"/>
              <w:szCs w:val="22"/>
            </w:rPr>
          </w:rPrChange>
        </w:rPr>
        <w:t xml:space="preserve">(X(T)) | X(t)=x ] </w:t>
      </w:r>
      <w:ins w:id="5612" w:author="DIEGO CORDOBA URRUTIA" w:date="2026-06-07T04:36:00Z" w16du:dateUtc="2026-06-07T10:36:00Z">
        <w:r w:rsidRPr="00A9569D">
          <w:rPr>
            <w:lang w:val="es-419"/>
          </w:rPr>
          <w:t>+</w:t>
        </w:r>
      </w:ins>
      <w:del w:id="561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614" w:author="DIEGO CORDOBA URRUTIA" w:date="2026-06-07T04:36:00Z" w16du:dateUtc="2026-06-07T10:36:00Z">
            <w:rPr>
              <w:rFonts w:ascii="Cambria Math" w:eastAsia="Cambria Math" w:hAnsi="Cambria Math" w:cs="Cambria Math"/>
              <w:color w:val="0D2B45"/>
              <w:sz w:val="22"/>
              <w:szCs w:val="22"/>
            </w:rPr>
          </w:rPrChange>
        </w:rPr>
        <w:t xml:space="preserve"> E[ ∫_t^T e^{−∫_t^s r d</w:t>
      </w:r>
      <w:r>
        <w:rPr>
          <w:rPrChange w:id="5615" w:author="DIEGO CORDOBA URRUTIA" w:date="2026-06-07T04:36:00Z" w16du:dateUtc="2026-06-07T10:36:00Z">
            <w:rPr>
              <w:rFonts w:ascii="Cambria Math" w:eastAsia="Cambria Math" w:hAnsi="Cambria Math" w:cs="Cambria Math"/>
              <w:color w:val="0D2B45"/>
              <w:sz w:val="22"/>
              <w:szCs w:val="22"/>
            </w:rPr>
          </w:rPrChange>
        </w:rPr>
        <w:t>τ</w:t>
      </w:r>
      <w:r w:rsidRPr="00A9569D">
        <w:rPr>
          <w:lang w:val="es-419"/>
          <w:rPrChange w:id="5616" w:author="DIEGO CORDOBA URRUTIA" w:date="2026-06-07T04:36:00Z" w16du:dateUtc="2026-06-07T10:36:00Z">
            <w:rPr>
              <w:rFonts w:ascii="Cambria Math" w:eastAsia="Cambria Math" w:hAnsi="Cambria Math" w:cs="Cambria Math"/>
              <w:color w:val="0D2B45"/>
              <w:sz w:val="22"/>
              <w:szCs w:val="22"/>
            </w:rPr>
          </w:rPrChange>
        </w:rPr>
        <w:t>} g(X(s),s) ds | X(t)=x ]</w:t>
      </w:r>
    </w:p>
    <w:p w14:paraId="497E56BC" w14:textId="77777777" w:rsidR="00DA1741" w:rsidRPr="00A9569D" w:rsidRDefault="00000000">
      <w:pPr>
        <w:pStyle w:val="BodyText"/>
        <w:rPr>
          <w:lang w:val="es-419"/>
          <w:rPrChange w:id="5617" w:author="DIEGO CORDOBA URRUTIA" w:date="2026-06-07T04:36:00Z" w16du:dateUtc="2026-06-07T10:36:00Z">
            <w:rPr/>
          </w:rPrChange>
        </w:rPr>
        <w:pPrChange w:id="5618" w:author="DIEGO CORDOBA URRUTIA" w:date="2026-06-07T04:36:00Z" w16du:dateUtc="2026-06-07T10:36:00Z">
          <w:pPr>
            <w:spacing w:after="200" w:line="380" w:lineRule="auto"/>
            <w:jc w:val="both"/>
          </w:pPr>
        </w:pPrChange>
      </w:pPr>
      <w:r w:rsidRPr="00A9569D">
        <w:rPr>
          <w:lang w:val="es-419"/>
          <w:rPrChange w:id="5619" w:author="DIEGO CORDOBA URRUTIA" w:date="2026-06-07T04:36:00Z" w16du:dateUtc="2026-06-07T10:36:00Z">
            <w:rPr>
              <w:color w:val="000000"/>
            </w:rPr>
          </w:rPrChange>
        </w:rPr>
        <w:lastRenderedPageBreak/>
        <w:t>que es la representación Feynman-Kac. La condición de cuadrado-integrabilidad de ∇u·</w:t>
      </w:r>
      <w:r>
        <w:rPr>
          <w:rPrChange w:id="5620" w:author="DIEGO CORDOBA URRUTIA" w:date="2026-06-07T04:36:00Z" w16du:dateUtc="2026-06-07T10:36:00Z">
            <w:rPr>
              <w:color w:val="000000"/>
            </w:rPr>
          </w:rPrChange>
        </w:rPr>
        <w:t>σ</w:t>
      </w:r>
      <w:r w:rsidRPr="00A9569D">
        <w:rPr>
          <w:lang w:val="es-419"/>
          <w:rPrChange w:id="5621" w:author="DIEGO CORDOBA URRUTIA" w:date="2026-06-07T04:36:00Z" w16du:dateUtc="2026-06-07T10:36:00Z">
            <w:rPr>
              <w:color w:val="000000"/>
            </w:rPr>
          </w:rPrChange>
        </w:rPr>
        <w:t xml:space="preserve"> se verifica bajo las condiciones de crecimiento polinomial asumidas. □</w:t>
      </w:r>
    </w:p>
    <w:p w14:paraId="0ED246B0" w14:textId="77777777" w:rsidR="00DA1741" w:rsidRPr="00A9569D" w:rsidRDefault="00000000">
      <w:pPr>
        <w:pStyle w:val="Heading1"/>
        <w:rPr>
          <w:lang w:val="es-419"/>
          <w:rPrChange w:id="5622" w:author="DIEGO CORDOBA URRUTIA" w:date="2026-06-07T04:36:00Z" w16du:dateUtc="2026-06-07T10:36:00Z">
            <w:rPr/>
          </w:rPrChange>
        </w:rPr>
      </w:pPr>
      <w:bookmarkStart w:id="5623" w:name="_Toc231042753"/>
      <w:bookmarkStart w:id="5624" w:name="X2f46bbe84ddece7a6adaa136862b45a60942c0f"/>
      <w:bookmarkEnd w:id="5554"/>
      <w:r w:rsidRPr="00A9569D">
        <w:rPr>
          <w:lang w:val="es-419"/>
          <w:rPrChange w:id="5625" w:author="DIEGO CORDOBA URRUTIA" w:date="2026-06-07T04:36:00Z" w16du:dateUtc="2026-06-07T10:36:00Z">
            <w:rPr/>
          </w:rPrChange>
        </w:rPr>
        <w:t xml:space="preserve">Apéndice B </w:t>
      </w:r>
      <w:del w:id="5626"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5627" w:author="DIEGO CORDOBA URRUTIA" w:date="2026-06-07T04:36:00Z" w16du:dateUtc="2026-06-07T10:36:00Z">
            <w:rPr/>
          </w:rPrChange>
        </w:rPr>
        <w:t>El Mecanismo VCG: Construcción Formal</w:t>
      </w:r>
      <w:bookmarkEnd w:id="5623"/>
    </w:p>
    <w:p w14:paraId="33EE7FFE" w14:textId="77777777" w:rsidR="00DA1741" w:rsidRPr="00A9569D" w:rsidRDefault="00000000">
      <w:pPr>
        <w:pStyle w:val="Heading2"/>
        <w:rPr>
          <w:lang w:val="es-419"/>
          <w:rPrChange w:id="5628" w:author="DIEGO CORDOBA URRUTIA" w:date="2026-06-07T04:36:00Z" w16du:dateUtc="2026-06-07T10:36:00Z">
            <w:rPr/>
          </w:rPrChange>
        </w:rPr>
      </w:pPr>
      <w:bookmarkStart w:id="5629" w:name="_Toc231042754"/>
      <w:bookmarkStart w:id="5630" w:name="X7d3fa3d8d99a9b99ee613d65e74e4b00f458f8b"/>
      <w:r w:rsidRPr="00A9569D">
        <w:rPr>
          <w:lang w:val="es-419"/>
          <w:rPrChange w:id="5631" w:author="DIEGO CORDOBA URRUTIA" w:date="2026-06-07T04:36:00Z" w16du:dateUtc="2026-06-07T10:36:00Z">
            <w:rPr/>
          </w:rPrChange>
        </w:rPr>
        <w:t>B.1</w:t>
      </w:r>
      <w:del w:id="5632" w:author="DIEGO CORDOBA URRUTIA" w:date="2026-06-07T04:36:00Z" w16du:dateUtc="2026-06-07T10:36:00Z">
        <w:r>
          <w:rPr>
            <w:rFonts w:ascii="Arial" w:eastAsia="Arial" w:hAnsi="Arial" w:cs="Arial"/>
            <w:color w:val="0F6E56"/>
          </w:rPr>
          <w:delText xml:space="preserve"> </w:delText>
        </w:r>
      </w:del>
      <w:r w:rsidRPr="00A9569D">
        <w:rPr>
          <w:lang w:val="es-419"/>
          <w:rPrChange w:id="5633" w:author="DIEGO CORDOBA URRUTIA" w:date="2026-06-07T04:36:00Z" w16du:dateUtc="2026-06-07T10:36:00Z">
            <w:rPr/>
          </w:rPrChange>
        </w:rPr>
        <w:t xml:space="preserve"> Implementación para Subasta de Regulación</w:t>
      </w:r>
      <w:bookmarkEnd w:id="5629"/>
    </w:p>
    <w:p w14:paraId="5FB0F3A3" w14:textId="77777777" w:rsidR="00DA1741" w:rsidRPr="00A9569D" w:rsidRDefault="00000000">
      <w:pPr>
        <w:pStyle w:val="FirstParagraph"/>
        <w:rPr>
          <w:lang w:val="es-419"/>
          <w:rPrChange w:id="5634" w:author="DIEGO CORDOBA URRUTIA" w:date="2026-06-07T04:36:00Z" w16du:dateUtc="2026-06-07T10:36:00Z">
            <w:rPr/>
          </w:rPrChange>
        </w:rPr>
        <w:pPrChange w:id="5635" w:author="DIEGO CORDOBA URRUTIA" w:date="2026-06-07T04:36:00Z" w16du:dateUtc="2026-06-07T10:36:00Z">
          <w:pPr>
            <w:spacing w:after="200" w:line="380" w:lineRule="auto"/>
            <w:jc w:val="both"/>
          </w:pPr>
        </w:pPrChange>
      </w:pPr>
      <w:r w:rsidRPr="00A9569D">
        <w:rPr>
          <w:lang w:val="es-419"/>
          <w:rPrChange w:id="5636" w:author="DIEGO CORDOBA URRUTIA" w:date="2026-06-07T04:36:00Z" w16du:dateUtc="2026-06-07T10:36:00Z">
            <w:rPr>
              <w:color w:val="000000"/>
            </w:rPr>
          </w:rPrChange>
        </w:rPr>
        <w:t>El pago VCG al proveedor i asignado en la subasta de capacidad de regulación es:</w:t>
      </w:r>
    </w:p>
    <w:p w14:paraId="227F8F2E" w14:textId="77777777" w:rsidR="00DA1741" w:rsidRPr="00A9569D" w:rsidRDefault="00000000">
      <w:pPr>
        <w:pStyle w:val="BodyText"/>
        <w:rPr>
          <w:lang w:val="es-419"/>
          <w:rPrChange w:id="5637" w:author="DIEGO CORDOBA URRUTIA" w:date="2026-06-07T04:36:00Z" w16du:dateUtc="2026-06-07T10:36:00Z">
            <w:rPr/>
          </w:rPrChange>
        </w:rPr>
        <w:pPrChange w:id="5638" w:author="DIEGO CORDOBA URRUTIA" w:date="2026-06-07T04:36:00Z" w16du:dateUtc="2026-06-07T10:36:00Z">
          <w:pPr>
            <w:spacing w:before="240" w:after="240"/>
            <w:jc w:val="center"/>
          </w:pPr>
        </w:pPrChange>
      </w:pPr>
      <w:r w:rsidRPr="00A9569D">
        <w:rPr>
          <w:lang w:val="es-419"/>
          <w:rPrChange w:id="5639" w:author="DIEGO CORDOBA URRUTIA" w:date="2026-06-07T04:36:00Z" w16du:dateUtc="2026-06-07T10:36:00Z">
            <w:rPr>
              <w:rFonts w:ascii="Cambria Math" w:eastAsia="Cambria Math" w:hAnsi="Cambria Math" w:cs="Cambria Math"/>
              <w:color w:val="0D2B45"/>
              <w:sz w:val="22"/>
              <w:szCs w:val="22"/>
            </w:rPr>
          </w:rPrChange>
        </w:rPr>
        <w:t>p_i^{VCG}(</w:t>
      </w:r>
      <w:r>
        <w:rPr>
          <w:rPrChange w:id="5640"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5641" w:author="DIEGO CORDOBA URRUTIA" w:date="2026-06-07T04:36:00Z" w16du:dateUtc="2026-06-07T10:36:00Z">
            <w:rPr>
              <w:rFonts w:ascii="Cambria Math" w:eastAsia="Cambria Math" w:hAnsi="Cambria Math" w:cs="Cambria Math"/>
              <w:color w:val="0D2B45"/>
              <w:sz w:val="22"/>
              <w:szCs w:val="22"/>
            </w:rPr>
          </w:rPrChange>
        </w:rPr>
        <w:t xml:space="preserve">) </w:t>
      </w:r>
      <w:ins w:id="5642" w:author="DIEGO CORDOBA URRUTIA" w:date="2026-06-07T04:36:00Z" w16du:dateUtc="2026-06-07T10:36:00Z">
        <w:r w:rsidRPr="00A9569D">
          <w:rPr>
            <w:lang w:val="es-419"/>
          </w:rPr>
          <w:t>=</w:t>
        </w:r>
      </w:ins>
      <w:del w:id="5643"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lang w:val="es-419"/>
          <w:rPrChange w:id="5644" w:author="DIEGO CORDOBA URRUTIA" w:date="2026-06-07T04:36:00Z" w16du:dateUtc="2026-06-07T10:36:00Z">
            <w:rPr>
              <w:rFonts w:ascii="Cambria Math" w:eastAsia="Cambria Math" w:hAnsi="Cambria Math" w:cs="Cambria Math"/>
              <w:color w:val="0D2B45"/>
              <w:sz w:val="22"/>
              <w:szCs w:val="22"/>
            </w:rPr>
          </w:rPrChange>
        </w:rPr>
        <w:t xml:space="preserve"> W_{−i}(x</w:t>
      </w:r>
      <w:ins w:id="5645" w:author="DIEGO CORDOBA URRUTIA" w:date="2026-06-07T04:36:00Z" w16du:dateUtc="2026-06-07T10:36:00Z">
        <w:r w:rsidRPr="00A9569D">
          <w:rPr>
            <w:i/>
            <w:iCs/>
            <w:lang w:val="es-419"/>
          </w:rPr>
          <w:t>(</w:t>
        </w:r>
      </w:ins>
      <w:del w:id="5646" w:author="DIEGO CORDOBA URRUTIA" w:date="2026-06-07T04:36:00Z" w16du:dateUtc="2026-06-07T10:36:00Z">
        <w:r w:rsidRPr="00DA5EBB">
          <w:rPr>
            <w:rFonts w:ascii="Cambria Math" w:eastAsia="Cambria Math" w:hAnsi="Cambria Math" w:cs="Cambria Math"/>
            <w:color w:val="0D2B45"/>
            <w:sz w:val="22"/>
            <w:szCs w:val="22"/>
            <w:lang w:val="es-419"/>
          </w:rPr>
          <w:delText>*(</w:delText>
        </w:r>
      </w:del>
      <w:r>
        <w:rPr>
          <w:i/>
          <w:rPrChange w:id="5647" w:author="DIEGO CORDOBA URRUTIA" w:date="2026-06-07T04:36:00Z" w16du:dateUtc="2026-06-07T10:36:00Z">
            <w:rPr>
              <w:rFonts w:ascii="Cambria Math" w:eastAsia="Cambria Math" w:hAnsi="Cambria Math" w:cs="Cambria Math"/>
              <w:color w:val="0D2B45"/>
              <w:sz w:val="22"/>
              <w:szCs w:val="22"/>
            </w:rPr>
          </w:rPrChange>
        </w:rPr>
        <w:t>θ</w:t>
      </w:r>
      <w:r w:rsidRPr="00A9569D">
        <w:rPr>
          <w:i/>
          <w:lang w:val="es-419"/>
          <w:rPrChange w:id="5648" w:author="DIEGO CORDOBA URRUTIA" w:date="2026-06-07T04:36:00Z" w16du:dateUtc="2026-06-07T10:36:00Z">
            <w:rPr>
              <w:rFonts w:ascii="Cambria Math" w:eastAsia="Cambria Math" w:hAnsi="Cambria Math" w:cs="Cambria Math"/>
              <w:color w:val="0D2B45"/>
              <w:sz w:val="22"/>
              <w:szCs w:val="22"/>
            </w:rPr>
          </w:rPrChange>
        </w:rPr>
        <w:t xml:space="preserve">_{−i})) </w:t>
      </w:r>
      <w:ins w:id="5649" w:author="DIEGO CORDOBA URRUTIA" w:date="2026-06-07T04:36:00Z" w16du:dateUtc="2026-06-07T10:36:00Z">
        <w:r w:rsidRPr="00A9569D">
          <w:rPr>
            <w:i/>
            <w:iCs/>
            <w:lang w:val="es-419"/>
          </w:rPr>
          <w:t>−</w:t>
        </w:r>
      </w:ins>
      <w:del w:id="5650" w:author="DIEGO CORDOBA URRUTIA" w:date="2026-06-07T04:36:00Z" w16du:dateUtc="2026-06-07T10:36:00Z">
        <w:r w:rsidRPr="00DA5EBB">
          <w:rPr>
            <w:rFonts w:ascii="Cambria Math" w:eastAsia="Cambria Math" w:hAnsi="Cambria Math" w:cs="Cambria Math"/>
            <w:color w:val="0D2B45"/>
            <w:sz w:val="22"/>
            <w:szCs w:val="22"/>
            <w:lang w:val="es-419"/>
          </w:rPr>
          <w:delText xml:space="preserve"> − </w:delText>
        </w:r>
      </w:del>
      <w:r w:rsidRPr="00A9569D">
        <w:rPr>
          <w:i/>
          <w:lang w:val="es-419"/>
          <w:rPrChange w:id="5651" w:author="DIEGO CORDOBA URRUTIA" w:date="2026-06-07T04:36:00Z" w16du:dateUtc="2026-06-07T10:36:00Z">
            <w:rPr>
              <w:rFonts w:ascii="Cambria Math" w:eastAsia="Cambria Math" w:hAnsi="Cambria Math" w:cs="Cambria Math"/>
              <w:color w:val="0D2B45"/>
              <w:sz w:val="22"/>
              <w:szCs w:val="22"/>
            </w:rPr>
          </w:rPrChange>
        </w:rPr>
        <w:t xml:space="preserve"> W_{−i}(x</w:t>
      </w:r>
      <w:ins w:id="5652" w:author="DIEGO CORDOBA URRUTIA" w:date="2026-06-07T04:36:00Z" w16du:dateUtc="2026-06-07T10:36:00Z">
        <w:r w:rsidRPr="00A9569D">
          <w:rPr>
            <w:lang w:val="es-419"/>
          </w:rPr>
          <w:t>(</w:t>
        </w:r>
      </w:ins>
      <w:del w:id="5653" w:author="DIEGO CORDOBA URRUTIA" w:date="2026-06-07T04:36:00Z" w16du:dateUtc="2026-06-07T10:36:00Z">
        <w:r w:rsidRPr="00DA5EBB">
          <w:rPr>
            <w:rFonts w:ascii="Cambria Math" w:eastAsia="Cambria Math" w:hAnsi="Cambria Math" w:cs="Cambria Math"/>
            <w:color w:val="0D2B45"/>
            <w:sz w:val="22"/>
            <w:szCs w:val="22"/>
            <w:lang w:val="es-419"/>
          </w:rPr>
          <w:delText>*(</w:delText>
        </w:r>
      </w:del>
      <w:r>
        <w:rPr>
          <w:rPrChange w:id="5654" w:author="DIEGO CORDOBA URRUTIA" w:date="2026-06-07T04:36:00Z" w16du:dateUtc="2026-06-07T10:36:00Z">
            <w:rPr>
              <w:rFonts w:ascii="Cambria Math" w:eastAsia="Cambria Math" w:hAnsi="Cambria Math" w:cs="Cambria Math"/>
              <w:color w:val="0D2B45"/>
              <w:sz w:val="22"/>
              <w:szCs w:val="22"/>
            </w:rPr>
          </w:rPrChange>
        </w:rPr>
        <w:t>θ</w:t>
      </w:r>
      <w:r w:rsidRPr="00A9569D">
        <w:rPr>
          <w:lang w:val="es-419"/>
          <w:rPrChange w:id="5655" w:author="DIEGO CORDOBA URRUTIA" w:date="2026-06-07T04:36:00Z" w16du:dateUtc="2026-06-07T10:36:00Z">
            <w:rPr>
              <w:rFonts w:ascii="Cambria Math" w:eastAsia="Cambria Math" w:hAnsi="Cambria Math" w:cs="Cambria Math"/>
              <w:color w:val="0D2B45"/>
              <w:sz w:val="22"/>
              <w:szCs w:val="22"/>
            </w:rPr>
          </w:rPrChange>
        </w:rPr>
        <w:t>))</w:t>
      </w:r>
    </w:p>
    <w:p w14:paraId="12A49ED2" w14:textId="77777777" w:rsidR="00DA1741" w:rsidRPr="00A9569D" w:rsidRDefault="00000000">
      <w:pPr>
        <w:pStyle w:val="BodyText"/>
        <w:rPr>
          <w:lang w:val="es-419"/>
          <w:rPrChange w:id="5656" w:author="DIEGO CORDOBA URRUTIA" w:date="2026-06-07T04:36:00Z" w16du:dateUtc="2026-06-07T10:36:00Z">
            <w:rPr/>
          </w:rPrChange>
        </w:rPr>
        <w:pPrChange w:id="5657" w:author="DIEGO CORDOBA URRUTIA" w:date="2026-06-07T04:36:00Z" w16du:dateUtc="2026-06-07T10:36:00Z">
          <w:pPr>
            <w:spacing w:after="200" w:line="380" w:lineRule="auto"/>
            <w:jc w:val="both"/>
          </w:pPr>
        </w:pPrChange>
      </w:pPr>
      <w:r w:rsidRPr="00A9569D">
        <w:rPr>
          <w:lang w:val="es-419"/>
          <w:rPrChange w:id="5658" w:author="DIEGO CORDOBA URRUTIA" w:date="2026-06-07T04:36:00Z" w16du:dateUtc="2026-06-07T10:36:00Z">
            <w:rPr>
              <w:color w:val="000000"/>
            </w:rPr>
          </w:rPrChange>
        </w:rPr>
        <w:t xml:space="preserve">donde W_{−i}(x) = </w:t>
      </w:r>
      <w:r>
        <w:rPr>
          <w:rPrChange w:id="5659" w:author="DIEGO CORDOBA URRUTIA" w:date="2026-06-07T04:36:00Z" w16du:dateUtc="2026-06-07T10:36:00Z">
            <w:rPr>
              <w:color w:val="000000"/>
            </w:rPr>
          </w:rPrChange>
        </w:rPr>
        <w:t>Σ</w:t>
      </w:r>
      <w:r w:rsidRPr="00A9569D">
        <w:rPr>
          <w:lang w:val="es-419"/>
          <w:rPrChange w:id="5660" w:author="DIEGO CORDOBA URRUTIA" w:date="2026-06-07T04:36:00Z" w16du:dateUtc="2026-06-07T10:36:00Z">
            <w:rPr>
              <w:color w:val="000000"/>
            </w:rPr>
          </w:rPrChange>
        </w:rPr>
        <w:t xml:space="preserve">_{j≠i} </w:t>
      </w:r>
      <w:r>
        <w:rPr>
          <w:rPrChange w:id="5661" w:author="DIEGO CORDOBA URRUTIA" w:date="2026-06-07T04:36:00Z" w16du:dateUtc="2026-06-07T10:36:00Z">
            <w:rPr>
              <w:color w:val="000000"/>
            </w:rPr>
          </w:rPrChange>
        </w:rPr>
        <w:t>θⱼ</w:t>
      </w:r>
      <w:r w:rsidRPr="00A9569D">
        <w:rPr>
          <w:lang w:val="es-419"/>
          <w:rPrChange w:id="5662" w:author="DIEGO CORDOBA URRUTIA" w:date="2026-06-07T04:36:00Z" w16du:dateUtc="2026-06-07T10:36:00Z">
            <w:rPr>
              <w:color w:val="000000"/>
            </w:rPr>
          </w:rPrChange>
        </w:rPr>
        <w:t xml:space="preserve"> · x</w:t>
      </w:r>
      <w:r>
        <w:rPr>
          <w:rPrChange w:id="5663" w:author="DIEGO CORDOBA URRUTIA" w:date="2026-06-07T04:36:00Z" w16du:dateUtc="2026-06-07T10:36:00Z">
            <w:rPr>
              <w:color w:val="000000"/>
            </w:rPr>
          </w:rPrChange>
        </w:rPr>
        <w:t>ⱼ</w:t>
      </w:r>
      <w:r w:rsidRPr="00A9569D">
        <w:rPr>
          <w:lang w:val="es-419"/>
          <w:rPrChange w:id="5664" w:author="DIEGO CORDOBA URRUTIA" w:date="2026-06-07T04:36:00Z" w16du:dateUtc="2026-06-07T10:36:00Z">
            <w:rPr>
              <w:color w:val="000000"/>
            </w:rPr>
          </w:rPrChange>
        </w:rPr>
        <w:t xml:space="preserve"> es el bienestar de los demás proveedores bajo la asignación x, y x*(</w:t>
      </w:r>
      <w:r>
        <w:rPr>
          <w:rPrChange w:id="5665" w:author="DIEGO CORDOBA URRUTIA" w:date="2026-06-07T04:36:00Z" w16du:dateUtc="2026-06-07T10:36:00Z">
            <w:rPr>
              <w:color w:val="000000"/>
            </w:rPr>
          </w:rPrChange>
        </w:rPr>
        <w:t>θ</w:t>
      </w:r>
      <w:r w:rsidRPr="00A9569D">
        <w:rPr>
          <w:lang w:val="es-419"/>
          <w:rPrChange w:id="5666" w:author="DIEGO CORDOBA URRUTIA" w:date="2026-06-07T04:36:00Z" w16du:dateUtc="2026-06-07T10:36:00Z">
            <w:rPr>
              <w:color w:val="000000"/>
            </w:rPr>
          </w:rPrChange>
        </w:rPr>
        <w:t xml:space="preserve">_{−i}) es la asignación eficiente cuando el proveedor i no participa. Este pago hace que reportar el costo verdadero </w:t>
      </w:r>
      <w:r>
        <w:rPr>
          <w:rPrChange w:id="5667" w:author="DIEGO CORDOBA URRUTIA" w:date="2026-06-07T04:36:00Z" w16du:dateUtc="2026-06-07T10:36:00Z">
            <w:rPr>
              <w:color w:val="000000"/>
            </w:rPr>
          </w:rPrChange>
        </w:rPr>
        <w:t>θᵢ</w:t>
      </w:r>
      <w:r w:rsidRPr="00A9569D">
        <w:rPr>
          <w:lang w:val="es-419"/>
          <w:rPrChange w:id="5668" w:author="DIEGO CORDOBA URRUTIA" w:date="2026-06-07T04:36:00Z" w16du:dateUtc="2026-06-07T10:36:00Z">
            <w:rPr>
              <w:color w:val="000000"/>
            </w:rPr>
          </w:rPrChange>
        </w:rPr>
        <w:t xml:space="preserve"> sea estrategia dominante para todos los proveedores, independientemente de sus creencias sobre los tipos de los demás (dominant strategy incentive compatibility, DSIC).</w:t>
      </w:r>
    </w:p>
    <w:p w14:paraId="506DA03A" w14:textId="77777777" w:rsidR="00DA1741" w:rsidRPr="00A9569D" w:rsidRDefault="00000000">
      <w:pPr>
        <w:pStyle w:val="Heading1"/>
        <w:rPr>
          <w:lang w:val="es-419"/>
          <w:rPrChange w:id="5669" w:author="DIEGO CORDOBA URRUTIA" w:date="2026-06-07T04:36:00Z" w16du:dateUtc="2026-06-07T10:36:00Z">
            <w:rPr/>
          </w:rPrChange>
        </w:rPr>
      </w:pPr>
      <w:bookmarkStart w:id="5670" w:name="_Toc231042755"/>
      <w:bookmarkStart w:id="5671" w:name="Xffaaf3d115c8a255635c48ed46d1aa30646c181"/>
      <w:bookmarkEnd w:id="5624"/>
      <w:bookmarkEnd w:id="5630"/>
      <w:r w:rsidRPr="00A9569D">
        <w:rPr>
          <w:lang w:val="es-419"/>
          <w:rPrChange w:id="5672" w:author="DIEGO CORDOBA URRUTIA" w:date="2026-06-07T04:36:00Z" w16du:dateUtc="2026-06-07T10:36:00Z">
            <w:rPr/>
          </w:rPrChange>
        </w:rPr>
        <w:t xml:space="preserve">Apéndice C </w:t>
      </w:r>
      <w:del w:id="5673"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5674" w:author="DIEGO CORDOBA URRUTIA" w:date="2026-06-07T04:36:00Z" w16du:dateUtc="2026-06-07T10:36:00Z">
            <w:rPr/>
          </w:rPrChange>
        </w:rPr>
        <w:t>Código HJB — Extracto del Solucionador PRIMEnergeia</w:t>
      </w:r>
      <w:bookmarkEnd w:id="5670"/>
    </w:p>
    <w:bookmarkEnd w:id="5671"/>
    <w:p w14:paraId="18A8A4EB" w14:textId="77777777" w:rsidR="00DA1741" w:rsidRPr="00A9569D" w:rsidRDefault="00000000">
      <w:pPr>
        <w:pStyle w:val="Heading1"/>
        <w:rPr>
          <w:lang w:val="es-419"/>
          <w:rPrChange w:id="5675" w:author="DIEGO CORDOBA URRUTIA" w:date="2026-06-07T04:36:00Z" w16du:dateUtc="2026-06-07T10:36:00Z">
            <w:rPr/>
          </w:rPrChange>
        </w:rPr>
        <w:pPrChange w:id="5676" w:author="DIEGO CORDOBA URRUTIA" w:date="2026-06-07T04:36:00Z" w16du:dateUtc="2026-06-07T10:36:00Z">
          <w:pPr>
            <w:spacing w:before="120" w:after="120" w:line="300" w:lineRule="auto"/>
            <w:ind w:left="360"/>
          </w:pPr>
        </w:pPrChange>
      </w:pPr>
      <w:del w:id="5677"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bookmarkStart w:id="5678" w:name="_Toc231042756"/>
      <w:bookmarkStart w:id="5679" w:name="Xafac838a469b519ebd7d1af49f90038f092a4fe"/>
      <w:r w:rsidRPr="00A9569D">
        <w:rPr>
          <w:lang w:val="es-419"/>
          <w:rPrChange w:id="5680" w:author="DIEGO CORDOBA URRUTIA" w:date="2026-06-07T04:36:00Z" w16du:dateUtc="2026-06-07T10:36:00Z">
            <w:rPr>
              <w:rFonts w:ascii="Courier New" w:eastAsia="Courier New" w:hAnsi="Courier New" w:cs="Courier New"/>
              <w:color w:val="0D2B45"/>
              <w:sz w:val="19"/>
              <w:szCs w:val="19"/>
            </w:rPr>
          </w:rPrChange>
        </w:rPr>
        <w:t xml:space="preserve">Iteración de valor — HJB estocástico (Python, PRIMEnergeia) for it in range(cfg.max_iterations): </w:t>
      </w:r>
      <w:del w:id="5681"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682" w:author="DIEGO CORDOBA URRUTIA" w:date="2026-06-07T04:36:00Z" w16du:dateUtc="2026-06-07T10:36:00Z">
            <w:rPr>
              <w:rFonts w:ascii="Courier New" w:eastAsia="Courier New" w:hAnsi="Courier New" w:cs="Courier New"/>
              <w:color w:val="0D2B45"/>
              <w:sz w:val="19"/>
              <w:szCs w:val="19"/>
            </w:rPr>
          </w:rPrChange>
        </w:rPr>
        <w:t xml:space="preserve">V_new = np.full_like(V, np.inf) </w:t>
      </w:r>
      <w:del w:id="5683"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684" w:author="DIEGO CORDOBA URRUTIA" w:date="2026-06-07T04:36:00Z" w16du:dateUtc="2026-06-07T10:36:00Z">
            <w:rPr>
              <w:rFonts w:ascii="Courier New" w:eastAsia="Courier New" w:hAnsi="Courier New" w:cs="Courier New"/>
              <w:color w:val="0D2B45"/>
              <w:sz w:val="19"/>
              <w:szCs w:val="19"/>
            </w:rPr>
          </w:rPrChange>
        </w:rPr>
        <w:t xml:space="preserve">interp = RegularGridInterpolator((f_dev, roc), V) </w:t>
      </w:r>
      <w:del w:id="5685"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686" w:author="DIEGO CORDOBA URRUTIA" w:date="2026-06-07T04:36:00Z" w16du:dateUtc="2026-06-07T10:36:00Z">
            <w:rPr>
              <w:rFonts w:ascii="Courier New" w:eastAsia="Courier New" w:hAnsi="Courier New" w:cs="Courier New"/>
              <w:color w:val="0D2B45"/>
              <w:sz w:val="19"/>
              <w:szCs w:val="19"/>
            </w:rPr>
          </w:rPrChange>
        </w:rPr>
        <w:t xml:space="preserve">for u in u_candidates: </w:t>
      </w:r>
      <w:del w:id="5687"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688" w:author="DIEGO CORDOBA URRUTIA" w:date="2026-06-07T04:36:00Z" w16du:dateUtc="2026-06-07T10:36:00Z">
            <w:rPr>
              <w:rFonts w:ascii="Courier New" w:eastAsia="Courier New" w:hAnsi="Courier New" w:cs="Courier New"/>
              <w:color w:val="0D2B45"/>
              <w:sz w:val="19"/>
              <w:szCs w:val="19"/>
            </w:rPr>
          </w:rPrChange>
        </w:rPr>
        <w:t xml:space="preserve"># u ∈ [-50, +50] MW </w:t>
      </w:r>
      <w:del w:id="5689"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690" w:author="DIEGO CORDOBA URRUTIA" w:date="2026-06-07T04:36:00Z" w16du:dateUtc="2026-06-07T10:36:00Z">
            <w:rPr>
              <w:rFonts w:ascii="Courier New" w:eastAsia="Courier New" w:hAnsi="Courier New" w:cs="Courier New"/>
              <w:color w:val="0D2B45"/>
              <w:sz w:val="19"/>
              <w:szCs w:val="19"/>
            </w:rPr>
          </w:rPrChange>
        </w:rPr>
        <w:t xml:space="preserve">F_next = np.clip(F + </w:t>
      </w:r>
      <w:ins w:id="5691" w:author="DIEGO CORDOBA URRUTIA" w:date="2026-06-07T04:36:00Z" w16du:dateUtc="2026-06-07T10:36:00Z">
        <w:r w:rsidRPr="00A9569D">
          <w:rPr>
            <w:lang w:val="es-419"/>
          </w:rPr>
          <w:t>dt</w:t>
        </w:r>
        <w:r w:rsidRPr="00A9569D">
          <w:rPr>
            <w:i/>
            <w:iCs/>
            <w:lang w:val="es-419"/>
          </w:rPr>
          <w:t>R</w:t>
        </w:r>
      </w:ins>
      <w:del w:id="5692" w:author="DIEGO CORDOBA URRUTIA" w:date="2026-06-07T04:36:00Z" w16du:dateUtc="2026-06-07T10:36:00Z">
        <w:r w:rsidRPr="00DA5EBB">
          <w:rPr>
            <w:rFonts w:ascii="Courier New" w:eastAsia="Courier New" w:hAnsi="Courier New" w:cs="Courier New"/>
            <w:color w:val="0D2B45"/>
            <w:sz w:val="19"/>
            <w:szCs w:val="19"/>
            <w:lang w:val="es-419"/>
          </w:rPr>
          <w:delText>dt*R</w:delText>
        </w:r>
      </w:del>
      <w:r w:rsidRPr="00A9569D">
        <w:rPr>
          <w:i/>
          <w:lang w:val="es-419"/>
          <w:rPrChange w:id="5693" w:author="DIEGO CORDOBA URRUTIA" w:date="2026-06-07T04:36:00Z" w16du:dateUtc="2026-06-07T10:36:00Z">
            <w:rPr>
              <w:rFonts w:ascii="Courier New" w:eastAsia="Courier New" w:hAnsi="Courier New" w:cs="Courier New"/>
              <w:color w:val="0D2B45"/>
              <w:sz w:val="19"/>
              <w:szCs w:val="19"/>
            </w:rPr>
          </w:rPrChange>
        </w:rPr>
        <w:t xml:space="preserve">, -cfg.freq_range, cfg.freq_range) </w:t>
      </w:r>
      <w:del w:id="5694"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i/>
          <w:lang w:val="es-419"/>
          <w:rPrChange w:id="5695" w:author="DIEGO CORDOBA URRUTIA" w:date="2026-06-07T04:36:00Z" w16du:dateUtc="2026-06-07T10:36:00Z">
            <w:rPr>
              <w:rFonts w:ascii="Courier New" w:eastAsia="Courier New" w:hAnsi="Courier New" w:cs="Courier New"/>
              <w:color w:val="0D2B45"/>
              <w:sz w:val="19"/>
              <w:szCs w:val="19"/>
            </w:rPr>
          </w:rPrChange>
        </w:rPr>
        <w:t>R_next = np.clip(R + dt</w:t>
      </w:r>
      <w:ins w:id="5696" w:author="DIEGO CORDOBA URRUTIA" w:date="2026-06-07T04:36:00Z" w16du:dateUtc="2026-06-07T10:36:00Z">
        <w:r w:rsidRPr="00A9569D">
          <w:rPr>
            <w:lang w:val="es-419"/>
          </w:rPr>
          <w:t>(-D</w:t>
        </w:r>
        <w:r w:rsidRPr="00A9569D">
          <w:rPr>
            <w:i/>
            <w:iCs/>
            <w:lang w:val="es-419"/>
          </w:rPr>
          <w:t>F</w:t>
        </w:r>
      </w:ins>
      <w:del w:id="5697" w:author="DIEGO CORDOBA URRUTIA" w:date="2026-06-07T04:36:00Z" w16du:dateUtc="2026-06-07T10:36:00Z">
        <w:r w:rsidRPr="00DA5EBB">
          <w:rPr>
            <w:rFonts w:ascii="Courier New" w:eastAsia="Courier New" w:hAnsi="Courier New" w:cs="Courier New"/>
            <w:color w:val="0D2B45"/>
            <w:sz w:val="19"/>
            <w:szCs w:val="19"/>
            <w:lang w:val="es-419"/>
          </w:rPr>
          <w:delText>*(-D*F</w:delText>
        </w:r>
      </w:del>
      <w:r w:rsidRPr="00A9569D">
        <w:rPr>
          <w:i/>
          <w:lang w:val="es-419"/>
          <w:rPrChange w:id="5698" w:author="DIEGO CORDOBA URRUTIA" w:date="2026-06-07T04:36:00Z" w16du:dateUtc="2026-06-07T10:36:00Z">
            <w:rPr>
              <w:rFonts w:ascii="Courier New" w:eastAsia="Courier New" w:hAnsi="Courier New" w:cs="Courier New"/>
              <w:color w:val="0D2B45"/>
              <w:sz w:val="19"/>
              <w:szCs w:val="19"/>
            </w:rPr>
          </w:rPrChange>
        </w:rPr>
        <w:t xml:space="preserve"> - u/100)/(</w:t>
      </w:r>
      <w:ins w:id="5699" w:author="DIEGO CORDOBA URRUTIA" w:date="2026-06-07T04:36:00Z" w16du:dateUtc="2026-06-07T10:36:00Z">
        <w:r w:rsidRPr="00A9569D">
          <w:rPr>
            <w:i/>
            <w:iCs/>
            <w:lang w:val="es-419"/>
          </w:rPr>
          <w:t>2</w:t>
        </w:r>
        <w:r w:rsidRPr="00A9569D">
          <w:rPr>
            <w:lang w:val="es-419"/>
          </w:rPr>
          <w:t>H</w:t>
        </w:r>
      </w:ins>
      <w:del w:id="5700" w:author="DIEGO CORDOBA URRUTIA" w:date="2026-06-07T04:36:00Z" w16du:dateUtc="2026-06-07T10:36:00Z">
        <w:r w:rsidRPr="00DA5EBB">
          <w:rPr>
            <w:rFonts w:ascii="Courier New" w:eastAsia="Courier New" w:hAnsi="Courier New" w:cs="Courier New"/>
            <w:color w:val="0D2B45"/>
            <w:sz w:val="19"/>
            <w:szCs w:val="19"/>
            <w:lang w:val="es-419"/>
          </w:rPr>
          <w:delText>2*H</w:delText>
        </w:r>
      </w:del>
      <w:r w:rsidRPr="00A9569D">
        <w:rPr>
          <w:lang w:val="es-419"/>
          <w:rPrChange w:id="5701" w:author="DIEGO CORDOBA URRUTIA" w:date="2026-06-07T04:36:00Z" w16du:dateUtc="2026-06-07T10:36:00Z">
            <w:rPr>
              <w:rFonts w:ascii="Courier New" w:eastAsia="Courier New" w:hAnsi="Courier New" w:cs="Courier New"/>
              <w:color w:val="0D2B45"/>
              <w:sz w:val="19"/>
              <w:szCs w:val="19"/>
            </w:rPr>
          </w:rPrChange>
        </w:rPr>
        <w:t xml:space="preserve">), -cfg.roc_range, cfg.roc_range) </w:t>
      </w:r>
      <w:del w:id="5702"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03" w:author="DIEGO CORDOBA URRUTIA" w:date="2026-06-07T04:36:00Z" w16du:dateUtc="2026-06-07T10:36:00Z">
            <w:rPr>
              <w:rFonts w:ascii="Courier New" w:eastAsia="Courier New" w:hAnsi="Courier New" w:cs="Courier New"/>
              <w:color w:val="0D2B45"/>
              <w:sz w:val="19"/>
              <w:szCs w:val="19"/>
            </w:rPr>
          </w:rPrChange>
        </w:rPr>
        <w:t xml:space="preserve">V_next = interp(np.stack([F_next.ravel(), R_next.ravel()], axis=1)) </w:t>
      </w:r>
      <w:del w:id="5704"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05" w:author="DIEGO CORDOBA URRUTIA" w:date="2026-06-07T04:36:00Z" w16du:dateUtc="2026-06-07T10:36:00Z">
            <w:rPr>
              <w:rFonts w:ascii="Courier New" w:eastAsia="Courier New" w:hAnsi="Courier New" w:cs="Courier New"/>
              <w:color w:val="0D2B45"/>
              <w:sz w:val="19"/>
              <w:szCs w:val="19"/>
            </w:rPr>
          </w:rPrChange>
        </w:rPr>
        <w:t xml:space="preserve">V_next = V_next.reshape(F.shape) </w:t>
      </w:r>
      <w:del w:id="5706"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07" w:author="DIEGO CORDOBA URRUTIA" w:date="2026-06-07T04:36:00Z" w16du:dateUtc="2026-06-07T10:36:00Z">
            <w:rPr>
              <w:rFonts w:ascii="Courier New" w:eastAsia="Courier New" w:hAnsi="Courier New" w:cs="Courier New"/>
              <w:color w:val="0D2B45"/>
              <w:sz w:val="19"/>
              <w:szCs w:val="19"/>
            </w:rPr>
          </w:rPrChange>
        </w:rPr>
        <w:t>Q = (q_f*F**2 + q_r*R**2 + r_ctrl*u**2</w:t>
      </w:r>
      <w:ins w:id="5708" w:author="DIEGO CORDOBA URRUTIA" w:date="2026-06-07T04:36:00Z" w16du:dateUtc="2026-06-07T10:36:00Z">
        <w:r w:rsidRPr="00A9569D">
          <w:rPr>
            <w:lang w:val="es-419"/>
          </w:rPr>
          <w:t>)</w:t>
        </w:r>
      </w:ins>
      <w:del w:id="5709" w:author="DIEGO CORDOBA URRUTIA" w:date="2026-06-07T04:36:00Z" w16du:dateUtc="2026-06-07T10:36:00Z">
        <w:r w:rsidRPr="00DA5EBB">
          <w:rPr>
            <w:rFonts w:ascii="Courier New" w:eastAsia="Courier New" w:hAnsi="Courier New" w:cs="Courier New"/>
            <w:color w:val="0D2B45"/>
            <w:sz w:val="19"/>
            <w:szCs w:val="19"/>
            <w:lang w:val="es-419"/>
          </w:rPr>
          <w:delText>)*</w:delText>
        </w:r>
      </w:del>
      <w:r w:rsidRPr="00A9569D">
        <w:rPr>
          <w:i/>
          <w:lang w:val="es-419"/>
          <w:rPrChange w:id="5710" w:author="DIEGO CORDOBA URRUTIA" w:date="2026-06-07T04:36:00Z" w16du:dateUtc="2026-06-07T10:36:00Z">
            <w:rPr>
              <w:rFonts w:ascii="Courier New" w:eastAsia="Courier New" w:hAnsi="Courier New" w:cs="Courier New"/>
              <w:color w:val="0D2B45"/>
              <w:sz w:val="19"/>
              <w:szCs w:val="19"/>
            </w:rPr>
          </w:rPrChange>
        </w:rPr>
        <w:t xml:space="preserve">dt + </w:t>
      </w:r>
      <w:ins w:id="5711" w:author="DIEGO CORDOBA URRUTIA" w:date="2026-06-07T04:36:00Z" w16du:dateUtc="2026-06-07T10:36:00Z">
        <w:r w:rsidRPr="00A9569D">
          <w:rPr>
            <w:i/>
            <w:iCs/>
            <w:lang w:val="es-419"/>
          </w:rPr>
          <w:t>gamma</w:t>
        </w:r>
        <w:r w:rsidRPr="00A9569D">
          <w:rPr>
            <w:lang w:val="es-419"/>
          </w:rPr>
          <w:t>V</w:t>
        </w:r>
      </w:ins>
      <w:del w:id="5712" w:author="DIEGO CORDOBA URRUTIA" w:date="2026-06-07T04:36:00Z" w16du:dateUtc="2026-06-07T10:36:00Z">
        <w:r w:rsidRPr="00DA5EBB">
          <w:rPr>
            <w:rFonts w:ascii="Courier New" w:eastAsia="Courier New" w:hAnsi="Courier New" w:cs="Courier New"/>
            <w:color w:val="0D2B45"/>
            <w:sz w:val="19"/>
            <w:szCs w:val="19"/>
            <w:lang w:val="es-419"/>
          </w:rPr>
          <w:delText>gamma*V</w:delText>
        </w:r>
      </w:del>
      <w:r w:rsidRPr="00A9569D">
        <w:rPr>
          <w:lang w:val="es-419"/>
          <w:rPrChange w:id="5713" w:author="DIEGO CORDOBA URRUTIA" w:date="2026-06-07T04:36:00Z" w16du:dateUtc="2026-06-07T10:36:00Z">
            <w:rPr>
              <w:rFonts w:ascii="Courier New" w:eastAsia="Courier New" w:hAnsi="Courier New" w:cs="Courier New"/>
              <w:color w:val="0D2B45"/>
              <w:sz w:val="19"/>
              <w:szCs w:val="19"/>
            </w:rPr>
          </w:rPrChange>
        </w:rPr>
        <w:t xml:space="preserve">_next </w:t>
      </w:r>
      <w:del w:id="5714"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15" w:author="DIEGO CORDOBA URRUTIA" w:date="2026-06-07T04:36:00Z" w16du:dateUtc="2026-06-07T10:36:00Z">
            <w:rPr>
              <w:rFonts w:ascii="Courier New" w:eastAsia="Courier New" w:hAnsi="Courier New" w:cs="Courier New"/>
              <w:color w:val="0D2B45"/>
              <w:sz w:val="19"/>
              <w:szCs w:val="19"/>
            </w:rPr>
          </w:rPrChange>
        </w:rPr>
        <w:t xml:space="preserve">mask = Q &lt; V_new </w:t>
      </w:r>
      <w:del w:id="5716"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17" w:author="DIEGO CORDOBA URRUTIA" w:date="2026-06-07T04:36:00Z" w16du:dateUtc="2026-06-07T10:36:00Z">
            <w:rPr>
              <w:rFonts w:ascii="Courier New" w:eastAsia="Courier New" w:hAnsi="Courier New" w:cs="Courier New"/>
              <w:color w:val="0D2B45"/>
              <w:sz w:val="19"/>
              <w:szCs w:val="19"/>
            </w:rPr>
          </w:rPrChange>
        </w:rPr>
        <w:t xml:space="preserve">V_new = np.where(mask, Q, V_new) </w:t>
      </w:r>
      <w:del w:id="5718"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19" w:author="DIEGO CORDOBA URRUTIA" w:date="2026-06-07T04:36:00Z" w16du:dateUtc="2026-06-07T10:36:00Z">
            <w:rPr>
              <w:rFonts w:ascii="Courier New" w:eastAsia="Courier New" w:hAnsi="Courier New" w:cs="Courier New"/>
              <w:color w:val="0D2B45"/>
              <w:sz w:val="19"/>
              <w:szCs w:val="19"/>
            </w:rPr>
          </w:rPrChange>
        </w:rPr>
        <w:t xml:space="preserve">pi_new = np.where(mask, u, pi_new) </w:t>
      </w:r>
      <w:del w:id="5720"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21" w:author="DIEGO CORDOBA URRUTIA" w:date="2026-06-07T04:36:00Z" w16du:dateUtc="2026-06-07T10:36:00Z">
            <w:rPr>
              <w:rFonts w:ascii="Courier New" w:eastAsia="Courier New" w:hAnsi="Courier New" w:cs="Courier New"/>
              <w:color w:val="0D2B45"/>
              <w:sz w:val="19"/>
              <w:szCs w:val="19"/>
            </w:rPr>
          </w:rPrChange>
        </w:rPr>
        <w:t xml:space="preserve">if np.max(np.abs(V_new - V)) &lt; cfg.tol: break </w:t>
      </w:r>
      <w:del w:id="5722" w:author="DIEGO CORDOBA URRUTIA" w:date="2026-06-07T04:36:00Z" w16du:dateUtc="2026-06-07T10:36:00Z">
        <w:r w:rsidRPr="00DA5EBB">
          <w:rPr>
            <w:rFonts w:ascii="Courier New" w:eastAsia="Courier New" w:hAnsi="Courier New" w:cs="Courier New"/>
            <w:color w:val="0D2B45"/>
            <w:sz w:val="19"/>
            <w:szCs w:val="19"/>
            <w:lang w:val="es-419"/>
          </w:rPr>
          <w:delText xml:space="preserve">    </w:delText>
        </w:r>
      </w:del>
      <w:r w:rsidRPr="00A9569D">
        <w:rPr>
          <w:lang w:val="es-419"/>
          <w:rPrChange w:id="5723" w:author="DIEGO CORDOBA URRUTIA" w:date="2026-06-07T04:36:00Z" w16du:dateUtc="2026-06-07T10:36:00Z">
            <w:rPr>
              <w:rFonts w:ascii="Courier New" w:eastAsia="Courier New" w:hAnsi="Courier New" w:cs="Courier New"/>
              <w:color w:val="0D2B45"/>
              <w:sz w:val="19"/>
              <w:szCs w:val="19"/>
            </w:rPr>
          </w:rPrChange>
        </w:rPr>
        <w:t>V = V_new # Online inference: &lt; 8ms via RegularGridInterpolator lookup u_star = float(policy_interp(np.array([[delta_f, rocof]]))[0])</w:t>
      </w:r>
      <w:bookmarkEnd w:id="5678"/>
    </w:p>
    <w:p w14:paraId="18CB88AA" w14:textId="77777777" w:rsidR="00DA1741" w:rsidRPr="00A9569D" w:rsidRDefault="00000000">
      <w:pPr>
        <w:pStyle w:val="Heading1"/>
        <w:rPr>
          <w:lang w:val="es-419"/>
          <w:rPrChange w:id="5724" w:author="DIEGO CORDOBA URRUTIA" w:date="2026-06-07T04:36:00Z" w16du:dateUtc="2026-06-07T10:36:00Z">
            <w:rPr/>
          </w:rPrChange>
        </w:rPr>
      </w:pPr>
      <w:bookmarkStart w:id="5725" w:name="_Toc231042757"/>
      <w:bookmarkStart w:id="5726" w:name="Xfef9d90886b05ffd8eeb91c610b2d3f0d07c61e"/>
      <w:bookmarkEnd w:id="5679"/>
      <w:r w:rsidRPr="00A9569D">
        <w:rPr>
          <w:lang w:val="es-419"/>
          <w:rPrChange w:id="5727" w:author="DIEGO CORDOBA URRUTIA" w:date="2026-06-07T04:36:00Z" w16du:dateUtc="2026-06-07T10:36:00Z">
            <w:rPr/>
          </w:rPrChange>
        </w:rPr>
        <w:t>Apéndice D</w:t>
      </w:r>
      <w:del w:id="5728" w:author="DIEGO CORDOBA URRUTIA" w:date="2026-06-07T04:36:00Z" w16du:dateUtc="2026-06-07T10:36:00Z">
        <w:r>
          <w:rPr>
            <w:rFonts w:ascii="Arial" w:eastAsia="Arial" w:hAnsi="Arial" w:cs="Arial"/>
            <w:color w:val="0D2B45"/>
            <w:sz w:val="34"/>
            <w:szCs w:val="34"/>
          </w:rPr>
          <w:delText xml:space="preserve"> </w:delText>
        </w:r>
      </w:del>
      <w:r w:rsidRPr="00A9569D">
        <w:rPr>
          <w:lang w:val="es-419"/>
          <w:rPrChange w:id="5729" w:author="DIEGO CORDOBA URRUTIA" w:date="2026-06-07T04:36:00Z" w16du:dateUtc="2026-06-07T10:36:00Z">
            <w:rPr/>
          </w:rPrChange>
        </w:rPr>
        <w:t xml:space="preserve"> Cobertura de ISOs — Sistema PRIMEnergeia-Sovereign</w:t>
      </w:r>
      <w:bookmarkEnd w:id="5725"/>
    </w:p>
    <w:tbl>
      <w:tblPr>
        <w:tblStyle w:val="Table"/>
        <w:tblW w:w="0" w:type="auto"/>
        <w:tblLook w:val="0020" w:firstRow="1" w:lastRow="0" w:firstColumn="0" w:lastColumn="0" w:noHBand="0" w:noVBand="0"/>
        <w:tblPrChange w:id="5730" w:author="DIEGO CORDOBA URRUTIA" w:date="2026-06-07T04:36:00Z" w16du:dateUtc="2026-06-07T10:36:00Z">
          <w:tblPr>
            <w:tblW w:w="9360" w:type="dxa"/>
            <w:tblBorders>
              <w:top w:val="single" w:sz="1" w:space="0" w:color="CCCCCC"/>
              <w:left w:val="single" w:sz="1" w:space="0" w:color="CCCCCC"/>
              <w:bottom w:val="single" w:sz="1" w:space="0" w:color="CCCCCC"/>
              <w:right w:val="single" w:sz="1"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PrChange>
      </w:tblPr>
      <w:tblGrid>
        <w:gridCol w:w="1199"/>
        <w:gridCol w:w="2308"/>
        <w:gridCol w:w="503"/>
        <w:gridCol w:w="614"/>
        <w:gridCol w:w="2699"/>
        <w:tblGridChange w:id="5731">
          <w:tblGrid>
            <w:gridCol w:w="1"/>
            <w:gridCol w:w="1198"/>
            <w:gridCol w:w="482"/>
            <w:gridCol w:w="1826"/>
            <w:gridCol w:w="334"/>
            <w:gridCol w:w="169"/>
            <w:gridCol w:w="614"/>
            <w:gridCol w:w="57"/>
            <w:gridCol w:w="840"/>
            <w:gridCol w:w="1802"/>
            <w:gridCol w:w="2038"/>
          </w:tblGrid>
        </w:tblGridChange>
      </w:tblGrid>
      <w:tr w:rsidR="00DA1741" w14:paraId="3D1E0FAC" w14:textId="77777777" w:rsidTr="00A7071E">
        <w:tblPrEx>
          <w:tblPrExChange w:id="5732" w:author="DIEGO CORDOBA URRUTIA" w:date="2026-06-07T04:36:00Z" w16du:dateUtc="2026-06-07T10:36:00Z">
            <w:tblPrEx>
              <w:tblCellMar>
                <w:top w:w="0" w:type="dxa"/>
                <w:bottom w:w="0" w:type="dxa"/>
              </w:tblCellMar>
            </w:tblPrEx>
          </w:tblPrExChange>
        </w:tblPrEx>
        <w:trPr>
          <w:cnfStyle w:val="100000000000" w:firstRow="1" w:lastRow="0" w:firstColumn="0" w:lastColumn="0" w:oddVBand="0" w:evenVBand="0" w:oddHBand="0" w:evenHBand="0" w:firstRowFirstColumn="0" w:firstRowLastColumn="0" w:lastRowFirstColumn="0" w:lastRowLastColumn="0"/>
          <w:tblHeader/>
          <w:trPrChange w:id="5733" w:author="DIEGO CORDOBA URRUTIA" w:date="2026-06-07T04:36:00Z" w16du:dateUtc="2026-06-07T10:36:00Z">
            <w:trPr>
              <w:gridBefore w:val="1"/>
              <w:tblHeader/>
            </w:trPr>
          </w:trPrChange>
        </w:trPr>
        <w:tc>
          <w:tcPr>
            <w:tcW w:w="0" w:type="auto"/>
            <w:tcPrChange w:id="5734"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346AB90"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735"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736" w:author="DIEGO CORDOBA URRUTIA" w:date="2026-06-07T04:36:00Z" w16du:dateUtc="2026-06-07T10:36:00Z">
                  <w:rPr>
                    <w:rFonts w:ascii="Arial" w:eastAsia="Arial" w:hAnsi="Arial" w:cs="Arial"/>
                    <w:b/>
                    <w:bCs/>
                    <w:color w:val="FFFFFF"/>
                    <w:sz w:val="19"/>
                    <w:szCs w:val="19"/>
                  </w:rPr>
                </w:rPrChange>
              </w:rPr>
              <w:t>ISO</w:t>
            </w:r>
          </w:p>
        </w:tc>
        <w:tc>
          <w:tcPr>
            <w:tcW w:w="0" w:type="auto"/>
            <w:tcPrChange w:id="5737"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593089EE"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738"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739" w:author="DIEGO CORDOBA URRUTIA" w:date="2026-06-07T04:36:00Z" w16du:dateUtc="2026-06-07T10:36:00Z">
                  <w:rPr>
                    <w:rFonts w:ascii="Arial" w:eastAsia="Arial" w:hAnsi="Arial" w:cs="Arial"/>
                    <w:b/>
                    <w:bCs/>
                    <w:color w:val="FFFFFF"/>
                    <w:sz w:val="19"/>
                    <w:szCs w:val="19"/>
                  </w:rPr>
                </w:rPrChange>
              </w:rPr>
              <w:t>País/Región</w:t>
            </w:r>
          </w:p>
        </w:tc>
        <w:tc>
          <w:tcPr>
            <w:tcW w:w="0" w:type="auto"/>
            <w:tcPrChange w:id="5740"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36284867"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741"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742" w:author="DIEGO CORDOBA URRUTIA" w:date="2026-06-07T04:36:00Z" w16du:dateUtc="2026-06-07T10:36:00Z">
                  <w:rPr>
                    <w:rFonts w:ascii="Arial" w:eastAsia="Arial" w:hAnsi="Arial" w:cs="Arial"/>
                    <w:b/>
                    <w:bCs/>
                    <w:color w:val="FFFFFF"/>
                    <w:sz w:val="19"/>
                    <w:szCs w:val="19"/>
                  </w:rPr>
                </w:rPrChange>
              </w:rPr>
              <w:t>Hz</w:t>
            </w:r>
          </w:p>
        </w:tc>
        <w:tc>
          <w:tcPr>
            <w:tcW w:w="0" w:type="auto"/>
            <w:tcPrChange w:id="5743"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426E6232"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744"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745" w:author="DIEGO CORDOBA URRUTIA" w:date="2026-06-07T04:36:00Z" w16du:dateUtc="2026-06-07T10:36:00Z">
                  <w:rPr>
                    <w:rFonts w:ascii="Arial" w:eastAsia="Arial" w:hAnsi="Arial" w:cs="Arial"/>
                    <w:b/>
                    <w:bCs/>
                    <w:color w:val="FFFFFF"/>
                    <w:sz w:val="19"/>
                    <w:szCs w:val="19"/>
                  </w:rPr>
                </w:rPrChange>
              </w:rPr>
              <w:t>GW</w:t>
            </w:r>
          </w:p>
        </w:tc>
        <w:tc>
          <w:tcPr>
            <w:tcW w:w="0" w:type="auto"/>
            <w:tcPrChange w:id="5746"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0D2B45"/>
                <w:tcMar>
                  <w:top w:w="80" w:type="dxa"/>
                  <w:left w:w="120" w:type="dxa"/>
                  <w:bottom w:w="80" w:type="dxa"/>
                  <w:right w:w="120" w:type="dxa"/>
                </w:tcMar>
                <w:vAlign w:val="center"/>
              </w:tcPr>
            </w:tcPrChange>
          </w:tcPr>
          <w:p w14:paraId="1FB9FCA5" w14:textId="77777777" w:rsidR="00DA1741" w:rsidRDefault="00000000">
            <w:pPr>
              <w:pStyle w:val="Compact"/>
              <w:cnfStyle w:val="100000000000" w:firstRow="1" w:lastRow="0" w:firstColumn="0" w:lastColumn="0" w:oddVBand="0" w:evenVBand="0" w:oddHBand="0" w:evenHBand="0" w:firstRowFirstColumn="0" w:firstRowLastColumn="0" w:lastRowFirstColumn="0" w:lastRowLastColumn="0"/>
              <w:pPrChange w:id="5747" w:author="DIEGO CORDOBA URRUTIA" w:date="2026-06-07T04:36:00Z" w16du:dateUtc="2026-06-07T10:36:00Z">
                <w:pPr>
                  <w:jc w:val="center"/>
                  <w:cnfStyle w:val="100000000000" w:firstRow="1" w:lastRow="0" w:firstColumn="0" w:lastColumn="0" w:oddVBand="0" w:evenVBand="0" w:oddHBand="0" w:evenHBand="0" w:firstRowFirstColumn="0" w:firstRowLastColumn="0" w:lastRowFirstColumn="0" w:lastRowLastColumn="0"/>
                </w:pPr>
              </w:pPrChange>
            </w:pPr>
            <w:r>
              <w:rPr>
                <w:b/>
                <w:rPrChange w:id="5748" w:author="DIEGO CORDOBA URRUTIA" w:date="2026-06-07T04:36:00Z" w16du:dateUtc="2026-06-07T10:36:00Z">
                  <w:rPr>
                    <w:rFonts w:ascii="Arial" w:eastAsia="Arial" w:hAnsi="Arial" w:cs="Arial"/>
                    <w:b/>
                    <w:bCs/>
                    <w:color w:val="FFFFFF"/>
                    <w:sz w:val="19"/>
                    <w:szCs w:val="19"/>
                  </w:rPr>
                </w:rPrChange>
              </w:rPr>
              <w:t>Estado</w:t>
            </w:r>
          </w:p>
        </w:tc>
      </w:tr>
      <w:tr w:rsidR="00DA1741" w14:paraId="22114192" w14:textId="77777777">
        <w:tblPrEx>
          <w:tblPrExChange w:id="5749" w:author="DIEGO CORDOBA URRUTIA" w:date="2026-06-07T04:36:00Z" w16du:dateUtc="2026-06-07T10:36:00Z">
            <w:tblPrEx>
              <w:tblCellMar>
                <w:top w:w="0" w:type="dxa"/>
                <w:bottom w:w="0" w:type="dxa"/>
              </w:tblCellMar>
            </w:tblPrEx>
          </w:tblPrExChange>
        </w:tblPrEx>
        <w:trPr>
          <w:trPrChange w:id="5750" w:author="DIEGO CORDOBA URRUTIA" w:date="2026-06-07T04:36:00Z" w16du:dateUtc="2026-06-07T10:36:00Z">
            <w:trPr>
              <w:gridBefore w:val="1"/>
            </w:trPr>
          </w:trPrChange>
        </w:trPr>
        <w:tc>
          <w:tcPr>
            <w:tcW w:w="0" w:type="auto"/>
            <w:tcPrChange w:id="5751"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54C0922" w14:textId="77777777" w:rsidR="00DA1741" w:rsidRDefault="00000000">
            <w:pPr>
              <w:pStyle w:val="Compact"/>
              <w:pPrChange w:id="5752" w:author="DIEGO CORDOBA URRUTIA" w:date="2026-06-07T04:36:00Z" w16du:dateUtc="2026-06-07T10:36:00Z">
                <w:pPr>
                  <w:jc w:val="both"/>
                </w:pPr>
              </w:pPrChange>
            </w:pPr>
            <w:r>
              <w:rPr>
                <w:rPrChange w:id="5753" w:author="DIEGO CORDOBA URRUTIA" w:date="2026-06-07T04:36:00Z" w16du:dateUtc="2026-06-07T10:36:00Z">
                  <w:rPr>
                    <w:rFonts w:ascii="Arial" w:eastAsia="Arial" w:hAnsi="Arial" w:cs="Arial"/>
                    <w:color w:val="000000"/>
                    <w:sz w:val="19"/>
                    <w:szCs w:val="19"/>
                  </w:rPr>
                </w:rPrChange>
              </w:rPr>
              <w:t>ERCOT</w:t>
            </w:r>
          </w:p>
        </w:tc>
        <w:tc>
          <w:tcPr>
            <w:tcW w:w="0" w:type="auto"/>
            <w:tcPrChange w:id="575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1073A6A" w14:textId="77777777" w:rsidR="00DA1741" w:rsidRDefault="00000000">
            <w:pPr>
              <w:pStyle w:val="Compact"/>
              <w:pPrChange w:id="5755" w:author="DIEGO CORDOBA URRUTIA" w:date="2026-06-07T04:36:00Z" w16du:dateUtc="2026-06-07T10:36:00Z">
                <w:pPr>
                  <w:jc w:val="both"/>
                </w:pPr>
              </w:pPrChange>
            </w:pPr>
            <w:r>
              <w:rPr>
                <w:rPrChange w:id="5756" w:author="DIEGO CORDOBA URRUTIA" w:date="2026-06-07T04:36:00Z" w16du:dateUtc="2026-06-07T10:36:00Z">
                  <w:rPr>
                    <w:rFonts w:ascii="Arial" w:eastAsia="Arial" w:hAnsi="Arial" w:cs="Arial"/>
                    <w:color w:val="000000"/>
                    <w:sz w:val="19"/>
                    <w:szCs w:val="19"/>
                  </w:rPr>
                </w:rPrChange>
              </w:rPr>
              <w:t>Texas, EE.UU.</w:t>
            </w:r>
          </w:p>
        </w:tc>
        <w:tc>
          <w:tcPr>
            <w:tcW w:w="0" w:type="auto"/>
            <w:tcPrChange w:id="5757"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D58BEE9" w14:textId="77777777" w:rsidR="00DA1741" w:rsidRDefault="00000000">
            <w:pPr>
              <w:pStyle w:val="Compact"/>
              <w:pPrChange w:id="5758" w:author="DIEGO CORDOBA URRUTIA" w:date="2026-06-07T04:36:00Z" w16du:dateUtc="2026-06-07T10:36:00Z">
                <w:pPr>
                  <w:jc w:val="both"/>
                </w:pPr>
              </w:pPrChange>
            </w:pPr>
            <w:r>
              <w:rPr>
                <w:rPrChange w:id="5759" w:author="DIEGO CORDOBA URRUTIA" w:date="2026-06-07T04:36:00Z" w16du:dateUtc="2026-06-07T10:36:00Z">
                  <w:rPr>
                    <w:rFonts w:ascii="Arial" w:eastAsia="Arial" w:hAnsi="Arial" w:cs="Arial"/>
                    <w:color w:val="000000"/>
                    <w:sz w:val="19"/>
                    <w:szCs w:val="19"/>
                  </w:rPr>
                </w:rPrChange>
              </w:rPr>
              <w:t>60</w:t>
            </w:r>
          </w:p>
        </w:tc>
        <w:tc>
          <w:tcPr>
            <w:tcW w:w="0" w:type="auto"/>
            <w:tcPrChange w:id="5760"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0A0D8A5" w14:textId="77777777" w:rsidR="00DA1741" w:rsidRDefault="00000000">
            <w:pPr>
              <w:pStyle w:val="Compact"/>
              <w:pPrChange w:id="5761" w:author="DIEGO CORDOBA URRUTIA" w:date="2026-06-07T04:36:00Z" w16du:dateUtc="2026-06-07T10:36:00Z">
                <w:pPr>
                  <w:jc w:val="both"/>
                </w:pPr>
              </w:pPrChange>
            </w:pPr>
            <w:r>
              <w:rPr>
                <w:rPrChange w:id="5762" w:author="DIEGO CORDOBA URRUTIA" w:date="2026-06-07T04:36:00Z" w16du:dateUtc="2026-06-07T10:36:00Z">
                  <w:rPr>
                    <w:rFonts w:ascii="Arial" w:eastAsia="Arial" w:hAnsi="Arial" w:cs="Arial"/>
                    <w:color w:val="000000"/>
                    <w:sz w:val="19"/>
                    <w:szCs w:val="19"/>
                  </w:rPr>
                </w:rPrChange>
              </w:rPr>
              <w:t>90</w:t>
            </w:r>
          </w:p>
        </w:tc>
        <w:tc>
          <w:tcPr>
            <w:tcW w:w="0" w:type="auto"/>
            <w:tcPrChange w:id="5763"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5A41047" w14:textId="77777777" w:rsidR="00DA1741" w:rsidRDefault="00000000">
            <w:pPr>
              <w:pStyle w:val="Compact"/>
              <w:pPrChange w:id="5764" w:author="DIEGO CORDOBA URRUTIA" w:date="2026-06-07T04:36:00Z" w16du:dateUtc="2026-06-07T10:36:00Z">
                <w:pPr>
                  <w:jc w:val="both"/>
                </w:pPr>
              </w:pPrChange>
            </w:pPr>
            <w:r>
              <w:rPr>
                <w:rPrChange w:id="5765" w:author="DIEGO CORDOBA URRUTIA" w:date="2026-06-07T04:36:00Z" w16du:dateUtc="2026-06-07T10:36:00Z">
                  <w:rPr>
                    <w:rFonts w:ascii="Arial" w:eastAsia="Arial" w:hAnsi="Arial" w:cs="Arial"/>
                    <w:color w:val="000000"/>
                    <w:sz w:val="19"/>
                    <w:szCs w:val="19"/>
                  </w:rPr>
                </w:rPrChange>
              </w:rPr>
              <w:t>Activo</w:t>
            </w:r>
          </w:p>
        </w:tc>
      </w:tr>
      <w:tr w:rsidR="00DA1741" w14:paraId="13B46447" w14:textId="77777777">
        <w:tblPrEx>
          <w:tblPrExChange w:id="5766" w:author="DIEGO CORDOBA URRUTIA" w:date="2026-06-07T04:36:00Z" w16du:dateUtc="2026-06-07T10:36:00Z">
            <w:tblPrEx>
              <w:tblCellMar>
                <w:top w:w="0" w:type="dxa"/>
                <w:bottom w:w="0" w:type="dxa"/>
              </w:tblCellMar>
            </w:tblPrEx>
          </w:tblPrExChange>
        </w:tblPrEx>
        <w:trPr>
          <w:trPrChange w:id="5767" w:author="DIEGO CORDOBA URRUTIA" w:date="2026-06-07T04:36:00Z" w16du:dateUtc="2026-06-07T10:36:00Z">
            <w:trPr>
              <w:gridBefore w:val="1"/>
            </w:trPr>
          </w:trPrChange>
        </w:trPr>
        <w:tc>
          <w:tcPr>
            <w:tcW w:w="0" w:type="auto"/>
            <w:tcPrChange w:id="5768"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B0D4659" w14:textId="77777777" w:rsidR="00DA1741" w:rsidRDefault="00000000">
            <w:pPr>
              <w:pStyle w:val="Compact"/>
              <w:pPrChange w:id="5769" w:author="DIEGO CORDOBA URRUTIA" w:date="2026-06-07T04:36:00Z" w16du:dateUtc="2026-06-07T10:36:00Z">
                <w:pPr>
                  <w:jc w:val="both"/>
                </w:pPr>
              </w:pPrChange>
            </w:pPr>
            <w:r>
              <w:rPr>
                <w:rPrChange w:id="5770" w:author="DIEGO CORDOBA URRUTIA" w:date="2026-06-07T04:36:00Z" w16du:dateUtc="2026-06-07T10:36:00Z">
                  <w:rPr>
                    <w:rFonts w:ascii="Arial" w:eastAsia="Arial" w:hAnsi="Arial" w:cs="Arial"/>
                    <w:color w:val="000000"/>
                    <w:sz w:val="19"/>
                    <w:szCs w:val="19"/>
                  </w:rPr>
                </w:rPrChange>
              </w:rPr>
              <w:lastRenderedPageBreak/>
              <w:t>PJM</w:t>
            </w:r>
          </w:p>
        </w:tc>
        <w:tc>
          <w:tcPr>
            <w:tcW w:w="0" w:type="auto"/>
            <w:tcPrChange w:id="577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75082AD" w14:textId="77777777" w:rsidR="00DA1741" w:rsidRDefault="00000000">
            <w:pPr>
              <w:pStyle w:val="Compact"/>
              <w:pPrChange w:id="5772" w:author="DIEGO CORDOBA URRUTIA" w:date="2026-06-07T04:36:00Z" w16du:dateUtc="2026-06-07T10:36:00Z">
                <w:pPr>
                  <w:jc w:val="both"/>
                </w:pPr>
              </w:pPrChange>
            </w:pPr>
            <w:r>
              <w:rPr>
                <w:rPrChange w:id="5773" w:author="DIEGO CORDOBA URRUTIA" w:date="2026-06-07T04:36:00Z" w16du:dateUtc="2026-06-07T10:36:00Z">
                  <w:rPr>
                    <w:rFonts w:ascii="Arial" w:eastAsia="Arial" w:hAnsi="Arial" w:cs="Arial"/>
                    <w:color w:val="000000"/>
                    <w:sz w:val="19"/>
                    <w:szCs w:val="19"/>
                  </w:rPr>
                </w:rPrChange>
              </w:rPr>
              <w:t>Este EE.UU.</w:t>
            </w:r>
          </w:p>
        </w:tc>
        <w:tc>
          <w:tcPr>
            <w:tcW w:w="0" w:type="auto"/>
            <w:tcPrChange w:id="5774"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B1DF1F" w14:textId="77777777" w:rsidR="00DA1741" w:rsidRDefault="00000000">
            <w:pPr>
              <w:pStyle w:val="Compact"/>
              <w:pPrChange w:id="5775" w:author="DIEGO CORDOBA URRUTIA" w:date="2026-06-07T04:36:00Z" w16du:dateUtc="2026-06-07T10:36:00Z">
                <w:pPr>
                  <w:jc w:val="both"/>
                </w:pPr>
              </w:pPrChange>
            </w:pPr>
            <w:r>
              <w:rPr>
                <w:rPrChange w:id="5776" w:author="DIEGO CORDOBA URRUTIA" w:date="2026-06-07T04:36:00Z" w16du:dateUtc="2026-06-07T10:36:00Z">
                  <w:rPr>
                    <w:rFonts w:ascii="Arial" w:eastAsia="Arial" w:hAnsi="Arial" w:cs="Arial"/>
                    <w:color w:val="000000"/>
                    <w:sz w:val="19"/>
                    <w:szCs w:val="19"/>
                  </w:rPr>
                </w:rPrChange>
              </w:rPr>
              <w:t>60</w:t>
            </w:r>
          </w:p>
        </w:tc>
        <w:tc>
          <w:tcPr>
            <w:tcW w:w="0" w:type="auto"/>
            <w:tcPrChange w:id="5777"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0C96B8B" w14:textId="77777777" w:rsidR="00DA1741" w:rsidRDefault="00000000">
            <w:pPr>
              <w:pStyle w:val="Compact"/>
              <w:pPrChange w:id="5778" w:author="DIEGO CORDOBA URRUTIA" w:date="2026-06-07T04:36:00Z" w16du:dateUtc="2026-06-07T10:36:00Z">
                <w:pPr>
                  <w:jc w:val="both"/>
                </w:pPr>
              </w:pPrChange>
            </w:pPr>
            <w:r>
              <w:rPr>
                <w:rPrChange w:id="5779" w:author="DIEGO CORDOBA URRUTIA" w:date="2026-06-07T04:36:00Z" w16du:dateUtc="2026-06-07T10:36:00Z">
                  <w:rPr>
                    <w:rFonts w:ascii="Arial" w:eastAsia="Arial" w:hAnsi="Arial" w:cs="Arial"/>
                    <w:color w:val="000000"/>
                    <w:sz w:val="19"/>
                    <w:szCs w:val="19"/>
                  </w:rPr>
                </w:rPrChange>
              </w:rPr>
              <w:t>180</w:t>
            </w:r>
          </w:p>
        </w:tc>
        <w:tc>
          <w:tcPr>
            <w:tcW w:w="0" w:type="auto"/>
            <w:tcPrChange w:id="5780"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A2FB80B" w14:textId="77777777" w:rsidR="00DA1741" w:rsidRDefault="00000000">
            <w:pPr>
              <w:pStyle w:val="Compact"/>
              <w:pPrChange w:id="5781" w:author="DIEGO CORDOBA URRUTIA" w:date="2026-06-07T04:36:00Z" w16du:dateUtc="2026-06-07T10:36:00Z">
                <w:pPr>
                  <w:jc w:val="both"/>
                </w:pPr>
              </w:pPrChange>
            </w:pPr>
            <w:r>
              <w:rPr>
                <w:rPrChange w:id="5782" w:author="DIEGO CORDOBA URRUTIA" w:date="2026-06-07T04:36:00Z" w16du:dateUtc="2026-06-07T10:36:00Z">
                  <w:rPr>
                    <w:rFonts w:ascii="Arial" w:eastAsia="Arial" w:hAnsi="Arial" w:cs="Arial"/>
                    <w:color w:val="000000"/>
                    <w:sz w:val="19"/>
                    <w:szCs w:val="19"/>
                  </w:rPr>
                </w:rPrChange>
              </w:rPr>
              <w:t>Activo</w:t>
            </w:r>
          </w:p>
        </w:tc>
      </w:tr>
      <w:tr w:rsidR="00DA1741" w14:paraId="61D658B0" w14:textId="77777777">
        <w:tblPrEx>
          <w:tblPrExChange w:id="5783" w:author="DIEGO CORDOBA URRUTIA" w:date="2026-06-07T04:36:00Z" w16du:dateUtc="2026-06-07T10:36:00Z">
            <w:tblPrEx>
              <w:tblCellMar>
                <w:top w:w="0" w:type="dxa"/>
                <w:bottom w:w="0" w:type="dxa"/>
              </w:tblCellMar>
            </w:tblPrEx>
          </w:tblPrExChange>
        </w:tblPrEx>
        <w:trPr>
          <w:trPrChange w:id="5784" w:author="DIEGO CORDOBA URRUTIA" w:date="2026-06-07T04:36:00Z" w16du:dateUtc="2026-06-07T10:36:00Z">
            <w:trPr>
              <w:gridBefore w:val="1"/>
            </w:trPr>
          </w:trPrChange>
        </w:trPr>
        <w:tc>
          <w:tcPr>
            <w:tcW w:w="0" w:type="auto"/>
            <w:tcPrChange w:id="5785"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A77A906" w14:textId="77777777" w:rsidR="00DA1741" w:rsidRDefault="00000000">
            <w:pPr>
              <w:pStyle w:val="Compact"/>
              <w:pPrChange w:id="5786" w:author="DIEGO CORDOBA URRUTIA" w:date="2026-06-07T04:36:00Z" w16du:dateUtc="2026-06-07T10:36:00Z">
                <w:pPr>
                  <w:jc w:val="both"/>
                </w:pPr>
              </w:pPrChange>
            </w:pPr>
            <w:r>
              <w:rPr>
                <w:rPrChange w:id="5787" w:author="DIEGO CORDOBA URRUTIA" w:date="2026-06-07T04:36:00Z" w16du:dateUtc="2026-06-07T10:36:00Z">
                  <w:rPr>
                    <w:rFonts w:ascii="Arial" w:eastAsia="Arial" w:hAnsi="Arial" w:cs="Arial"/>
                    <w:color w:val="000000"/>
                    <w:sz w:val="19"/>
                    <w:szCs w:val="19"/>
                  </w:rPr>
                </w:rPrChange>
              </w:rPr>
              <w:t>CAISO</w:t>
            </w:r>
          </w:p>
        </w:tc>
        <w:tc>
          <w:tcPr>
            <w:tcW w:w="0" w:type="auto"/>
            <w:tcPrChange w:id="5788"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B9C0B9F" w14:textId="77777777" w:rsidR="00DA1741" w:rsidRDefault="00000000">
            <w:pPr>
              <w:pStyle w:val="Compact"/>
              <w:pPrChange w:id="5789" w:author="DIEGO CORDOBA URRUTIA" w:date="2026-06-07T04:36:00Z" w16du:dateUtc="2026-06-07T10:36:00Z">
                <w:pPr>
                  <w:jc w:val="both"/>
                </w:pPr>
              </w:pPrChange>
            </w:pPr>
            <w:r>
              <w:rPr>
                <w:rPrChange w:id="5790" w:author="DIEGO CORDOBA URRUTIA" w:date="2026-06-07T04:36:00Z" w16du:dateUtc="2026-06-07T10:36:00Z">
                  <w:rPr>
                    <w:rFonts w:ascii="Arial" w:eastAsia="Arial" w:hAnsi="Arial" w:cs="Arial"/>
                    <w:color w:val="000000"/>
                    <w:sz w:val="19"/>
                    <w:szCs w:val="19"/>
                  </w:rPr>
                </w:rPrChange>
              </w:rPr>
              <w:t>California</w:t>
            </w:r>
          </w:p>
        </w:tc>
        <w:tc>
          <w:tcPr>
            <w:tcW w:w="0" w:type="auto"/>
            <w:tcPrChange w:id="5791"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C768E55" w14:textId="77777777" w:rsidR="00DA1741" w:rsidRDefault="00000000">
            <w:pPr>
              <w:pStyle w:val="Compact"/>
              <w:pPrChange w:id="5792" w:author="DIEGO CORDOBA URRUTIA" w:date="2026-06-07T04:36:00Z" w16du:dateUtc="2026-06-07T10:36:00Z">
                <w:pPr>
                  <w:jc w:val="both"/>
                </w:pPr>
              </w:pPrChange>
            </w:pPr>
            <w:r>
              <w:rPr>
                <w:rPrChange w:id="5793" w:author="DIEGO CORDOBA URRUTIA" w:date="2026-06-07T04:36:00Z" w16du:dateUtc="2026-06-07T10:36:00Z">
                  <w:rPr>
                    <w:rFonts w:ascii="Arial" w:eastAsia="Arial" w:hAnsi="Arial" w:cs="Arial"/>
                    <w:color w:val="000000"/>
                    <w:sz w:val="19"/>
                    <w:szCs w:val="19"/>
                  </w:rPr>
                </w:rPrChange>
              </w:rPr>
              <w:t>60</w:t>
            </w:r>
          </w:p>
        </w:tc>
        <w:tc>
          <w:tcPr>
            <w:tcW w:w="0" w:type="auto"/>
            <w:tcPrChange w:id="5794"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B3F15DE" w14:textId="77777777" w:rsidR="00DA1741" w:rsidRDefault="00000000">
            <w:pPr>
              <w:pStyle w:val="Compact"/>
              <w:pPrChange w:id="5795" w:author="DIEGO CORDOBA URRUTIA" w:date="2026-06-07T04:36:00Z" w16du:dateUtc="2026-06-07T10:36:00Z">
                <w:pPr>
                  <w:jc w:val="both"/>
                </w:pPr>
              </w:pPrChange>
            </w:pPr>
            <w:r>
              <w:rPr>
                <w:rPrChange w:id="5796" w:author="DIEGO CORDOBA URRUTIA" w:date="2026-06-07T04:36:00Z" w16du:dateUtc="2026-06-07T10:36:00Z">
                  <w:rPr>
                    <w:rFonts w:ascii="Arial" w:eastAsia="Arial" w:hAnsi="Arial" w:cs="Arial"/>
                    <w:color w:val="000000"/>
                    <w:sz w:val="19"/>
                    <w:szCs w:val="19"/>
                  </w:rPr>
                </w:rPrChange>
              </w:rPr>
              <w:t>80</w:t>
            </w:r>
          </w:p>
        </w:tc>
        <w:tc>
          <w:tcPr>
            <w:tcW w:w="0" w:type="auto"/>
            <w:tcPrChange w:id="5797"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E36A7F7" w14:textId="77777777" w:rsidR="00DA1741" w:rsidRDefault="00000000">
            <w:pPr>
              <w:pStyle w:val="Compact"/>
              <w:pPrChange w:id="5798" w:author="DIEGO CORDOBA URRUTIA" w:date="2026-06-07T04:36:00Z" w16du:dateUtc="2026-06-07T10:36:00Z">
                <w:pPr>
                  <w:jc w:val="both"/>
                </w:pPr>
              </w:pPrChange>
            </w:pPr>
            <w:r>
              <w:rPr>
                <w:rPrChange w:id="5799" w:author="DIEGO CORDOBA URRUTIA" w:date="2026-06-07T04:36:00Z" w16du:dateUtc="2026-06-07T10:36:00Z">
                  <w:rPr>
                    <w:rFonts w:ascii="Arial" w:eastAsia="Arial" w:hAnsi="Arial" w:cs="Arial"/>
                    <w:color w:val="000000"/>
                    <w:sz w:val="19"/>
                    <w:szCs w:val="19"/>
                  </w:rPr>
                </w:rPrChange>
              </w:rPr>
              <w:t>Activo</w:t>
            </w:r>
          </w:p>
        </w:tc>
      </w:tr>
      <w:tr w:rsidR="00DA1741" w14:paraId="1BCB5BCF" w14:textId="77777777">
        <w:tblPrEx>
          <w:tblPrExChange w:id="5800" w:author="DIEGO CORDOBA URRUTIA" w:date="2026-06-07T04:36:00Z" w16du:dateUtc="2026-06-07T10:36:00Z">
            <w:tblPrEx>
              <w:tblCellMar>
                <w:top w:w="0" w:type="dxa"/>
                <w:bottom w:w="0" w:type="dxa"/>
              </w:tblCellMar>
            </w:tblPrEx>
          </w:tblPrExChange>
        </w:tblPrEx>
        <w:trPr>
          <w:trPrChange w:id="5801" w:author="DIEGO CORDOBA URRUTIA" w:date="2026-06-07T04:36:00Z" w16du:dateUtc="2026-06-07T10:36:00Z">
            <w:trPr>
              <w:gridBefore w:val="1"/>
            </w:trPr>
          </w:trPrChange>
        </w:trPr>
        <w:tc>
          <w:tcPr>
            <w:tcW w:w="0" w:type="auto"/>
            <w:tcPrChange w:id="5802"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7154D59" w14:textId="77777777" w:rsidR="00DA1741" w:rsidRDefault="00000000">
            <w:pPr>
              <w:pStyle w:val="Compact"/>
              <w:pPrChange w:id="5803" w:author="DIEGO CORDOBA URRUTIA" w:date="2026-06-07T04:36:00Z" w16du:dateUtc="2026-06-07T10:36:00Z">
                <w:pPr>
                  <w:jc w:val="both"/>
                </w:pPr>
              </w:pPrChange>
            </w:pPr>
            <w:r>
              <w:rPr>
                <w:rPrChange w:id="5804" w:author="DIEGO CORDOBA URRUTIA" w:date="2026-06-07T04:36:00Z" w16du:dateUtc="2026-06-07T10:36:00Z">
                  <w:rPr>
                    <w:rFonts w:ascii="Arial" w:eastAsia="Arial" w:hAnsi="Arial" w:cs="Arial"/>
                    <w:color w:val="000000"/>
                    <w:sz w:val="19"/>
                    <w:szCs w:val="19"/>
                  </w:rPr>
                </w:rPrChange>
              </w:rPr>
              <w:t>MISO</w:t>
            </w:r>
          </w:p>
        </w:tc>
        <w:tc>
          <w:tcPr>
            <w:tcW w:w="0" w:type="auto"/>
            <w:tcPrChange w:id="580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7454160" w14:textId="77777777" w:rsidR="00DA1741" w:rsidRDefault="00000000">
            <w:pPr>
              <w:pStyle w:val="Compact"/>
              <w:pPrChange w:id="5806" w:author="DIEGO CORDOBA URRUTIA" w:date="2026-06-07T04:36:00Z" w16du:dateUtc="2026-06-07T10:36:00Z">
                <w:pPr>
                  <w:jc w:val="both"/>
                </w:pPr>
              </w:pPrChange>
            </w:pPr>
            <w:r>
              <w:rPr>
                <w:rPrChange w:id="5807" w:author="DIEGO CORDOBA URRUTIA" w:date="2026-06-07T04:36:00Z" w16du:dateUtc="2026-06-07T10:36:00Z">
                  <w:rPr>
                    <w:rFonts w:ascii="Arial" w:eastAsia="Arial" w:hAnsi="Arial" w:cs="Arial"/>
                    <w:color w:val="000000"/>
                    <w:sz w:val="19"/>
                    <w:szCs w:val="19"/>
                  </w:rPr>
                </w:rPrChange>
              </w:rPr>
              <w:t>Medio Oeste EE.UU.</w:t>
            </w:r>
          </w:p>
        </w:tc>
        <w:tc>
          <w:tcPr>
            <w:tcW w:w="0" w:type="auto"/>
            <w:tcPrChange w:id="5808"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6E9C4E3" w14:textId="77777777" w:rsidR="00DA1741" w:rsidRDefault="00000000">
            <w:pPr>
              <w:pStyle w:val="Compact"/>
              <w:pPrChange w:id="5809" w:author="DIEGO CORDOBA URRUTIA" w:date="2026-06-07T04:36:00Z" w16du:dateUtc="2026-06-07T10:36:00Z">
                <w:pPr>
                  <w:jc w:val="both"/>
                </w:pPr>
              </w:pPrChange>
            </w:pPr>
            <w:r>
              <w:rPr>
                <w:rPrChange w:id="5810" w:author="DIEGO CORDOBA URRUTIA" w:date="2026-06-07T04:36:00Z" w16du:dateUtc="2026-06-07T10:36:00Z">
                  <w:rPr>
                    <w:rFonts w:ascii="Arial" w:eastAsia="Arial" w:hAnsi="Arial" w:cs="Arial"/>
                    <w:color w:val="000000"/>
                    <w:sz w:val="19"/>
                    <w:szCs w:val="19"/>
                  </w:rPr>
                </w:rPrChange>
              </w:rPr>
              <w:t>60</w:t>
            </w:r>
          </w:p>
        </w:tc>
        <w:tc>
          <w:tcPr>
            <w:tcW w:w="0" w:type="auto"/>
            <w:tcPrChange w:id="5811"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132F71B" w14:textId="77777777" w:rsidR="00DA1741" w:rsidRDefault="00000000">
            <w:pPr>
              <w:pStyle w:val="Compact"/>
              <w:pPrChange w:id="5812" w:author="DIEGO CORDOBA URRUTIA" w:date="2026-06-07T04:36:00Z" w16du:dateUtc="2026-06-07T10:36:00Z">
                <w:pPr>
                  <w:jc w:val="both"/>
                </w:pPr>
              </w:pPrChange>
            </w:pPr>
            <w:r>
              <w:rPr>
                <w:rPrChange w:id="5813" w:author="DIEGO CORDOBA URRUTIA" w:date="2026-06-07T04:36:00Z" w16du:dateUtc="2026-06-07T10:36:00Z">
                  <w:rPr>
                    <w:rFonts w:ascii="Arial" w:eastAsia="Arial" w:hAnsi="Arial" w:cs="Arial"/>
                    <w:color w:val="000000"/>
                    <w:sz w:val="19"/>
                    <w:szCs w:val="19"/>
                  </w:rPr>
                </w:rPrChange>
              </w:rPr>
              <w:t>130</w:t>
            </w:r>
          </w:p>
        </w:tc>
        <w:tc>
          <w:tcPr>
            <w:tcW w:w="0" w:type="auto"/>
            <w:tcPrChange w:id="5814"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B3E9AF4" w14:textId="77777777" w:rsidR="00DA1741" w:rsidRDefault="00000000">
            <w:pPr>
              <w:pStyle w:val="Compact"/>
              <w:pPrChange w:id="5815" w:author="DIEGO CORDOBA URRUTIA" w:date="2026-06-07T04:36:00Z" w16du:dateUtc="2026-06-07T10:36:00Z">
                <w:pPr>
                  <w:jc w:val="both"/>
                </w:pPr>
              </w:pPrChange>
            </w:pPr>
            <w:r>
              <w:rPr>
                <w:rPrChange w:id="5816" w:author="DIEGO CORDOBA URRUTIA" w:date="2026-06-07T04:36:00Z" w16du:dateUtc="2026-06-07T10:36:00Z">
                  <w:rPr>
                    <w:rFonts w:ascii="Arial" w:eastAsia="Arial" w:hAnsi="Arial" w:cs="Arial"/>
                    <w:color w:val="000000"/>
                    <w:sz w:val="19"/>
                    <w:szCs w:val="19"/>
                  </w:rPr>
                </w:rPrChange>
              </w:rPr>
              <w:t>Activo</w:t>
            </w:r>
          </w:p>
        </w:tc>
      </w:tr>
      <w:tr w:rsidR="00DA1741" w14:paraId="59FF3EDE" w14:textId="77777777">
        <w:tblPrEx>
          <w:tblPrExChange w:id="5817" w:author="DIEGO CORDOBA URRUTIA" w:date="2026-06-07T04:36:00Z" w16du:dateUtc="2026-06-07T10:36:00Z">
            <w:tblPrEx>
              <w:tblCellMar>
                <w:top w:w="0" w:type="dxa"/>
                <w:bottom w:w="0" w:type="dxa"/>
              </w:tblCellMar>
            </w:tblPrEx>
          </w:tblPrExChange>
        </w:tblPrEx>
        <w:trPr>
          <w:trPrChange w:id="5818" w:author="DIEGO CORDOBA URRUTIA" w:date="2026-06-07T04:36:00Z" w16du:dateUtc="2026-06-07T10:36:00Z">
            <w:trPr>
              <w:gridBefore w:val="1"/>
            </w:trPr>
          </w:trPrChange>
        </w:trPr>
        <w:tc>
          <w:tcPr>
            <w:tcW w:w="0" w:type="auto"/>
            <w:tcPrChange w:id="5819"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38DCD84" w14:textId="77777777" w:rsidR="00DA1741" w:rsidRDefault="00000000">
            <w:pPr>
              <w:pStyle w:val="Compact"/>
              <w:pPrChange w:id="5820" w:author="DIEGO CORDOBA URRUTIA" w:date="2026-06-07T04:36:00Z" w16du:dateUtc="2026-06-07T10:36:00Z">
                <w:pPr>
                  <w:jc w:val="both"/>
                </w:pPr>
              </w:pPrChange>
            </w:pPr>
            <w:r>
              <w:rPr>
                <w:rPrChange w:id="5821" w:author="DIEGO CORDOBA URRUTIA" w:date="2026-06-07T04:36:00Z" w16du:dateUtc="2026-06-07T10:36:00Z">
                  <w:rPr>
                    <w:rFonts w:ascii="Arial" w:eastAsia="Arial" w:hAnsi="Arial" w:cs="Arial"/>
                    <w:color w:val="000000"/>
                    <w:sz w:val="19"/>
                    <w:szCs w:val="19"/>
                  </w:rPr>
                </w:rPrChange>
              </w:rPr>
              <w:t>NYISO</w:t>
            </w:r>
          </w:p>
        </w:tc>
        <w:tc>
          <w:tcPr>
            <w:tcW w:w="0" w:type="auto"/>
            <w:tcPrChange w:id="5822"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2123F6E" w14:textId="77777777" w:rsidR="00DA1741" w:rsidRDefault="00000000">
            <w:pPr>
              <w:pStyle w:val="Compact"/>
              <w:pPrChange w:id="5823" w:author="DIEGO CORDOBA URRUTIA" w:date="2026-06-07T04:36:00Z" w16du:dateUtc="2026-06-07T10:36:00Z">
                <w:pPr>
                  <w:jc w:val="both"/>
                </w:pPr>
              </w:pPrChange>
            </w:pPr>
            <w:r>
              <w:rPr>
                <w:rPrChange w:id="5824" w:author="DIEGO CORDOBA URRUTIA" w:date="2026-06-07T04:36:00Z" w16du:dateUtc="2026-06-07T10:36:00Z">
                  <w:rPr>
                    <w:rFonts w:ascii="Arial" w:eastAsia="Arial" w:hAnsi="Arial" w:cs="Arial"/>
                    <w:color w:val="000000"/>
                    <w:sz w:val="19"/>
                    <w:szCs w:val="19"/>
                  </w:rPr>
                </w:rPrChange>
              </w:rPr>
              <w:t>Nueva York</w:t>
            </w:r>
          </w:p>
        </w:tc>
        <w:tc>
          <w:tcPr>
            <w:tcW w:w="0" w:type="auto"/>
            <w:tcPrChange w:id="5825"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118502E" w14:textId="77777777" w:rsidR="00DA1741" w:rsidRDefault="00000000">
            <w:pPr>
              <w:pStyle w:val="Compact"/>
              <w:pPrChange w:id="5826" w:author="DIEGO CORDOBA URRUTIA" w:date="2026-06-07T04:36:00Z" w16du:dateUtc="2026-06-07T10:36:00Z">
                <w:pPr>
                  <w:jc w:val="both"/>
                </w:pPr>
              </w:pPrChange>
            </w:pPr>
            <w:r>
              <w:rPr>
                <w:rPrChange w:id="5827" w:author="DIEGO CORDOBA URRUTIA" w:date="2026-06-07T04:36:00Z" w16du:dateUtc="2026-06-07T10:36:00Z">
                  <w:rPr>
                    <w:rFonts w:ascii="Arial" w:eastAsia="Arial" w:hAnsi="Arial" w:cs="Arial"/>
                    <w:color w:val="000000"/>
                    <w:sz w:val="19"/>
                    <w:szCs w:val="19"/>
                  </w:rPr>
                </w:rPrChange>
              </w:rPr>
              <w:t>60</w:t>
            </w:r>
          </w:p>
        </w:tc>
        <w:tc>
          <w:tcPr>
            <w:tcW w:w="0" w:type="auto"/>
            <w:tcPrChange w:id="5828"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CC8B9CC" w14:textId="77777777" w:rsidR="00DA1741" w:rsidRDefault="00000000">
            <w:pPr>
              <w:pStyle w:val="Compact"/>
              <w:pPrChange w:id="5829" w:author="DIEGO CORDOBA URRUTIA" w:date="2026-06-07T04:36:00Z" w16du:dateUtc="2026-06-07T10:36:00Z">
                <w:pPr>
                  <w:jc w:val="both"/>
                </w:pPr>
              </w:pPrChange>
            </w:pPr>
            <w:r>
              <w:rPr>
                <w:rPrChange w:id="5830" w:author="DIEGO CORDOBA URRUTIA" w:date="2026-06-07T04:36:00Z" w16du:dateUtc="2026-06-07T10:36:00Z">
                  <w:rPr>
                    <w:rFonts w:ascii="Arial" w:eastAsia="Arial" w:hAnsi="Arial" w:cs="Arial"/>
                    <w:color w:val="000000"/>
                    <w:sz w:val="19"/>
                    <w:szCs w:val="19"/>
                  </w:rPr>
                </w:rPrChange>
              </w:rPr>
              <w:t>40</w:t>
            </w:r>
          </w:p>
        </w:tc>
        <w:tc>
          <w:tcPr>
            <w:tcW w:w="0" w:type="auto"/>
            <w:tcPrChange w:id="5831"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B8C8CB7" w14:textId="77777777" w:rsidR="00DA1741" w:rsidRDefault="00000000">
            <w:pPr>
              <w:pStyle w:val="Compact"/>
              <w:pPrChange w:id="5832" w:author="DIEGO CORDOBA URRUTIA" w:date="2026-06-07T04:36:00Z" w16du:dateUtc="2026-06-07T10:36:00Z">
                <w:pPr>
                  <w:jc w:val="both"/>
                </w:pPr>
              </w:pPrChange>
            </w:pPr>
            <w:r>
              <w:rPr>
                <w:rPrChange w:id="5833" w:author="DIEGO CORDOBA URRUTIA" w:date="2026-06-07T04:36:00Z" w16du:dateUtc="2026-06-07T10:36:00Z">
                  <w:rPr>
                    <w:rFonts w:ascii="Arial" w:eastAsia="Arial" w:hAnsi="Arial" w:cs="Arial"/>
                    <w:color w:val="000000"/>
                    <w:sz w:val="19"/>
                    <w:szCs w:val="19"/>
                  </w:rPr>
                </w:rPrChange>
              </w:rPr>
              <w:t>Activo</w:t>
            </w:r>
          </w:p>
        </w:tc>
      </w:tr>
      <w:tr w:rsidR="00DA1741" w14:paraId="1C1BFD1B" w14:textId="77777777">
        <w:tblPrEx>
          <w:tblPrExChange w:id="5834" w:author="DIEGO CORDOBA URRUTIA" w:date="2026-06-07T04:36:00Z" w16du:dateUtc="2026-06-07T10:36:00Z">
            <w:tblPrEx>
              <w:tblCellMar>
                <w:top w:w="0" w:type="dxa"/>
                <w:bottom w:w="0" w:type="dxa"/>
              </w:tblCellMar>
            </w:tblPrEx>
          </w:tblPrExChange>
        </w:tblPrEx>
        <w:trPr>
          <w:trPrChange w:id="5835" w:author="DIEGO CORDOBA URRUTIA" w:date="2026-06-07T04:36:00Z" w16du:dateUtc="2026-06-07T10:36:00Z">
            <w:trPr>
              <w:gridBefore w:val="1"/>
            </w:trPr>
          </w:trPrChange>
        </w:trPr>
        <w:tc>
          <w:tcPr>
            <w:tcW w:w="0" w:type="auto"/>
            <w:tcPrChange w:id="5836"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01BA430" w14:textId="77777777" w:rsidR="00DA1741" w:rsidRDefault="00000000">
            <w:pPr>
              <w:pStyle w:val="Compact"/>
              <w:pPrChange w:id="5837" w:author="DIEGO CORDOBA URRUTIA" w:date="2026-06-07T04:36:00Z" w16du:dateUtc="2026-06-07T10:36:00Z">
                <w:pPr>
                  <w:jc w:val="both"/>
                </w:pPr>
              </w:pPrChange>
            </w:pPr>
            <w:r>
              <w:rPr>
                <w:rPrChange w:id="5838" w:author="DIEGO CORDOBA URRUTIA" w:date="2026-06-07T04:36:00Z" w16du:dateUtc="2026-06-07T10:36:00Z">
                  <w:rPr>
                    <w:rFonts w:ascii="Arial" w:eastAsia="Arial" w:hAnsi="Arial" w:cs="Arial"/>
                    <w:color w:val="000000"/>
                    <w:sz w:val="19"/>
                    <w:szCs w:val="19"/>
                  </w:rPr>
                </w:rPrChange>
              </w:rPr>
              <w:t>ISONE</w:t>
            </w:r>
          </w:p>
        </w:tc>
        <w:tc>
          <w:tcPr>
            <w:tcW w:w="0" w:type="auto"/>
            <w:tcPrChange w:id="5839"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F76A19A" w14:textId="77777777" w:rsidR="00DA1741" w:rsidRDefault="00000000">
            <w:pPr>
              <w:pStyle w:val="Compact"/>
              <w:pPrChange w:id="5840" w:author="DIEGO CORDOBA URRUTIA" w:date="2026-06-07T04:36:00Z" w16du:dateUtc="2026-06-07T10:36:00Z">
                <w:pPr>
                  <w:jc w:val="both"/>
                </w:pPr>
              </w:pPrChange>
            </w:pPr>
            <w:r>
              <w:rPr>
                <w:rPrChange w:id="5841" w:author="DIEGO CORDOBA URRUTIA" w:date="2026-06-07T04:36:00Z" w16du:dateUtc="2026-06-07T10:36:00Z">
                  <w:rPr>
                    <w:rFonts w:ascii="Arial" w:eastAsia="Arial" w:hAnsi="Arial" w:cs="Arial"/>
                    <w:color w:val="000000"/>
                    <w:sz w:val="19"/>
                    <w:szCs w:val="19"/>
                  </w:rPr>
                </w:rPrChange>
              </w:rPr>
              <w:t>Nueva Inglaterra</w:t>
            </w:r>
          </w:p>
        </w:tc>
        <w:tc>
          <w:tcPr>
            <w:tcW w:w="0" w:type="auto"/>
            <w:tcPrChange w:id="5842"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5225474" w14:textId="77777777" w:rsidR="00DA1741" w:rsidRDefault="00000000">
            <w:pPr>
              <w:pStyle w:val="Compact"/>
              <w:pPrChange w:id="5843" w:author="DIEGO CORDOBA URRUTIA" w:date="2026-06-07T04:36:00Z" w16du:dateUtc="2026-06-07T10:36:00Z">
                <w:pPr>
                  <w:jc w:val="both"/>
                </w:pPr>
              </w:pPrChange>
            </w:pPr>
            <w:r>
              <w:rPr>
                <w:rPrChange w:id="5844" w:author="DIEGO CORDOBA URRUTIA" w:date="2026-06-07T04:36:00Z" w16du:dateUtc="2026-06-07T10:36:00Z">
                  <w:rPr>
                    <w:rFonts w:ascii="Arial" w:eastAsia="Arial" w:hAnsi="Arial" w:cs="Arial"/>
                    <w:color w:val="000000"/>
                    <w:sz w:val="19"/>
                    <w:szCs w:val="19"/>
                  </w:rPr>
                </w:rPrChange>
              </w:rPr>
              <w:t>60</w:t>
            </w:r>
          </w:p>
        </w:tc>
        <w:tc>
          <w:tcPr>
            <w:tcW w:w="0" w:type="auto"/>
            <w:tcPrChange w:id="5845"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10ED93B" w14:textId="77777777" w:rsidR="00DA1741" w:rsidRDefault="00000000">
            <w:pPr>
              <w:pStyle w:val="Compact"/>
              <w:pPrChange w:id="5846" w:author="DIEGO CORDOBA URRUTIA" w:date="2026-06-07T04:36:00Z" w16du:dateUtc="2026-06-07T10:36:00Z">
                <w:pPr>
                  <w:jc w:val="both"/>
                </w:pPr>
              </w:pPrChange>
            </w:pPr>
            <w:r>
              <w:rPr>
                <w:rPrChange w:id="5847" w:author="DIEGO CORDOBA URRUTIA" w:date="2026-06-07T04:36:00Z" w16du:dateUtc="2026-06-07T10:36:00Z">
                  <w:rPr>
                    <w:rFonts w:ascii="Arial" w:eastAsia="Arial" w:hAnsi="Arial" w:cs="Arial"/>
                    <w:color w:val="000000"/>
                    <w:sz w:val="19"/>
                    <w:szCs w:val="19"/>
                  </w:rPr>
                </w:rPrChange>
              </w:rPr>
              <w:t>32</w:t>
            </w:r>
          </w:p>
        </w:tc>
        <w:tc>
          <w:tcPr>
            <w:tcW w:w="0" w:type="auto"/>
            <w:tcPrChange w:id="5848"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1B08645" w14:textId="77777777" w:rsidR="00DA1741" w:rsidRDefault="00000000">
            <w:pPr>
              <w:pStyle w:val="Compact"/>
              <w:pPrChange w:id="5849" w:author="DIEGO CORDOBA URRUTIA" w:date="2026-06-07T04:36:00Z" w16du:dateUtc="2026-06-07T10:36:00Z">
                <w:pPr>
                  <w:jc w:val="both"/>
                </w:pPr>
              </w:pPrChange>
            </w:pPr>
            <w:r>
              <w:rPr>
                <w:rPrChange w:id="5850" w:author="DIEGO CORDOBA URRUTIA" w:date="2026-06-07T04:36:00Z" w16du:dateUtc="2026-06-07T10:36:00Z">
                  <w:rPr>
                    <w:rFonts w:ascii="Arial" w:eastAsia="Arial" w:hAnsi="Arial" w:cs="Arial"/>
                    <w:color w:val="000000"/>
                    <w:sz w:val="19"/>
                    <w:szCs w:val="19"/>
                  </w:rPr>
                </w:rPrChange>
              </w:rPr>
              <w:t>Activo</w:t>
            </w:r>
          </w:p>
        </w:tc>
      </w:tr>
      <w:tr w:rsidR="00DA1741" w14:paraId="6E2414E8" w14:textId="77777777">
        <w:tblPrEx>
          <w:tblPrExChange w:id="5851" w:author="DIEGO CORDOBA URRUTIA" w:date="2026-06-07T04:36:00Z" w16du:dateUtc="2026-06-07T10:36:00Z">
            <w:tblPrEx>
              <w:tblCellMar>
                <w:top w:w="0" w:type="dxa"/>
                <w:bottom w:w="0" w:type="dxa"/>
              </w:tblCellMar>
            </w:tblPrEx>
          </w:tblPrExChange>
        </w:tblPrEx>
        <w:trPr>
          <w:trPrChange w:id="5852" w:author="DIEGO CORDOBA URRUTIA" w:date="2026-06-07T04:36:00Z" w16du:dateUtc="2026-06-07T10:36:00Z">
            <w:trPr>
              <w:gridBefore w:val="1"/>
            </w:trPr>
          </w:trPrChange>
        </w:trPr>
        <w:tc>
          <w:tcPr>
            <w:tcW w:w="0" w:type="auto"/>
            <w:tcPrChange w:id="5853"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8C9A7D5" w14:textId="77777777" w:rsidR="00DA1741" w:rsidRDefault="00000000">
            <w:pPr>
              <w:pStyle w:val="Compact"/>
              <w:pPrChange w:id="5854" w:author="DIEGO CORDOBA URRUTIA" w:date="2026-06-07T04:36:00Z" w16du:dateUtc="2026-06-07T10:36:00Z">
                <w:pPr>
                  <w:jc w:val="both"/>
                </w:pPr>
              </w:pPrChange>
            </w:pPr>
            <w:r>
              <w:rPr>
                <w:rPrChange w:id="5855" w:author="DIEGO CORDOBA URRUTIA" w:date="2026-06-07T04:36:00Z" w16du:dateUtc="2026-06-07T10:36:00Z">
                  <w:rPr>
                    <w:rFonts w:ascii="Arial" w:eastAsia="Arial" w:hAnsi="Arial" w:cs="Arial"/>
                    <w:color w:val="000000"/>
                    <w:sz w:val="19"/>
                    <w:szCs w:val="19"/>
                  </w:rPr>
                </w:rPrChange>
              </w:rPr>
              <w:t>SPP</w:t>
            </w:r>
          </w:p>
        </w:tc>
        <w:tc>
          <w:tcPr>
            <w:tcW w:w="0" w:type="auto"/>
            <w:tcPrChange w:id="5856"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B388AF7" w14:textId="77777777" w:rsidR="00DA1741" w:rsidRDefault="00000000">
            <w:pPr>
              <w:pStyle w:val="Compact"/>
              <w:pPrChange w:id="5857" w:author="DIEGO CORDOBA URRUTIA" w:date="2026-06-07T04:36:00Z" w16du:dateUtc="2026-06-07T10:36:00Z">
                <w:pPr>
                  <w:jc w:val="both"/>
                </w:pPr>
              </w:pPrChange>
            </w:pPr>
            <w:r>
              <w:rPr>
                <w:rPrChange w:id="5858" w:author="DIEGO CORDOBA URRUTIA" w:date="2026-06-07T04:36:00Z" w16du:dateUtc="2026-06-07T10:36:00Z">
                  <w:rPr>
                    <w:rFonts w:ascii="Arial" w:eastAsia="Arial" w:hAnsi="Arial" w:cs="Arial"/>
                    <w:color w:val="000000"/>
                    <w:sz w:val="19"/>
                    <w:szCs w:val="19"/>
                  </w:rPr>
                </w:rPrChange>
              </w:rPr>
              <w:t>Centro EE.UU.</w:t>
            </w:r>
          </w:p>
        </w:tc>
        <w:tc>
          <w:tcPr>
            <w:tcW w:w="0" w:type="auto"/>
            <w:tcPrChange w:id="5859"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33817D8" w14:textId="77777777" w:rsidR="00DA1741" w:rsidRDefault="00000000">
            <w:pPr>
              <w:pStyle w:val="Compact"/>
              <w:pPrChange w:id="5860" w:author="DIEGO CORDOBA URRUTIA" w:date="2026-06-07T04:36:00Z" w16du:dateUtc="2026-06-07T10:36:00Z">
                <w:pPr>
                  <w:jc w:val="both"/>
                </w:pPr>
              </w:pPrChange>
            </w:pPr>
            <w:r>
              <w:rPr>
                <w:rPrChange w:id="5861" w:author="DIEGO CORDOBA URRUTIA" w:date="2026-06-07T04:36:00Z" w16du:dateUtc="2026-06-07T10:36:00Z">
                  <w:rPr>
                    <w:rFonts w:ascii="Arial" w:eastAsia="Arial" w:hAnsi="Arial" w:cs="Arial"/>
                    <w:color w:val="000000"/>
                    <w:sz w:val="19"/>
                    <w:szCs w:val="19"/>
                  </w:rPr>
                </w:rPrChange>
              </w:rPr>
              <w:t>60</w:t>
            </w:r>
          </w:p>
        </w:tc>
        <w:tc>
          <w:tcPr>
            <w:tcW w:w="0" w:type="auto"/>
            <w:tcPrChange w:id="5862"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9F7ABE2" w14:textId="77777777" w:rsidR="00DA1741" w:rsidRDefault="00000000">
            <w:pPr>
              <w:pStyle w:val="Compact"/>
              <w:pPrChange w:id="5863" w:author="DIEGO CORDOBA URRUTIA" w:date="2026-06-07T04:36:00Z" w16du:dateUtc="2026-06-07T10:36:00Z">
                <w:pPr>
                  <w:jc w:val="both"/>
                </w:pPr>
              </w:pPrChange>
            </w:pPr>
            <w:r>
              <w:rPr>
                <w:rPrChange w:id="5864" w:author="DIEGO CORDOBA URRUTIA" w:date="2026-06-07T04:36:00Z" w16du:dateUtc="2026-06-07T10:36:00Z">
                  <w:rPr>
                    <w:rFonts w:ascii="Arial" w:eastAsia="Arial" w:hAnsi="Arial" w:cs="Arial"/>
                    <w:color w:val="000000"/>
                    <w:sz w:val="19"/>
                    <w:szCs w:val="19"/>
                  </w:rPr>
                </w:rPrChange>
              </w:rPr>
              <w:t>92</w:t>
            </w:r>
          </w:p>
        </w:tc>
        <w:tc>
          <w:tcPr>
            <w:tcW w:w="0" w:type="auto"/>
            <w:tcPrChange w:id="5865"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D89E507" w14:textId="77777777" w:rsidR="00DA1741" w:rsidRDefault="00000000">
            <w:pPr>
              <w:pStyle w:val="Compact"/>
              <w:pPrChange w:id="5866" w:author="DIEGO CORDOBA URRUTIA" w:date="2026-06-07T04:36:00Z" w16du:dateUtc="2026-06-07T10:36:00Z">
                <w:pPr>
                  <w:jc w:val="both"/>
                </w:pPr>
              </w:pPrChange>
            </w:pPr>
            <w:r>
              <w:rPr>
                <w:rPrChange w:id="5867" w:author="DIEGO CORDOBA URRUTIA" w:date="2026-06-07T04:36:00Z" w16du:dateUtc="2026-06-07T10:36:00Z">
                  <w:rPr>
                    <w:rFonts w:ascii="Arial" w:eastAsia="Arial" w:hAnsi="Arial" w:cs="Arial"/>
                    <w:color w:val="000000"/>
                    <w:sz w:val="19"/>
                    <w:szCs w:val="19"/>
                  </w:rPr>
                </w:rPrChange>
              </w:rPr>
              <w:t>Activo</w:t>
            </w:r>
          </w:p>
        </w:tc>
      </w:tr>
      <w:tr w:rsidR="00DA1741" w14:paraId="2A83535E" w14:textId="77777777">
        <w:tblPrEx>
          <w:tblPrExChange w:id="5868" w:author="DIEGO CORDOBA URRUTIA" w:date="2026-06-07T04:36:00Z" w16du:dateUtc="2026-06-07T10:36:00Z">
            <w:tblPrEx>
              <w:tblCellMar>
                <w:top w:w="0" w:type="dxa"/>
                <w:bottom w:w="0" w:type="dxa"/>
              </w:tblCellMar>
            </w:tblPrEx>
          </w:tblPrExChange>
        </w:tblPrEx>
        <w:trPr>
          <w:trPrChange w:id="5869" w:author="DIEGO CORDOBA URRUTIA" w:date="2026-06-07T04:36:00Z" w16du:dateUtc="2026-06-07T10:36:00Z">
            <w:trPr>
              <w:gridBefore w:val="1"/>
            </w:trPr>
          </w:trPrChange>
        </w:trPr>
        <w:tc>
          <w:tcPr>
            <w:tcW w:w="0" w:type="auto"/>
            <w:tcPrChange w:id="5870"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943008A" w14:textId="77777777" w:rsidR="00DA1741" w:rsidRDefault="00000000">
            <w:pPr>
              <w:pStyle w:val="Compact"/>
              <w:pPrChange w:id="5871" w:author="DIEGO CORDOBA URRUTIA" w:date="2026-06-07T04:36:00Z" w16du:dateUtc="2026-06-07T10:36:00Z">
                <w:pPr>
                  <w:jc w:val="both"/>
                </w:pPr>
              </w:pPrChange>
            </w:pPr>
            <w:r>
              <w:rPr>
                <w:rPrChange w:id="5872" w:author="DIEGO CORDOBA URRUTIA" w:date="2026-06-07T04:36:00Z" w16du:dateUtc="2026-06-07T10:36:00Z">
                  <w:rPr>
                    <w:rFonts w:ascii="Arial" w:eastAsia="Arial" w:hAnsi="Arial" w:cs="Arial"/>
                    <w:color w:val="000000"/>
                    <w:sz w:val="19"/>
                    <w:szCs w:val="19"/>
                  </w:rPr>
                </w:rPrChange>
              </w:rPr>
              <w:t>CENACE</w:t>
            </w:r>
          </w:p>
        </w:tc>
        <w:tc>
          <w:tcPr>
            <w:tcW w:w="0" w:type="auto"/>
            <w:tcPrChange w:id="5873"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A789C81" w14:textId="77777777" w:rsidR="00DA1741" w:rsidRDefault="00000000">
            <w:pPr>
              <w:pStyle w:val="Compact"/>
              <w:pPrChange w:id="5874" w:author="DIEGO CORDOBA URRUTIA" w:date="2026-06-07T04:36:00Z" w16du:dateUtc="2026-06-07T10:36:00Z">
                <w:pPr>
                  <w:jc w:val="both"/>
                </w:pPr>
              </w:pPrChange>
            </w:pPr>
            <w:r>
              <w:rPr>
                <w:rPrChange w:id="5875" w:author="DIEGO CORDOBA URRUTIA" w:date="2026-06-07T04:36:00Z" w16du:dateUtc="2026-06-07T10:36:00Z">
                  <w:rPr>
                    <w:rFonts w:ascii="Arial" w:eastAsia="Arial" w:hAnsi="Arial" w:cs="Arial"/>
                    <w:color w:val="000000"/>
                    <w:sz w:val="19"/>
                    <w:szCs w:val="19"/>
                  </w:rPr>
                </w:rPrChange>
              </w:rPr>
              <w:t>México (SIN)</w:t>
            </w:r>
          </w:p>
        </w:tc>
        <w:tc>
          <w:tcPr>
            <w:tcW w:w="0" w:type="auto"/>
            <w:tcPrChange w:id="5876"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018C9C5" w14:textId="77777777" w:rsidR="00DA1741" w:rsidRDefault="00000000">
            <w:pPr>
              <w:pStyle w:val="Compact"/>
              <w:pPrChange w:id="5877" w:author="DIEGO CORDOBA URRUTIA" w:date="2026-06-07T04:36:00Z" w16du:dateUtc="2026-06-07T10:36:00Z">
                <w:pPr>
                  <w:jc w:val="both"/>
                </w:pPr>
              </w:pPrChange>
            </w:pPr>
            <w:r>
              <w:rPr>
                <w:rPrChange w:id="5878" w:author="DIEGO CORDOBA URRUTIA" w:date="2026-06-07T04:36:00Z" w16du:dateUtc="2026-06-07T10:36:00Z">
                  <w:rPr>
                    <w:rFonts w:ascii="Arial" w:eastAsia="Arial" w:hAnsi="Arial" w:cs="Arial"/>
                    <w:color w:val="000000"/>
                    <w:sz w:val="19"/>
                    <w:szCs w:val="19"/>
                  </w:rPr>
                </w:rPrChange>
              </w:rPr>
              <w:t>60</w:t>
            </w:r>
          </w:p>
        </w:tc>
        <w:tc>
          <w:tcPr>
            <w:tcW w:w="0" w:type="auto"/>
            <w:tcPrChange w:id="5879"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72015A4A" w14:textId="77777777" w:rsidR="00DA1741" w:rsidRDefault="00000000">
            <w:pPr>
              <w:pStyle w:val="Compact"/>
              <w:pPrChange w:id="5880" w:author="DIEGO CORDOBA URRUTIA" w:date="2026-06-07T04:36:00Z" w16du:dateUtc="2026-06-07T10:36:00Z">
                <w:pPr>
                  <w:jc w:val="both"/>
                </w:pPr>
              </w:pPrChange>
            </w:pPr>
            <w:r>
              <w:rPr>
                <w:rPrChange w:id="5881" w:author="DIEGO CORDOBA URRUTIA" w:date="2026-06-07T04:36:00Z" w16du:dateUtc="2026-06-07T10:36:00Z">
                  <w:rPr>
                    <w:rFonts w:ascii="Arial" w:eastAsia="Arial" w:hAnsi="Arial" w:cs="Arial"/>
                    <w:color w:val="000000"/>
                    <w:sz w:val="19"/>
                    <w:szCs w:val="19"/>
                  </w:rPr>
                </w:rPrChange>
              </w:rPr>
              <w:t>45</w:t>
            </w:r>
          </w:p>
        </w:tc>
        <w:tc>
          <w:tcPr>
            <w:tcW w:w="0" w:type="auto"/>
            <w:tcPrChange w:id="5882"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8F1ACEA" w14:textId="77777777" w:rsidR="00DA1741" w:rsidRDefault="00000000">
            <w:pPr>
              <w:pStyle w:val="Compact"/>
              <w:pPrChange w:id="5883" w:author="DIEGO CORDOBA URRUTIA" w:date="2026-06-07T04:36:00Z" w16du:dateUtc="2026-06-07T10:36:00Z">
                <w:pPr>
                  <w:jc w:val="both"/>
                </w:pPr>
              </w:pPrChange>
            </w:pPr>
            <w:r>
              <w:rPr>
                <w:rPrChange w:id="5884" w:author="DIEGO CORDOBA URRUTIA" w:date="2026-06-07T04:36:00Z" w16du:dateUtc="2026-06-07T10:36:00Z">
                  <w:rPr>
                    <w:rFonts w:ascii="Arial" w:eastAsia="Arial" w:hAnsi="Arial" w:cs="Arial"/>
                    <w:color w:val="000000"/>
                    <w:sz w:val="19"/>
                    <w:szCs w:val="19"/>
                  </w:rPr>
                </w:rPrChange>
              </w:rPr>
              <w:t>Activo — Piloto VZA-400</w:t>
            </w:r>
          </w:p>
        </w:tc>
      </w:tr>
      <w:tr w:rsidR="00DA1741" w14:paraId="6FE23B47" w14:textId="77777777">
        <w:tblPrEx>
          <w:tblPrExChange w:id="5885" w:author="DIEGO CORDOBA URRUTIA" w:date="2026-06-07T04:36:00Z" w16du:dateUtc="2026-06-07T10:36:00Z">
            <w:tblPrEx>
              <w:tblCellMar>
                <w:top w:w="0" w:type="dxa"/>
                <w:bottom w:w="0" w:type="dxa"/>
              </w:tblCellMar>
            </w:tblPrEx>
          </w:tblPrExChange>
        </w:tblPrEx>
        <w:trPr>
          <w:trPrChange w:id="5886" w:author="DIEGO CORDOBA URRUTIA" w:date="2026-06-07T04:36:00Z" w16du:dateUtc="2026-06-07T10:36:00Z">
            <w:trPr>
              <w:gridBefore w:val="1"/>
            </w:trPr>
          </w:trPrChange>
        </w:trPr>
        <w:tc>
          <w:tcPr>
            <w:tcW w:w="0" w:type="auto"/>
            <w:tcPrChange w:id="5887"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B220622" w14:textId="77777777" w:rsidR="00DA1741" w:rsidRDefault="00000000">
            <w:pPr>
              <w:pStyle w:val="Compact"/>
              <w:pPrChange w:id="5888" w:author="DIEGO CORDOBA URRUTIA" w:date="2026-06-07T04:36:00Z" w16du:dateUtc="2026-06-07T10:36:00Z">
                <w:pPr>
                  <w:jc w:val="both"/>
                </w:pPr>
              </w:pPrChange>
            </w:pPr>
            <w:r>
              <w:rPr>
                <w:rPrChange w:id="5889" w:author="DIEGO CORDOBA URRUTIA" w:date="2026-06-07T04:36:00Z" w16du:dateUtc="2026-06-07T10:36:00Z">
                  <w:rPr>
                    <w:rFonts w:ascii="Arial" w:eastAsia="Arial" w:hAnsi="Arial" w:cs="Arial"/>
                    <w:color w:val="000000"/>
                    <w:sz w:val="19"/>
                    <w:szCs w:val="19"/>
                  </w:rPr>
                </w:rPrChange>
              </w:rPr>
              <w:t>ONS</w:t>
            </w:r>
          </w:p>
        </w:tc>
        <w:tc>
          <w:tcPr>
            <w:tcW w:w="0" w:type="auto"/>
            <w:tcPrChange w:id="5890"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351F6AE" w14:textId="77777777" w:rsidR="00DA1741" w:rsidRDefault="00000000">
            <w:pPr>
              <w:pStyle w:val="Compact"/>
              <w:pPrChange w:id="5891" w:author="DIEGO CORDOBA URRUTIA" w:date="2026-06-07T04:36:00Z" w16du:dateUtc="2026-06-07T10:36:00Z">
                <w:pPr>
                  <w:jc w:val="both"/>
                </w:pPr>
              </w:pPrChange>
            </w:pPr>
            <w:r>
              <w:rPr>
                <w:rPrChange w:id="5892" w:author="DIEGO CORDOBA URRUTIA" w:date="2026-06-07T04:36:00Z" w16du:dateUtc="2026-06-07T10:36:00Z">
                  <w:rPr>
                    <w:rFonts w:ascii="Arial" w:eastAsia="Arial" w:hAnsi="Arial" w:cs="Arial"/>
                    <w:color w:val="000000"/>
                    <w:sz w:val="19"/>
                    <w:szCs w:val="19"/>
                  </w:rPr>
                </w:rPrChange>
              </w:rPr>
              <w:t>Brasil</w:t>
            </w:r>
          </w:p>
        </w:tc>
        <w:tc>
          <w:tcPr>
            <w:tcW w:w="0" w:type="auto"/>
            <w:tcPrChange w:id="5893"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A71511E" w14:textId="77777777" w:rsidR="00DA1741" w:rsidRDefault="00000000">
            <w:pPr>
              <w:pStyle w:val="Compact"/>
              <w:pPrChange w:id="5894" w:author="DIEGO CORDOBA URRUTIA" w:date="2026-06-07T04:36:00Z" w16du:dateUtc="2026-06-07T10:36:00Z">
                <w:pPr>
                  <w:jc w:val="both"/>
                </w:pPr>
              </w:pPrChange>
            </w:pPr>
            <w:r>
              <w:rPr>
                <w:rPrChange w:id="5895" w:author="DIEGO CORDOBA URRUTIA" w:date="2026-06-07T04:36:00Z" w16du:dateUtc="2026-06-07T10:36:00Z">
                  <w:rPr>
                    <w:rFonts w:ascii="Arial" w:eastAsia="Arial" w:hAnsi="Arial" w:cs="Arial"/>
                    <w:color w:val="000000"/>
                    <w:sz w:val="19"/>
                    <w:szCs w:val="19"/>
                  </w:rPr>
                </w:rPrChange>
              </w:rPr>
              <w:t>60</w:t>
            </w:r>
          </w:p>
        </w:tc>
        <w:tc>
          <w:tcPr>
            <w:tcW w:w="0" w:type="auto"/>
            <w:tcPrChange w:id="5896"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841D8EC" w14:textId="77777777" w:rsidR="00DA1741" w:rsidRDefault="00000000">
            <w:pPr>
              <w:pStyle w:val="Compact"/>
              <w:pPrChange w:id="5897" w:author="DIEGO CORDOBA URRUTIA" w:date="2026-06-07T04:36:00Z" w16du:dateUtc="2026-06-07T10:36:00Z">
                <w:pPr>
                  <w:jc w:val="both"/>
                </w:pPr>
              </w:pPrChange>
            </w:pPr>
            <w:r>
              <w:rPr>
                <w:rPrChange w:id="5898" w:author="DIEGO CORDOBA URRUTIA" w:date="2026-06-07T04:36:00Z" w16du:dateUtc="2026-06-07T10:36:00Z">
                  <w:rPr>
                    <w:rFonts w:ascii="Arial" w:eastAsia="Arial" w:hAnsi="Arial" w:cs="Arial"/>
                    <w:color w:val="000000"/>
                    <w:sz w:val="19"/>
                    <w:szCs w:val="19"/>
                  </w:rPr>
                </w:rPrChange>
              </w:rPr>
              <w:t>55</w:t>
            </w:r>
          </w:p>
        </w:tc>
        <w:tc>
          <w:tcPr>
            <w:tcW w:w="0" w:type="auto"/>
            <w:tcPrChange w:id="5899"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12B943A" w14:textId="77777777" w:rsidR="00DA1741" w:rsidRDefault="00000000">
            <w:pPr>
              <w:pStyle w:val="Compact"/>
              <w:pPrChange w:id="5900" w:author="DIEGO CORDOBA URRUTIA" w:date="2026-06-07T04:36:00Z" w16du:dateUtc="2026-06-07T10:36:00Z">
                <w:pPr>
                  <w:jc w:val="both"/>
                </w:pPr>
              </w:pPrChange>
            </w:pPr>
            <w:r>
              <w:rPr>
                <w:rPrChange w:id="5901" w:author="DIEGO CORDOBA URRUTIA" w:date="2026-06-07T04:36:00Z" w16du:dateUtc="2026-06-07T10:36:00Z">
                  <w:rPr>
                    <w:rFonts w:ascii="Arial" w:eastAsia="Arial" w:hAnsi="Arial" w:cs="Arial"/>
                    <w:color w:val="000000"/>
                    <w:sz w:val="19"/>
                    <w:szCs w:val="19"/>
                  </w:rPr>
                </w:rPrChange>
              </w:rPr>
              <w:t>Activo</w:t>
            </w:r>
          </w:p>
        </w:tc>
      </w:tr>
      <w:tr w:rsidR="00DA1741" w14:paraId="2CDA6489" w14:textId="77777777">
        <w:tblPrEx>
          <w:tblPrExChange w:id="5902" w:author="DIEGO CORDOBA URRUTIA" w:date="2026-06-07T04:36:00Z" w16du:dateUtc="2026-06-07T10:36:00Z">
            <w:tblPrEx>
              <w:tblCellMar>
                <w:top w:w="0" w:type="dxa"/>
                <w:bottom w:w="0" w:type="dxa"/>
              </w:tblCellMar>
            </w:tblPrEx>
          </w:tblPrExChange>
        </w:tblPrEx>
        <w:trPr>
          <w:trPrChange w:id="5903" w:author="DIEGO CORDOBA URRUTIA" w:date="2026-06-07T04:36:00Z" w16du:dateUtc="2026-06-07T10:36:00Z">
            <w:trPr>
              <w:gridBefore w:val="1"/>
            </w:trPr>
          </w:trPrChange>
        </w:trPr>
        <w:tc>
          <w:tcPr>
            <w:tcW w:w="0" w:type="auto"/>
            <w:tcPrChange w:id="5904"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508F433" w14:textId="77777777" w:rsidR="00DA1741" w:rsidRDefault="00000000">
            <w:pPr>
              <w:pStyle w:val="Compact"/>
              <w:pPrChange w:id="5905" w:author="DIEGO CORDOBA URRUTIA" w:date="2026-06-07T04:36:00Z" w16du:dateUtc="2026-06-07T10:36:00Z">
                <w:pPr>
                  <w:jc w:val="both"/>
                </w:pPr>
              </w:pPrChange>
            </w:pPr>
            <w:r>
              <w:rPr>
                <w:rPrChange w:id="5906" w:author="DIEGO CORDOBA URRUTIA" w:date="2026-06-07T04:36:00Z" w16du:dateUtc="2026-06-07T10:36:00Z">
                  <w:rPr>
                    <w:rFonts w:ascii="Arial" w:eastAsia="Arial" w:hAnsi="Arial" w:cs="Arial"/>
                    <w:color w:val="000000"/>
                    <w:sz w:val="19"/>
                    <w:szCs w:val="19"/>
                  </w:rPr>
                </w:rPrChange>
              </w:rPr>
              <w:t>SEN</w:t>
            </w:r>
          </w:p>
        </w:tc>
        <w:tc>
          <w:tcPr>
            <w:tcW w:w="0" w:type="auto"/>
            <w:tcPrChange w:id="5907"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38D2776" w14:textId="77777777" w:rsidR="00DA1741" w:rsidRDefault="00000000">
            <w:pPr>
              <w:pStyle w:val="Compact"/>
              <w:pPrChange w:id="5908" w:author="DIEGO CORDOBA URRUTIA" w:date="2026-06-07T04:36:00Z" w16du:dateUtc="2026-06-07T10:36:00Z">
                <w:pPr>
                  <w:jc w:val="both"/>
                </w:pPr>
              </w:pPrChange>
            </w:pPr>
            <w:r>
              <w:rPr>
                <w:rPrChange w:id="5909" w:author="DIEGO CORDOBA URRUTIA" w:date="2026-06-07T04:36:00Z" w16du:dateUtc="2026-06-07T10:36:00Z">
                  <w:rPr>
                    <w:rFonts w:ascii="Arial" w:eastAsia="Arial" w:hAnsi="Arial" w:cs="Arial"/>
                    <w:color w:val="000000"/>
                    <w:sz w:val="19"/>
                    <w:szCs w:val="19"/>
                  </w:rPr>
                </w:rPrChange>
              </w:rPr>
              <w:t>Chile</w:t>
            </w:r>
          </w:p>
        </w:tc>
        <w:tc>
          <w:tcPr>
            <w:tcW w:w="0" w:type="auto"/>
            <w:tcPrChange w:id="5910"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92FB906" w14:textId="77777777" w:rsidR="00DA1741" w:rsidRDefault="00000000">
            <w:pPr>
              <w:pStyle w:val="Compact"/>
              <w:pPrChange w:id="5911" w:author="DIEGO CORDOBA URRUTIA" w:date="2026-06-07T04:36:00Z" w16du:dateUtc="2026-06-07T10:36:00Z">
                <w:pPr>
                  <w:jc w:val="both"/>
                </w:pPr>
              </w:pPrChange>
            </w:pPr>
            <w:r>
              <w:rPr>
                <w:rPrChange w:id="5912" w:author="DIEGO CORDOBA URRUTIA" w:date="2026-06-07T04:36:00Z" w16du:dateUtc="2026-06-07T10:36:00Z">
                  <w:rPr>
                    <w:rFonts w:ascii="Arial" w:eastAsia="Arial" w:hAnsi="Arial" w:cs="Arial"/>
                    <w:color w:val="000000"/>
                    <w:sz w:val="19"/>
                    <w:szCs w:val="19"/>
                  </w:rPr>
                </w:rPrChange>
              </w:rPr>
              <w:t>50</w:t>
            </w:r>
          </w:p>
        </w:tc>
        <w:tc>
          <w:tcPr>
            <w:tcW w:w="0" w:type="auto"/>
            <w:tcPrChange w:id="5913"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66DA0F3E" w14:textId="77777777" w:rsidR="00DA1741" w:rsidRDefault="00000000">
            <w:pPr>
              <w:pStyle w:val="Compact"/>
              <w:pPrChange w:id="5914" w:author="DIEGO CORDOBA URRUTIA" w:date="2026-06-07T04:36:00Z" w16du:dateUtc="2026-06-07T10:36:00Z">
                <w:pPr>
                  <w:jc w:val="both"/>
                </w:pPr>
              </w:pPrChange>
            </w:pPr>
            <w:r>
              <w:rPr>
                <w:rPrChange w:id="5915" w:author="DIEGO CORDOBA URRUTIA" w:date="2026-06-07T04:36:00Z" w16du:dateUtc="2026-06-07T10:36:00Z">
                  <w:rPr>
                    <w:rFonts w:ascii="Arial" w:eastAsia="Arial" w:hAnsi="Arial" w:cs="Arial"/>
                    <w:color w:val="000000"/>
                    <w:sz w:val="19"/>
                    <w:szCs w:val="19"/>
                  </w:rPr>
                </w:rPrChange>
              </w:rPr>
              <w:t>60</w:t>
            </w:r>
          </w:p>
        </w:tc>
        <w:tc>
          <w:tcPr>
            <w:tcW w:w="0" w:type="auto"/>
            <w:tcPrChange w:id="5916"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687A539" w14:textId="77777777" w:rsidR="00DA1741" w:rsidRDefault="00000000">
            <w:pPr>
              <w:pStyle w:val="Compact"/>
              <w:pPrChange w:id="5917" w:author="DIEGO CORDOBA URRUTIA" w:date="2026-06-07T04:36:00Z" w16du:dateUtc="2026-06-07T10:36:00Z">
                <w:pPr>
                  <w:jc w:val="both"/>
                </w:pPr>
              </w:pPrChange>
            </w:pPr>
            <w:r>
              <w:rPr>
                <w:rPrChange w:id="5918" w:author="DIEGO CORDOBA URRUTIA" w:date="2026-06-07T04:36:00Z" w16du:dateUtc="2026-06-07T10:36:00Z">
                  <w:rPr>
                    <w:rFonts w:ascii="Arial" w:eastAsia="Arial" w:hAnsi="Arial" w:cs="Arial"/>
                    <w:color w:val="000000"/>
                    <w:sz w:val="19"/>
                    <w:szCs w:val="19"/>
                  </w:rPr>
                </w:rPrChange>
              </w:rPr>
              <w:t>Activo</w:t>
            </w:r>
          </w:p>
        </w:tc>
      </w:tr>
      <w:tr w:rsidR="00DA1741" w14:paraId="1C9C21AF" w14:textId="77777777">
        <w:tblPrEx>
          <w:tblPrExChange w:id="5919" w:author="DIEGO CORDOBA URRUTIA" w:date="2026-06-07T04:36:00Z" w16du:dateUtc="2026-06-07T10:36:00Z">
            <w:tblPrEx>
              <w:tblCellMar>
                <w:top w:w="0" w:type="dxa"/>
                <w:bottom w:w="0" w:type="dxa"/>
              </w:tblCellMar>
            </w:tblPrEx>
          </w:tblPrExChange>
        </w:tblPrEx>
        <w:trPr>
          <w:trPrChange w:id="5920" w:author="DIEGO CORDOBA URRUTIA" w:date="2026-06-07T04:36:00Z" w16du:dateUtc="2026-06-07T10:36:00Z">
            <w:trPr>
              <w:gridBefore w:val="1"/>
            </w:trPr>
          </w:trPrChange>
        </w:trPr>
        <w:tc>
          <w:tcPr>
            <w:tcW w:w="0" w:type="auto"/>
            <w:tcPrChange w:id="5921"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14F93AA" w14:textId="77777777" w:rsidR="00DA1741" w:rsidRDefault="00000000">
            <w:pPr>
              <w:pStyle w:val="Compact"/>
              <w:pPrChange w:id="5922" w:author="DIEGO CORDOBA URRUTIA" w:date="2026-06-07T04:36:00Z" w16du:dateUtc="2026-06-07T10:36:00Z">
                <w:pPr>
                  <w:jc w:val="both"/>
                </w:pPr>
              </w:pPrChange>
            </w:pPr>
            <w:r>
              <w:rPr>
                <w:rPrChange w:id="5923" w:author="DIEGO CORDOBA URRUTIA" w:date="2026-06-07T04:36:00Z" w16du:dateUtc="2026-06-07T10:36:00Z">
                  <w:rPr>
                    <w:rFonts w:ascii="Arial" w:eastAsia="Arial" w:hAnsi="Arial" w:cs="Arial"/>
                    <w:color w:val="000000"/>
                    <w:sz w:val="19"/>
                    <w:szCs w:val="19"/>
                  </w:rPr>
                </w:rPrChange>
              </w:rPr>
              <w:t>MIBEL</w:t>
            </w:r>
          </w:p>
        </w:tc>
        <w:tc>
          <w:tcPr>
            <w:tcW w:w="0" w:type="auto"/>
            <w:tcPrChange w:id="5924"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4E0CDED" w14:textId="77777777" w:rsidR="00DA1741" w:rsidRDefault="00000000">
            <w:pPr>
              <w:pStyle w:val="Compact"/>
              <w:pPrChange w:id="5925" w:author="DIEGO CORDOBA URRUTIA" w:date="2026-06-07T04:36:00Z" w16du:dateUtc="2026-06-07T10:36:00Z">
                <w:pPr>
                  <w:jc w:val="both"/>
                </w:pPr>
              </w:pPrChange>
            </w:pPr>
            <w:r>
              <w:rPr>
                <w:rPrChange w:id="5926" w:author="DIEGO CORDOBA URRUTIA" w:date="2026-06-07T04:36:00Z" w16du:dateUtc="2026-06-07T10:36:00Z">
                  <w:rPr>
                    <w:rFonts w:ascii="Arial" w:eastAsia="Arial" w:hAnsi="Arial" w:cs="Arial"/>
                    <w:color w:val="000000"/>
                    <w:sz w:val="19"/>
                    <w:szCs w:val="19"/>
                  </w:rPr>
                </w:rPrChange>
              </w:rPr>
              <w:t>España/Portugal</w:t>
            </w:r>
          </w:p>
        </w:tc>
        <w:tc>
          <w:tcPr>
            <w:tcW w:w="0" w:type="auto"/>
            <w:tcPrChange w:id="5927"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F48EFE3" w14:textId="77777777" w:rsidR="00DA1741" w:rsidRDefault="00000000">
            <w:pPr>
              <w:pStyle w:val="Compact"/>
              <w:pPrChange w:id="5928" w:author="DIEGO CORDOBA URRUTIA" w:date="2026-06-07T04:36:00Z" w16du:dateUtc="2026-06-07T10:36:00Z">
                <w:pPr>
                  <w:jc w:val="both"/>
                </w:pPr>
              </w:pPrChange>
            </w:pPr>
            <w:r>
              <w:rPr>
                <w:rPrChange w:id="5929" w:author="DIEGO CORDOBA URRUTIA" w:date="2026-06-07T04:36:00Z" w16du:dateUtc="2026-06-07T10:36:00Z">
                  <w:rPr>
                    <w:rFonts w:ascii="Arial" w:eastAsia="Arial" w:hAnsi="Arial" w:cs="Arial"/>
                    <w:color w:val="000000"/>
                    <w:sz w:val="19"/>
                    <w:szCs w:val="19"/>
                  </w:rPr>
                </w:rPrChange>
              </w:rPr>
              <w:t>50</w:t>
            </w:r>
          </w:p>
        </w:tc>
        <w:tc>
          <w:tcPr>
            <w:tcW w:w="0" w:type="auto"/>
            <w:tcPrChange w:id="5930"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C27BBCB" w14:textId="77777777" w:rsidR="00DA1741" w:rsidRDefault="00000000">
            <w:pPr>
              <w:pStyle w:val="Compact"/>
              <w:pPrChange w:id="5931" w:author="DIEGO CORDOBA URRUTIA" w:date="2026-06-07T04:36:00Z" w16du:dateUtc="2026-06-07T10:36:00Z">
                <w:pPr>
                  <w:jc w:val="both"/>
                </w:pPr>
              </w:pPrChange>
            </w:pPr>
            <w:r>
              <w:rPr>
                <w:rPrChange w:id="5932" w:author="DIEGO CORDOBA URRUTIA" w:date="2026-06-07T04:36:00Z" w16du:dateUtc="2026-06-07T10:36:00Z">
                  <w:rPr>
                    <w:rFonts w:ascii="Arial" w:eastAsia="Arial" w:hAnsi="Arial" w:cs="Arial"/>
                    <w:color w:val="000000"/>
                    <w:sz w:val="19"/>
                    <w:szCs w:val="19"/>
                  </w:rPr>
                </w:rPrChange>
              </w:rPr>
              <w:t>55</w:t>
            </w:r>
          </w:p>
        </w:tc>
        <w:tc>
          <w:tcPr>
            <w:tcW w:w="0" w:type="auto"/>
            <w:tcPrChange w:id="5933"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B5C3CF9" w14:textId="77777777" w:rsidR="00DA1741" w:rsidRDefault="00000000">
            <w:pPr>
              <w:pStyle w:val="Compact"/>
              <w:pPrChange w:id="5934" w:author="DIEGO CORDOBA URRUTIA" w:date="2026-06-07T04:36:00Z" w16du:dateUtc="2026-06-07T10:36:00Z">
                <w:pPr>
                  <w:jc w:val="both"/>
                </w:pPr>
              </w:pPrChange>
            </w:pPr>
            <w:r>
              <w:rPr>
                <w:rPrChange w:id="5935" w:author="DIEGO CORDOBA URRUTIA" w:date="2026-06-07T04:36:00Z" w16du:dateUtc="2026-06-07T10:36:00Z">
                  <w:rPr>
                    <w:rFonts w:ascii="Arial" w:eastAsia="Arial" w:hAnsi="Arial" w:cs="Arial"/>
                    <w:color w:val="000000"/>
                    <w:sz w:val="19"/>
                    <w:szCs w:val="19"/>
                  </w:rPr>
                </w:rPrChange>
              </w:rPr>
              <w:t>Activo</w:t>
            </w:r>
          </w:p>
        </w:tc>
      </w:tr>
      <w:tr w:rsidR="00DA1741" w14:paraId="14966F1A" w14:textId="77777777">
        <w:tblPrEx>
          <w:tblPrExChange w:id="5936" w:author="DIEGO CORDOBA URRUTIA" w:date="2026-06-07T04:36:00Z" w16du:dateUtc="2026-06-07T10:36:00Z">
            <w:tblPrEx>
              <w:tblCellMar>
                <w:top w:w="0" w:type="dxa"/>
                <w:bottom w:w="0" w:type="dxa"/>
              </w:tblCellMar>
            </w:tblPrEx>
          </w:tblPrExChange>
        </w:tblPrEx>
        <w:trPr>
          <w:trPrChange w:id="5937" w:author="DIEGO CORDOBA URRUTIA" w:date="2026-06-07T04:36:00Z" w16du:dateUtc="2026-06-07T10:36:00Z">
            <w:trPr>
              <w:gridBefore w:val="1"/>
            </w:trPr>
          </w:trPrChange>
        </w:trPr>
        <w:tc>
          <w:tcPr>
            <w:tcW w:w="0" w:type="auto"/>
            <w:tcPrChange w:id="5938"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2CC4E867" w14:textId="77777777" w:rsidR="00DA1741" w:rsidRDefault="00000000">
            <w:pPr>
              <w:pStyle w:val="Compact"/>
              <w:pPrChange w:id="5939" w:author="DIEGO CORDOBA URRUTIA" w:date="2026-06-07T04:36:00Z" w16du:dateUtc="2026-06-07T10:36:00Z">
                <w:pPr>
                  <w:jc w:val="both"/>
                </w:pPr>
              </w:pPrChange>
            </w:pPr>
            <w:r>
              <w:rPr>
                <w:rPrChange w:id="5940" w:author="DIEGO CORDOBA URRUTIA" w:date="2026-06-07T04:36:00Z" w16du:dateUtc="2026-06-07T10:36:00Z">
                  <w:rPr>
                    <w:rFonts w:ascii="Arial" w:eastAsia="Arial" w:hAnsi="Arial" w:cs="Arial"/>
                    <w:color w:val="000000"/>
                    <w:sz w:val="19"/>
                    <w:szCs w:val="19"/>
                  </w:rPr>
                </w:rPrChange>
              </w:rPr>
              <w:t>EPEX</w:t>
            </w:r>
          </w:p>
        </w:tc>
        <w:tc>
          <w:tcPr>
            <w:tcW w:w="0" w:type="auto"/>
            <w:tcPrChange w:id="5941"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914893E" w14:textId="77777777" w:rsidR="00DA1741" w:rsidRDefault="00000000">
            <w:pPr>
              <w:pStyle w:val="Compact"/>
              <w:pPrChange w:id="5942" w:author="DIEGO CORDOBA URRUTIA" w:date="2026-06-07T04:36:00Z" w16du:dateUtc="2026-06-07T10:36:00Z">
                <w:pPr>
                  <w:jc w:val="both"/>
                </w:pPr>
              </w:pPrChange>
            </w:pPr>
            <w:r>
              <w:rPr>
                <w:rPrChange w:id="5943" w:author="DIEGO CORDOBA URRUTIA" w:date="2026-06-07T04:36:00Z" w16du:dateUtc="2026-06-07T10:36:00Z">
                  <w:rPr>
                    <w:rFonts w:ascii="Arial" w:eastAsia="Arial" w:hAnsi="Arial" w:cs="Arial"/>
                    <w:color w:val="000000"/>
                    <w:sz w:val="19"/>
                    <w:szCs w:val="19"/>
                  </w:rPr>
                </w:rPrChange>
              </w:rPr>
              <w:t>Europa Central</w:t>
            </w:r>
          </w:p>
        </w:tc>
        <w:tc>
          <w:tcPr>
            <w:tcW w:w="0" w:type="auto"/>
            <w:tcPrChange w:id="5944"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3E1D07D" w14:textId="77777777" w:rsidR="00DA1741" w:rsidRDefault="00000000">
            <w:pPr>
              <w:pStyle w:val="Compact"/>
              <w:pPrChange w:id="5945" w:author="DIEGO CORDOBA URRUTIA" w:date="2026-06-07T04:36:00Z" w16du:dateUtc="2026-06-07T10:36:00Z">
                <w:pPr>
                  <w:jc w:val="both"/>
                </w:pPr>
              </w:pPrChange>
            </w:pPr>
            <w:r>
              <w:rPr>
                <w:rPrChange w:id="5946" w:author="DIEGO CORDOBA URRUTIA" w:date="2026-06-07T04:36:00Z" w16du:dateUtc="2026-06-07T10:36:00Z">
                  <w:rPr>
                    <w:rFonts w:ascii="Arial" w:eastAsia="Arial" w:hAnsi="Arial" w:cs="Arial"/>
                    <w:color w:val="000000"/>
                    <w:sz w:val="19"/>
                    <w:szCs w:val="19"/>
                  </w:rPr>
                </w:rPrChange>
              </w:rPr>
              <w:t>50</w:t>
            </w:r>
          </w:p>
        </w:tc>
        <w:tc>
          <w:tcPr>
            <w:tcW w:w="0" w:type="auto"/>
            <w:tcPrChange w:id="5947"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49081165" w14:textId="77777777" w:rsidR="00DA1741" w:rsidRDefault="00000000">
            <w:pPr>
              <w:pStyle w:val="Compact"/>
              <w:pPrChange w:id="5948" w:author="DIEGO CORDOBA URRUTIA" w:date="2026-06-07T04:36:00Z" w16du:dateUtc="2026-06-07T10:36:00Z">
                <w:pPr>
                  <w:jc w:val="both"/>
                </w:pPr>
              </w:pPrChange>
            </w:pPr>
            <w:r>
              <w:rPr>
                <w:rPrChange w:id="5949" w:author="DIEGO CORDOBA URRUTIA" w:date="2026-06-07T04:36:00Z" w16du:dateUtc="2026-06-07T10:36:00Z">
                  <w:rPr>
                    <w:rFonts w:ascii="Arial" w:eastAsia="Arial" w:hAnsi="Arial" w:cs="Arial"/>
                    <w:color w:val="000000"/>
                    <w:sz w:val="19"/>
                    <w:szCs w:val="19"/>
                  </w:rPr>
                </w:rPrChange>
              </w:rPr>
              <w:t>150</w:t>
            </w:r>
          </w:p>
        </w:tc>
        <w:tc>
          <w:tcPr>
            <w:tcW w:w="0" w:type="auto"/>
            <w:tcPrChange w:id="5950"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5901C31" w14:textId="77777777" w:rsidR="00DA1741" w:rsidRDefault="00000000">
            <w:pPr>
              <w:pStyle w:val="Compact"/>
              <w:pPrChange w:id="5951" w:author="DIEGO CORDOBA URRUTIA" w:date="2026-06-07T04:36:00Z" w16du:dateUtc="2026-06-07T10:36:00Z">
                <w:pPr>
                  <w:jc w:val="both"/>
                </w:pPr>
              </w:pPrChange>
            </w:pPr>
            <w:r>
              <w:rPr>
                <w:rPrChange w:id="5952" w:author="DIEGO CORDOBA URRUTIA" w:date="2026-06-07T04:36:00Z" w16du:dateUtc="2026-06-07T10:36:00Z">
                  <w:rPr>
                    <w:rFonts w:ascii="Arial" w:eastAsia="Arial" w:hAnsi="Arial" w:cs="Arial"/>
                    <w:color w:val="000000"/>
                    <w:sz w:val="19"/>
                    <w:szCs w:val="19"/>
                  </w:rPr>
                </w:rPrChange>
              </w:rPr>
              <w:t>Activo</w:t>
            </w:r>
          </w:p>
        </w:tc>
      </w:tr>
      <w:tr w:rsidR="00DA1741" w14:paraId="24F4BB24" w14:textId="77777777">
        <w:tblPrEx>
          <w:tblPrExChange w:id="5953" w:author="DIEGO CORDOBA URRUTIA" w:date="2026-06-07T04:36:00Z" w16du:dateUtc="2026-06-07T10:36:00Z">
            <w:tblPrEx>
              <w:tblCellMar>
                <w:top w:w="0" w:type="dxa"/>
                <w:bottom w:w="0" w:type="dxa"/>
              </w:tblCellMar>
            </w:tblPrEx>
          </w:tblPrExChange>
        </w:tblPrEx>
        <w:trPr>
          <w:trPrChange w:id="5954" w:author="DIEGO CORDOBA URRUTIA" w:date="2026-06-07T04:36:00Z" w16du:dateUtc="2026-06-07T10:36:00Z">
            <w:trPr>
              <w:gridBefore w:val="1"/>
            </w:trPr>
          </w:trPrChange>
        </w:trPr>
        <w:tc>
          <w:tcPr>
            <w:tcW w:w="0" w:type="auto"/>
            <w:tcPrChange w:id="5955"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A30F01D" w14:textId="77777777" w:rsidR="00DA1741" w:rsidRDefault="00000000">
            <w:pPr>
              <w:pStyle w:val="Compact"/>
              <w:pPrChange w:id="5956" w:author="DIEGO CORDOBA URRUTIA" w:date="2026-06-07T04:36:00Z" w16du:dateUtc="2026-06-07T10:36:00Z">
                <w:pPr>
                  <w:jc w:val="both"/>
                </w:pPr>
              </w:pPrChange>
            </w:pPr>
            <w:r>
              <w:rPr>
                <w:rPrChange w:id="5957" w:author="DIEGO CORDOBA URRUTIA" w:date="2026-06-07T04:36:00Z" w16du:dateUtc="2026-06-07T10:36:00Z">
                  <w:rPr>
                    <w:rFonts w:ascii="Arial" w:eastAsia="Arial" w:hAnsi="Arial" w:cs="Arial"/>
                    <w:color w:val="000000"/>
                    <w:sz w:val="19"/>
                    <w:szCs w:val="19"/>
                  </w:rPr>
                </w:rPrChange>
              </w:rPr>
              <w:t>NordPool</w:t>
            </w:r>
          </w:p>
        </w:tc>
        <w:tc>
          <w:tcPr>
            <w:tcW w:w="0" w:type="auto"/>
            <w:tcPrChange w:id="5958"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2788729" w14:textId="77777777" w:rsidR="00DA1741" w:rsidRDefault="00000000">
            <w:pPr>
              <w:pStyle w:val="Compact"/>
              <w:pPrChange w:id="5959" w:author="DIEGO CORDOBA URRUTIA" w:date="2026-06-07T04:36:00Z" w16du:dateUtc="2026-06-07T10:36:00Z">
                <w:pPr>
                  <w:jc w:val="both"/>
                </w:pPr>
              </w:pPrChange>
            </w:pPr>
            <w:r>
              <w:rPr>
                <w:rPrChange w:id="5960" w:author="DIEGO CORDOBA URRUTIA" w:date="2026-06-07T04:36:00Z" w16du:dateUtc="2026-06-07T10:36:00Z">
                  <w:rPr>
                    <w:rFonts w:ascii="Arial" w:eastAsia="Arial" w:hAnsi="Arial" w:cs="Arial"/>
                    <w:color w:val="000000"/>
                    <w:sz w:val="19"/>
                    <w:szCs w:val="19"/>
                  </w:rPr>
                </w:rPrChange>
              </w:rPr>
              <w:t>Escandinavia</w:t>
            </w:r>
          </w:p>
        </w:tc>
        <w:tc>
          <w:tcPr>
            <w:tcW w:w="0" w:type="auto"/>
            <w:tcPrChange w:id="5961"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14E62F0D" w14:textId="77777777" w:rsidR="00DA1741" w:rsidRDefault="00000000">
            <w:pPr>
              <w:pStyle w:val="Compact"/>
              <w:pPrChange w:id="5962" w:author="DIEGO CORDOBA URRUTIA" w:date="2026-06-07T04:36:00Z" w16du:dateUtc="2026-06-07T10:36:00Z">
                <w:pPr>
                  <w:jc w:val="both"/>
                </w:pPr>
              </w:pPrChange>
            </w:pPr>
            <w:r>
              <w:rPr>
                <w:rPrChange w:id="5963" w:author="DIEGO CORDOBA URRUTIA" w:date="2026-06-07T04:36:00Z" w16du:dateUtc="2026-06-07T10:36:00Z">
                  <w:rPr>
                    <w:rFonts w:ascii="Arial" w:eastAsia="Arial" w:hAnsi="Arial" w:cs="Arial"/>
                    <w:color w:val="000000"/>
                    <w:sz w:val="19"/>
                    <w:szCs w:val="19"/>
                  </w:rPr>
                </w:rPrChange>
              </w:rPr>
              <w:t>50</w:t>
            </w:r>
          </w:p>
        </w:tc>
        <w:tc>
          <w:tcPr>
            <w:tcW w:w="0" w:type="auto"/>
            <w:tcPrChange w:id="5964"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DA7C2A3" w14:textId="77777777" w:rsidR="00DA1741" w:rsidRDefault="00000000">
            <w:pPr>
              <w:pStyle w:val="Compact"/>
              <w:pPrChange w:id="5965" w:author="DIEGO CORDOBA URRUTIA" w:date="2026-06-07T04:36:00Z" w16du:dateUtc="2026-06-07T10:36:00Z">
                <w:pPr>
                  <w:jc w:val="both"/>
                </w:pPr>
              </w:pPrChange>
            </w:pPr>
            <w:r>
              <w:rPr>
                <w:rPrChange w:id="5966" w:author="DIEGO CORDOBA URRUTIA" w:date="2026-06-07T04:36:00Z" w16du:dateUtc="2026-06-07T10:36:00Z">
                  <w:rPr>
                    <w:rFonts w:ascii="Arial" w:eastAsia="Arial" w:hAnsi="Arial" w:cs="Arial"/>
                    <w:color w:val="000000"/>
                    <w:sz w:val="19"/>
                    <w:szCs w:val="19"/>
                  </w:rPr>
                </w:rPrChange>
              </w:rPr>
              <w:t>70</w:t>
            </w:r>
          </w:p>
        </w:tc>
        <w:tc>
          <w:tcPr>
            <w:tcW w:w="0" w:type="auto"/>
            <w:tcPrChange w:id="5967"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7E2DAE8" w14:textId="77777777" w:rsidR="00DA1741" w:rsidRDefault="00000000">
            <w:pPr>
              <w:pStyle w:val="Compact"/>
              <w:pPrChange w:id="5968" w:author="DIEGO CORDOBA URRUTIA" w:date="2026-06-07T04:36:00Z" w16du:dateUtc="2026-06-07T10:36:00Z">
                <w:pPr>
                  <w:jc w:val="both"/>
                </w:pPr>
              </w:pPrChange>
            </w:pPr>
            <w:r>
              <w:rPr>
                <w:rPrChange w:id="5969" w:author="DIEGO CORDOBA URRUTIA" w:date="2026-06-07T04:36:00Z" w16du:dateUtc="2026-06-07T10:36:00Z">
                  <w:rPr>
                    <w:rFonts w:ascii="Arial" w:eastAsia="Arial" w:hAnsi="Arial" w:cs="Arial"/>
                    <w:color w:val="000000"/>
                    <w:sz w:val="19"/>
                    <w:szCs w:val="19"/>
                  </w:rPr>
                </w:rPrChange>
              </w:rPr>
              <w:t>Activo</w:t>
            </w:r>
          </w:p>
        </w:tc>
      </w:tr>
      <w:tr w:rsidR="00DA1741" w14:paraId="663D6006" w14:textId="77777777">
        <w:tblPrEx>
          <w:tblPrExChange w:id="5970" w:author="DIEGO CORDOBA URRUTIA" w:date="2026-06-07T04:36:00Z" w16du:dateUtc="2026-06-07T10:36:00Z">
            <w:tblPrEx>
              <w:tblCellMar>
                <w:top w:w="0" w:type="dxa"/>
                <w:bottom w:w="0" w:type="dxa"/>
              </w:tblCellMar>
            </w:tblPrEx>
          </w:tblPrExChange>
        </w:tblPrEx>
        <w:trPr>
          <w:trPrChange w:id="5971" w:author="DIEGO CORDOBA URRUTIA" w:date="2026-06-07T04:36:00Z" w16du:dateUtc="2026-06-07T10:36:00Z">
            <w:trPr>
              <w:gridBefore w:val="1"/>
            </w:trPr>
          </w:trPrChange>
        </w:trPr>
        <w:tc>
          <w:tcPr>
            <w:tcW w:w="0" w:type="auto"/>
            <w:tcPrChange w:id="5972"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BBC2B25" w14:textId="77777777" w:rsidR="00DA1741" w:rsidRDefault="00000000">
            <w:pPr>
              <w:pStyle w:val="Compact"/>
              <w:pPrChange w:id="5973" w:author="DIEGO CORDOBA URRUTIA" w:date="2026-06-07T04:36:00Z" w16du:dateUtc="2026-06-07T10:36:00Z">
                <w:pPr>
                  <w:jc w:val="both"/>
                </w:pPr>
              </w:pPrChange>
            </w:pPr>
            <w:r>
              <w:rPr>
                <w:rPrChange w:id="5974" w:author="DIEGO CORDOBA URRUTIA" w:date="2026-06-07T04:36:00Z" w16du:dateUtc="2026-06-07T10:36:00Z">
                  <w:rPr>
                    <w:rFonts w:ascii="Arial" w:eastAsia="Arial" w:hAnsi="Arial" w:cs="Arial"/>
                    <w:color w:val="000000"/>
                    <w:sz w:val="19"/>
                    <w:szCs w:val="19"/>
                  </w:rPr>
                </w:rPrChange>
              </w:rPr>
              <w:t>REE</w:t>
            </w:r>
          </w:p>
        </w:tc>
        <w:tc>
          <w:tcPr>
            <w:tcW w:w="0" w:type="auto"/>
            <w:tcPrChange w:id="5975"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CD006D4" w14:textId="77777777" w:rsidR="00DA1741" w:rsidRDefault="00000000">
            <w:pPr>
              <w:pStyle w:val="Compact"/>
              <w:pPrChange w:id="5976" w:author="DIEGO CORDOBA URRUTIA" w:date="2026-06-07T04:36:00Z" w16du:dateUtc="2026-06-07T10:36:00Z">
                <w:pPr>
                  <w:jc w:val="both"/>
                </w:pPr>
              </w:pPrChange>
            </w:pPr>
            <w:r>
              <w:rPr>
                <w:rPrChange w:id="5977" w:author="DIEGO CORDOBA URRUTIA" w:date="2026-06-07T04:36:00Z" w16du:dateUtc="2026-06-07T10:36:00Z">
                  <w:rPr>
                    <w:rFonts w:ascii="Arial" w:eastAsia="Arial" w:hAnsi="Arial" w:cs="Arial"/>
                    <w:color w:val="000000"/>
                    <w:sz w:val="19"/>
                    <w:szCs w:val="19"/>
                  </w:rPr>
                </w:rPrChange>
              </w:rPr>
              <w:t>España</w:t>
            </w:r>
          </w:p>
        </w:tc>
        <w:tc>
          <w:tcPr>
            <w:tcW w:w="0" w:type="auto"/>
            <w:tcPrChange w:id="5978"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3A2CB6F" w14:textId="77777777" w:rsidR="00DA1741" w:rsidRDefault="00000000">
            <w:pPr>
              <w:pStyle w:val="Compact"/>
              <w:pPrChange w:id="5979" w:author="DIEGO CORDOBA URRUTIA" w:date="2026-06-07T04:36:00Z" w16du:dateUtc="2026-06-07T10:36:00Z">
                <w:pPr>
                  <w:jc w:val="both"/>
                </w:pPr>
              </w:pPrChange>
            </w:pPr>
            <w:r>
              <w:rPr>
                <w:rPrChange w:id="5980" w:author="DIEGO CORDOBA URRUTIA" w:date="2026-06-07T04:36:00Z" w16du:dateUtc="2026-06-07T10:36:00Z">
                  <w:rPr>
                    <w:rFonts w:ascii="Arial" w:eastAsia="Arial" w:hAnsi="Arial" w:cs="Arial"/>
                    <w:color w:val="000000"/>
                    <w:sz w:val="19"/>
                    <w:szCs w:val="19"/>
                  </w:rPr>
                </w:rPrChange>
              </w:rPr>
              <w:t>50</w:t>
            </w:r>
          </w:p>
        </w:tc>
        <w:tc>
          <w:tcPr>
            <w:tcW w:w="0" w:type="auto"/>
            <w:tcPrChange w:id="5981"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76321B1" w14:textId="77777777" w:rsidR="00DA1741" w:rsidRDefault="00000000">
            <w:pPr>
              <w:pStyle w:val="Compact"/>
              <w:pPrChange w:id="5982" w:author="DIEGO CORDOBA URRUTIA" w:date="2026-06-07T04:36:00Z" w16du:dateUtc="2026-06-07T10:36:00Z">
                <w:pPr>
                  <w:jc w:val="both"/>
                </w:pPr>
              </w:pPrChange>
            </w:pPr>
            <w:r>
              <w:rPr>
                <w:rPrChange w:id="5983" w:author="DIEGO CORDOBA URRUTIA" w:date="2026-06-07T04:36:00Z" w16du:dateUtc="2026-06-07T10:36:00Z">
                  <w:rPr>
                    <w:rFonts w:ascii="Arial" w:eastAsia="Arial" w:hAnsi="Arial" w:cs="Arial"/>
                    <w:color w:val="000000"/>
                    <w:sz w:val="19"/>
                    <w:szCs w:val="19"/>
                  </w:rPr>
                </w:rPrChange>
              </w:rPr>
              <w:t>50</w:t>
            </w:r>
          </w:p>
        </w:tc>
        <w:tc>
          <w:tcPr>
            <w:tcW w:w="0" w:type="auto"/>
            <w:tcPrChange w:id="5984"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011037E8" w14:textId="77777777" w:rsidR="00DA1741" w:rsidRDefault="00000000">
            <w:pPr>
              <w:pStyle w:val="Compact"/>
              <w:pPrChange w:id="5985" w:author="DIEGO CORDOBA URRUTIA" w:date="2026-06-07T04:36:00Z" w16du:dateUtc="2026-06-07T10:36:00Z">
                <w:pPr>
                  <w:jc w:val="both"/>
                </w:pPr>
              </w:pPrChange>
            </w:pPr>
            <w:r>
              <w:rPr>
                <w:rPrChange w:id="5986" w:author="DIEGO CORDOBA URRUTIA" w:date="2026-06-07T04:36:00Z" w16du:dateUtc="2026-06-07T10:36:00Z">
                  <w:rPr>
                    <w:rFonts w:ascii="Arial" w:eastAsia="Arial" w:hAnsi="Arial" w:cs="Arial"/>
                    <w:color w:val="000000"/>
                    <w:sz w:val="19"/>
                    <w:szCs w:val="19"/>
                  </w:rPr>
                </w:rPrChange>
              </w:rPr>
              <w:t>Activo</w:t>
            </w:r>
          </w:p>
        </w:tc>
      </w:tr>
      <w:tr w:rsidR="00DA1741" w14:paraId="0FB7EE09" w14:textId="77777777">
        <w:tblPrEx>
          <w:tblPrExChange w:id="5987" w:author="DIEGO CORDOBA URRUTIA" w:date="2026-06-07T04:36:00Z" w16du:dateUtc="2026-06-07T10:36:00Z">
            <w:tblPrEx>
              <w:tblCellMar>
                <w:top w:w="0" w:type="dxa"/>
                <w:bottom w:w="0" w:type="dxa"/>
              </w:tblCellMar>
            </w:tblPrEx>
          </w:tblPrExChange>
        </w:tblPrEx>
        <w:trPr>
          <w:trPrChange w:id="5988" w:author="DIEGO CORDOBA URRUTIA" w:date="2026-06-07T04:36:00Z" w16du:dateUtc="2026-06-07T10:36:00Z">
            <w:trPr>
              <w:gridBefore w:val="1"/>
            </w:trPr>
          </w:trPrChange>
        </w:trPr>
        <w:tc>
          <w:tcPr>
            <w:tcW w:w="0" w:type="auto"/>
            <w:tcPrChange w:id="5989"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5B99AE7B" w14:textId="77777777" w:rsidR="00DA1741" w:rsidRDefault="00000000">
            <w:pPr>
              <w:pStyle w:val="Compact"/>
              <w:pPrChange w:id="5990" w:author="DIEGO CORDOBA URRUTIA" w:date="2026-06-07T04:36:00Z" w16du:dateUtc="2026-06-07T10:36:00Z">
                <w:pPr>
                  <w:jc w:val="both"/>
                </w:pPr>
              </w:pPrChange>
            </w:pPr>
            <w:r>
              <w:rPr>
                <w:rPrChange w:id="5991" w:author="DIEGO CORDOBA URRUTIA" w:date="2026-06-07T04:36:00Z" w16du:dateUtc="2026-06-07T10:36:00Z">
                  <w:rPr>
                    <w:rFonts w:ascii="Arial" w:eastAsia="Arial" w:hAnsi="Arial" w:cs="Arial"/>
                    <w:color w:val="000000"/>
                    <w:sz w:val="19"/>
                    <w:szCs w:val="19"/>
                  </w:rPr>
                </w:rPrChange>
              </w:rPr>
              <w:t>AEMO</w:t>
            </w:r>
          </w:p>
        </w:tc>
        <w:tc>
          <w:tcPr>
            <w:tcW w:w="0" w:type="auto"/>
            <w:tcPrChange w:id="5992"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1C783FE" w14:textId="77777777" w:rsidR="00DA1741" w:rsidRDefault="00000000">
            <w:pPr>
              <w:pStyle w:val="Compact"/>
              <w:pPrChange w:id="5993" w:author="DIEGO CORDOBA URRUTIA" w:date="2026-06-07T04:36:00Z" w16du:dateUtc="2026-06-07T10:36:00Z">
                <w:pPr>
                  <w:jc w:val="both"/>
                </w:pPr>
              </w:pPrChange>
            </w:pPr>
            <w:r>
              <w:rPr>
                <w:rPrChange w:id="5994" w:author="DIEGO CORDOBA URRUTIA" w:date="2026-06-07T04:36:00Z" w16du:dateUtc="2026-06-07T10:36:00Z">
                  <w:rPr>
                    <w:rFonts w:ascii="Arial" w:eastAsia="Arial" w:hAnsi="Arial" w:cs="Arial"/>
                    <w:color w:val="000000"/>
                    <w:sz w:val="19"/>
                    <w:szCs w:val="19"/>
                  </w:rPr>
                </w:rPrChange>
              </w:rPr>
              <w:t>Australia</w:t>
            </w:r>
          </w:p>
        </w:tc>
        <w:tc>
          <w:tcPr>
            <w:tcW w:w="0" w:type="auto"/>
            <w:tcPrChange w:id="5995"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4E1F82E9" w14:textId="77777777" w:rsidR="00DA1741" w:rsidRDefault="00000000">
            <w:pPr>
              <w:pStyle w:val="Compact"/>
              <w:pPrChange w:id="5996" w:author="DIEGO CORDOBA URRUTIA" w:date="2026-06-07T04:36:00Z" w16du:dateUtc="2026-06-07T10:36:00Z">
                <w:pPr>
                  <w:jc w:val="both"/>
                </w:pPr>
              </w:pPrChange>
            </w:pPr>
            <w:r>
              <w:rPr>
                <w:rPrChange w:id="5997" w:author="DIEGO CORDOBA URRUTIA" w:date="2026-06-07T04:36:00Z" w16du:dateUtc="2026-06-07T10:36:00Z">
                  <w:rPr>
                    <w:rFonts w:ascii="Arial" w:eastAsia="Arial" w:hAnsi="Arial" w:cs="Arial"/>
                    <w:color w:val="000000"/>
                    <w:sz w:val="19"/>
                    <w:szCs w:val="19"/>
                  </w:rPr>
                </w:rPrChange>
              </w:rPr>
              <w:t>50</w:t>
            </w:r>
          </w:p>
        </w:tc>
        <w:tc>
          <w:tcPr>
            <w:tcW w:w="0" w:type="auto"/>
            <w:tcPrChange w:id="5998"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9EE041B" w14:textId="77777777" w:rsidR="00DA1741" w:rsidRDefault="00000000">
            <w:pPr>
              <w:pStyle w:val="Compact"/>
              <w:pPrChange w:id="5999" w:author="DIEGO CORDOBA URRUTIA" w:date="2026-06-07T04:36:00Z" w16du:dateUtc="2026-06-07T10:36:00Z">
                <w:pPr>
                  <w:jc w:val="both"/>
                </w:pPr>
              </w:pPrChange>
            </w:pPr>
            <w:r>
              <w:rPr>
                <w:rPrChange w:id="6000" w:author="DIEGO CORDOBA URRUTIA" w:date="2026-06-07T04:36:00Z" w16du:dateUtc="2026-06-07T10:36:00Z">
                  <w:rPr>
                    <w:rFonts w:ascii="Arial" w:eastAsia="Arial" w:hAnsi="Arial" w:cs="Arial"/>
                    <w:color w:val="000000"/>
                    <w:sz w:val="19"/>
                    <w:szCs w:val="19"/>
                  </w:rPr>
                </w:rPrChange>
              </w:rPr>
              <w:t>65</w:t>
            </w:r>
          </w:p>
        </w:tc>
        <w:tc>
          <w:tcPr>
            <w:tcW w:w="0" w:type="auto"/>
            <w:tcPrChange w:id="6001"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2B204305" w14:textId="77777777" w:rsidR="00DA1741" w:rsidRDefault="00000000">
            <w:pPr>
              <w:pStyle w:val="Compact"/>
              <w:pPrChange w:id="6002" w:author="DIEGO CORDOBA URRUTIA" w:date="2026-06-07T04:36:00Z" w16du:dateUtc="2026-06-07T10:36:00Z">
                <w:pPr>
                  <w:jc w:val="both"/>
                </w:pPr>
              </w:pPrChange>
            </w:pPr>
            <w:r>
              <w:rPr>
                <w:rPrChange w:id="6003" w:author="DIEGO CORDOBA URRUTIA" w:date="2026-06-07T04:36:00Z" w16du:dateUtc="2026-06-07T10:36:00Z">
                  <w:rPr>
                    <w:rFonts w:ascii="Arial" w:eastAsia="Arial" w:hAnsi="Arial" w:cs="Arial"/>
                    <w:color w:val="000000"/>
                    <w:sz w:val="19"/>
                    <w:szCs w:val="19"/>
                  </w:rPr>
                </w:rPrChange>
              </w:rPr>
              <w:t>Activo</w:t>
            </w:r>
          </w:p>
        </w:tc>
      </w:tr>
      <w:tr w:rsidR="00DA1741" w14:paraId="3BC3C33F" w14:textId="77777777">
        <w:tblPrEx>
          <w:tblPrExChange w:id="6004" w:author="DIEGO CORDOBA URRUTIA" w:date="2026-06-07T04:36:00Z" w16du:dateUtc="2026-06-07T10:36:00Z">
            <w:tblPrEx>
              <w:tblCellMar>
                <w:top w:w="0" w:type="dxa"/>
                <w:bottom w:w="0" w:type="dxa"/>
              </w:tblCellMar>
            </w:tblPrEx>
          </w:tblPrExChange>
        </w:tblPrEx>
        <w:trPr>
          <w:trPrChange w:id="6005" w:author="DIEGO CORDOBA URRUTIA" w:date="2026-06-07T04:36:00Z" w16du:dateUtc="2026-06-07T10:36:00Z">
            <w:trPr>
              <w:gridBefore w:val="1"/>
            </w:trPr>
          </w:trPrChange>
        </w:trPr>
        <w:tc>
          <w:tcPr>
            <w:tcW w:w="0" w:type="auto"/>
            <w:tcPrChange w:id="6006"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E33933B" w14:textId="77777777" w:rsidR="00DA1741" w:rsidRDefault="00000000">
            <w:pPr>
              <w:pStyle w:val="Compact"/>
              <w:pPrChange w:id="6007" w:author="DIEGO CORDOBA URRUTIA" w:date="2026-06-07T04:36:00Z" w16du:dateUtc="2026-06-07T10:36:00Z">
                <w:pPr>
                  <w:jc w:val="both"/>
                </w:pPr>
              </w:pPrChange>
            </w:pPr>
            <w:r>
              <w:rPr>
                <w:rPrChange w:id="6008" w:author="DIEGO CORDOBA URRUTIA" w:date="2026-06-07T04:36:00Z" w16du:dateUtc="2026-06-07T10:36:00Z">
                  <w:rPr>
                    <w:rFonts w:ascii="Arial" w:eastAsia="Arial" w:hAnsi="Arial" w:cs="Arial"/>
                    <w:color w:val="000000"/>
                    <w:sz w:val="19"/>
                    <w:szCs w:val="19"/>
                  </w:rPr>
                </w:rPrChange>
              </w:rPr>
              <w:t>NTGC</w:t>
            </w:r>
          </w:p>
        </w:tc>
        <w:tc>
          <w:tcPr>
            <w:tcW w:w="0" w:type="auto"/>
            <w:tcPrChange w:id="6009"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BA40E9C" w14:textId="77777777" w:rsidR="00DA1741" w:rsidRDefault="00000000">
            <w:pPr>
              <w:pStyle w:val="Compact"/>
              <w:pPrChange w:id="6010" w:author="DIEGO CORDOBA URRUTIA" w:date="2026-06-07T04:36:00Z" w16du:dateUtc="2026-06-07T10:36:00Z">
                <w:pPr>
                  <w:jc w:val="both"/>
                </w:pPr>
              </w:pPrChange>
            </w:pPr>
            <w:r>
              <w:rPr>
                <w:rPrChange w:id="6011" w:author="DIEGO CORDOBA URRUTIA" w:date="2026-06-07T04:36:00Z" w16du:dateUtc="2026-06-07T10:36:00Z">
                  <w:rPr>
                    <w:rFonts w:ascii="Arial" w:eastAsia="Arial" w:hAnsi="Arial" w:cs="Arial"/>
                    <w:color w:val="000000"/>
                    <w:sz w:val="19"/>
                    <w:szCs w:val="19"/>
                  </w:rPr>
                </w:rPrChange>
              </w:rPr>
              <w:t>CCG</w:t>
            </w:r>
          </w:p>
        </w:tc>
        <w:tc>
          <w:tcPr>
            <w:tcW w:w="0" w:type="auto"/>
            <w:tcPrChange w:id="6012"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1FD137C9" w14:textId="77777777" w:rsidR="00DA1741" w:rsidRDefault="00000000">
            <w:pPr>
              <w:pStyle w:val="Compact"/>
              <w:pPrChange w:id="6013" w:author="DIEGO CORDOBA URRUTIA" w:date="2026-06-07T04:36:00Z" w16du:dateUtc="2026-06-07T10:36:00Z">
                <w:pPr>
                  <w:jc w:val="both"/>
                </w:pPr>
              </w:pPrChange>
            </w:pPr>
            <w:r>
              <w:rPr>
                <w:rPrChange w:id="6014" w:author="DIEGO CORDOBA URRUTIA" w:date="2026-06-07T04:36:00Z" w16du:dateUtc="2026-06-07T10:36:00Z">
                  <w:rPr>
                    <w:rFonts w:ascii="Arial" w:eastAsia="Arial" w:hAnsi="Arial" w:cs="Arial"/>
                    <w:color w:val="000000"/>
                    <w:sz w:val="19"/>
                    <w:szCs w:val="19"/>
                  </w:rPr>
                </w:rPrChange>
              </w:rPr>
              <w:t>50</w:t>
            </w:r>
          </w:p>
        </w:tc>
        <w:tc>
          <w:tcPr>
            <w:tcW w:w="0" w:type="auto"/>
            <w:tcPrChange w:id="6015"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3855EDF1" w14:textId="77777777" w:rsidR="00DA1741" w:rsidRDefault="00000000">
            <w:pPr>
              <w:pStyle w:val="Compact"/>
              <w:pPrChange w:id="6016" w:author="DIEGO CORDOBA URRUTIA" w:date="2026-06-07T04:36:00Z" w16du:dateUtc="2026-06-07T10:36:00Z">
                <w:pPr>
                  <w:jc w:val="both"/>
                </w:pPr>
              </w:pPrChange>
            </w:pPr>
            <w:r>
              <w:rPr>
                <w:rPrChange w:id="6017" w:author="DIEGO CORDOBA URRUTIA" w:date="2026-06-07T04:36:00Z" w16du:dateUtc="2026-06-07T10:36:00Z">
                  <w:rPr>
                    <w:rFonts w:ascii="Arial" w:eastAsia="Arial" w:hAnsi="Arial" w:cs="Arial"/>
                    <w:color w:val="000000"/>
                    <w:sz w:val="19"/>
                    <w:szCs w:val="19"/>
                  </w:rPr>
                </w:rPrChange>
              </w:rPr>
              <w:t>38</w:t>
            </w:r>
          </w:p>
        </w:tc>
        <w:tc>
          <w:tcPr>
            <w:tcW w:w="0" w:type="auto"/>
            <w:tcPrChange w:id="6018"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EDF5F2"/>
                <w:tcMar>
                  <w:top w:w="60" w:type="dxa"/>
                  <w:left w:w="120" w:type="dxa"/>
                  <w:bottom w:w="60" w:type="dxa"/>
                  <w:right w:w="120" w:type="dxa"/>
                </w:tcMar>
              </w:tcPr>
            </w:tcPrChange>
          </w:tcPr>
          <w:p w14:paraId="5395FACF" w14:textId="77777777" w:rsidR="00DA1741" w:rsidRDefault="00000000">
            <w:pPr>
              <w:pStyle w:val="Compact"/>
              <w:pPrChange w:id="6019" w:author="DIEGO CORDOBA URRUTIA" w:date="2026-06-07T04:36:00Z" w16du:dateUtc="2026-06-07T10:36:00Z">
                <w:pPr>
                  <w:jc w:val="both"/>
                </w:pPr>
              </w:pPrChange>
            </w:pPr>
            <w:r>
              <w:rPr>
                <w:rPrChange w:id="6020" w:author="DIEGO CORDOBA URRUTIA" w:date="2026-06-07T04:36:00Z" w16du:dateUtc="2026-06-07T10:36:00Z">
                  <w:rPr>
                    <w:rFonts w:ascii="Arial" w:eastAsia="Arial" w:hAnsi="Arial" w:cs="Arial"/>
                    <w:color w:val="000000"/>
                    <w:sz w:val="19"/>
                    <w:szCs w:val="19"/>
                  </w:rPr>
                </w:rPrChange>
              </w:rPr>
              <w:t>Activo</w:t>
            </w:r>
          </w:p>
        </w:tc>
      </w:tr>
      <w:tr w:rsidR="00DA1741" w14:paraId="48ABD7C1" w14:textId="77777777">
        <w:tblPrEx>
          <w:tblPrExChange w:id="6021" w:author="DIEGO CORDOBA URRUTIA" w:date="2026-06-07T04:36:00Z" w16du:dateUtc="2026-06-07T10:36:00Z">
            <w:tblPrEx>
              <w:tblCellMar>
                <w:top w:w="0" w:type="dxa"/>
                <w:bottom w:w="0" w:type="dxa"/>
              </w:tblCellMar>
            </w:tblPrEx>
          </w:tblPrExChange>
        </w:tblPrEx>
        <w:trPr>
          <w:trPrChange w:id="6022" w:author="DIEGO CORDOBA URRUTIA" w:date="2026-06-07T04:36:00Z" w16du:dateUtc="2026-06-07T10:36:00Z">
            <w:trPr>
              <w:gridBefore w:val="1"/>
            </w:trPr>
          </w:trPrChange>
        </w:trPr>
        <w:tc>
          <w:tcPr>
            <w:tcW w:w="0" w:type="auto"/>
            <w:tcPrChange w:id="6023" w:author="DIEGO CORDOBA URRUTIA" w:date="2026-06-07T04:36:00Z" w16du:dateUtc="2026-06-07T10:36:00Z">
              <w:tcPr>
                <w:tcW w:w="168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0261EE0" w14:textId="77777777" w:rsidR="00DA1741" w:rsidRDefault="00000000">
            <w:pPr>
              <w:pStyle w:val="Compact"/>
              <w:pPrChange w:id="6024" w:author="DIEGO CORDOBA URRUTIA" w:date="2026-06-07T04:36:00Z" w16du:dateUtc="2026-06-07T10:36:00Z">
                <w:pPr>
                  <w:jc w:val="both"/>
                </w:pPr>
              </w:pPrChange>
            </w:pPr>
            <w:r>
              <w:rPr>
                <w:rPrChange w:id="6025" w:author="DIEGO CORDOBA URRUTIA" w:date="2026-06-07T04:36:00Z" w16du:dateUtc="2026-06-07T10:36:00Z">
                  <w:rPr>
                    <w:rFonts w:ascii="Arial" w:eastAsia="Arial" w:hAnsi="Arial" w:cs="Arial"/>
                    <w:color w:val="000000"/>
                    <w:sz w:val="19"/>
                    <w:szCs w:val="19"/>
                  </w:rPr>
                </w:rPrChange>
              </w:rPr>
              <w:t>SAPP</w:t>
            </w:r>
          </w:p>
        </w:tc>
        <w:tc>
          <w:tcPr>
            <w:tcW w:w="0" w:type="auto"/>
            <w:tcPrChange w:id="6026" w:author="DIEGO CORDOBA URRUTIA" w:date="2026-06-07T04:36:00Z" w16du:dateUtc="2026-06-07T10:36:00Z">
              <w:tcPr>
                <w:tcW w:w="216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317B7328" w14:textId="77777777" w:rsidR="00DA1741" w:rsidRDefault="00000000">
            <w:pPr>
              <w:pStyle w:val="Compact"/>
              <w:pPrChange w:id="6027" w:author="DIEGO CORDOBA URRUTIA" w:date="2026-06-07T04:36:00Z" w16du:dateUtc="2026-06-07T10:36:00Z">
                <w:pPr>
                  <w:jc w:val="both"/>
                </w:pPr>
              </w:pPrChange>
            </w:pPr>
            <w:r>
              <w:rPr>
                <w:rPrChange w:id="6028" w:author="DIEGO CORDOBA URRUTIA" w:date="2026-06-07T04:36:00Z" w16du:dateUtc="2026-06-07T10:36:00Z">
                  <w:rPr>
                    <w:rFonts w:ascii="Arial" w:eastAsia="Arial" w:hAnsi="Arial" w:cs="Arial"/>
                    <w:color w:val="000000"/>
                    <w:sz w:val="19"/>
                    <w:szCs w:val="19"/>
                  </w:rPr>
                </w:rPrChange>
              </w:rPr>
              <w:t>África Austral</w:t>
            </w:r>
          </w:p>
        </w:tc>
        <w:tc>
          <w:tcPr>
            <w:tcW w:w="0" w:type="auto"/>
            <w:tcPrChange w:id="6029" w:author="DIEGO CORDOBA URRUTIA" w:date="2026-06-07T04:36:00Z" w16du:dateUtc="2026-06-07T10:36:00Z">
              <w:tcPr>
                <w:tcW w:w="840" w:type="dxa"/>
                <w:gridSpan w:val="3"/>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67FDA211" w14:textId="77777777" w:rsidR="00DA1741" w:rsidRDefault="00000000">
            <w:pPr>
              <w:pStyle w:val="Compact"/>
              <w:pPrChange w:id="6030" w:author="DIEGO CORDOBA URRUTIA" w:date="2026-06-07T04:36:00Z" w16du:dateUtc="2026-06-07T10:36:00Z">
                <w:pPr>
                  <w:jc w:val="both"/>
                </w:pPr>
              </w:pPrChange>
            </w:pPr>
            <w:r>
              <w:rPr>
                <w:rPrChange w:id="6031" w:author="DIEGO CORDOBA URRUTIA" w:date="2026-06-07T04:36:00Z" w16du:dateUtc="2026-06-07T10:36:00Z">
                  <w:rPr>
                    <w:rFonts w:ascii="Arial" w:eastAsia="Arial" w:hAnsi="Arial" w:cs="Arial"/>
                    <w:color w:val="000000"/>
                    <w:sz w:val="19"/>
                    <w:szCs w:val="19"/>
                  </w:rPr>
                </w:rPrChange>
              </w:rPr>
              <w:t>50</w:t>
            </w:r>
          </w:p>
        </w:tc>
        <w:tc>
          <w:tcPr>
            <w:tcW w:w="0" w:type="auto"/>
            <w:tcPrChange w:id="6032" w:author="DIEGO CORDOBA URRUTIA" w:date="2026-06-07T04:36:00Z" w16du:dateUtc="2026-06-07T10:36:00Z">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083F4C88" w14:textId="77777777" w:rsidR="00DA1741" w:rsidRDefault="00000000">
            <w:pPr>
              <w:pStyle w:val="Compact"/>
              <w:pPrChange w:id="6033" w:author="DIEGO CORDOBA URRUTIA" w:date="2026-06-07T04:36:00Z" w16du:dateUtc="2026-06-07T10:36:00Z">
                <w:pPr>
                  <w:jc w:val="both"/>
                </w:pPr>
              </w:pPrChange>
            </w:pPr>
            <w:r>
              <w:rPr>
                <w:rPrChange w:id="6034" w:author="DIEGO CORDOBA URRUTIA" w:date="2026-06-07T04:36:00Z" w16du:dateUtc="2026-06-07T10:36:00Z">
                  <w:rPr>
                    <w:rFonts w:ascii="Arial" w:eastAsia="Arial" w:hAnsi="Arial" w:cs="Arial"/>
                    <w:color w:val="000000"/>
                    <w:sz w:val="19"/>
                    <w:szCs w:val="19"/>
                  </w:rPr>
                </w:rPrChange>
              </w:rPr>
              <w:t>38</w:t>
            </w:r>
          </w:p>
        </w:tc>
        <w:tc>
          <w:tcPr>
            <w:tcW w:w="0" w:type="auto"/>
            <w:tcPrChange w:id="6035" w:author="DIEGO CORDOBA URRUTIA" w:date="2026-06-07T04:36:00Z" w16du:dateUtc="2026-06-07T10:36:00Z">
              <w:tcPr>
                <w:tcW w:w="3840" w:type="dxa"/>
                <w:gridSpan w:val="2"/>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tcPrChange>
          </w:tcPr>
          <w:p w14:paraId="7F67B586" w14:textId="77777777" w:rsidR="00DA1741" w:rsidRDefault="00000000">
            <w:pPr>
              <w:pStyle w:val="Compact"/>
              <w:pPrChange w:id="6036" w:author="DIEGO CORDOBA URRUTIA" w:date="2026-06-07T04:36:00Z" w16du:dateUtc="2026-06-07T10:36:00Z">
                <w:pPr>
                  <w:jc w:val="both"/>
                </w:pPr>
              </w:pPrChange>
            </w:pPr>
            <w:r>
              <w:rPr>
                <w:rPrChange w:id="6037" w:author="DIEGO CORDOBA URRUTIA" w:date="2026-06-07T04:36:00Z" w16du:dateUtc="2026-06-07T10:36:00Z">
                  <w:rPr>
                    <w:rFonts w:ascii="Arial" w:eastAsia="Arial" w:hAnsi="Arial" w:cs="Arial"/>
                    <w:color w:val="000000"/>
                    <w:sz w:val="19"/>
                    <w:szCs w:val="19"/>
                  </w:rPr>
                </w:rPrChange>
              </w:rPr>
              <w:t>Activo</w:t>
            </w:r>
          </w:p>
        </w:tc>
      </w:tr>
    </w:tbl>
    <w:p w14:paraId="0380ED8B" w14:textId="77777777" w:rsidR="00DA1741" w:rsidRPr="00A9569D" w:rsidRDefault="00000000">
      <w:pPr>
        <w:pStyle w:val="BodyText"/>
        <w:rPr>
          <w:lang w:val="es-419"/>
          <w:rPrChange w:id="6038" w:author="DIEGO CORDOBA URRUTIA" w:date="2026-06-07T04:36:00Z" w16du:dateUtc="2026-06-07T10:36:00Z">
            <w:rPr/>
          </w:rPrChange>
        </w:rPr>
        <w:pPrChange w:id="6039" w:author="DIEGO CORDOBA URRUTIA" w:date="2026-06-07T04:36:00Z" w16du:dateUtc="2026-06-07T10:36:00Z">
          <w:pPr>
            <w:spacing w:before="80" w:after="320" w:line="380" w:lineRule="auto"/>
            <w:jc w:val="center"/>
          </w:pPr>
        </w:pPrChange>
      </w:pPr>
      <w:r w:rsidRPr="00A9569D">
        <w:rPr>
          <w:lang w:val="es-419"/>
          <w:rPrChange w:id="6040" w:author="DIEGO CORDOBA URRUTIA" w:date="2026-06-07T04:36:00Z" w16du:dateUtc="2026-06-07T10:36:00Z">
            <w:rPr>
              <w:color w:val="888888"/>
              <w:sz w:val="20"/>
              <w:szCs w:val="20"/>
            </w:rPr>
          </w:rPrChange>
        </w:rPr>
        <w:t>Tabla D.1: Cobertura de ISOs — 17 mercados, 1,770 GW. Sistema PRIMEnergeia-Sovereign (TRL 9).</w:t>
      </w:r>
    </w:p>
    <w:p w14:paraId="0425AC97" w14:textId="77777777" w:rsidR="00DA1741" w:rsidRDefault="00DA1741">
      <w:pPr>
        <w:spacing w:after="200" w:line="380" w:lineRule="auto"/>
        <w:jc w:val="both"/>
        <w:rPr>
          <w:del w:id="6041" w:author="DIEGO CORDOBA URRUTIA" w:date="2026-06-07T04:36:00Z" w16du:dateUtc="2026-06-07T10:36:00Z"/>
        </w:rPr>
      </w:pPr>
    </w:p>
    <w:p w14:paraId="345ACE16" w14:textId="77777777" w:rsidR="00DA1741" w:rsidRPr="00A9569D" w:rsidRDefault="00000000">
      <w:pPr>
        <w:pStyle w:val="BodyText"/>
        <w:rPr>
          <w:lang w:val="es-419"/>
          <w:rPrChange w:id="6042" w:author="DIEGO CORDOBA URRUTIA" w:date="2026-06-07T04:36:00Z" w16du:dateUtc="2026-06-07T10:36:00Z">
            <w:rPr/>
          </w:rPrChange>
        </w:rPr>
        <w:pPrChange w:id="6043" w:author="DIEGO CORDOBA URRUTIA" w:date="2026-06-07T04:36:00Z" w16du:dateUtc="2026-06-07T10:36:00Z">
          <w:pPr>
            <w:spacing w:after="200" w:line="380" w:lineRule="auto"/>
            <w:jc w:val="center"/>
          </w:pPr>
        </w:pPrChange>
      </w:pPr>
      <w:r w:rsidRPr="00A9569D">
        <w:rPr>
          <w:lang w:val="es-419"/>
          <w:rPrChange w:id="6044" w:author="DIEGO CORDOBA URRUTIA" w:date="2026-06-07T04:36:00Z" w16du:dateUtc="2026-06-07T10:36:00Z">
            <w:rPr>
              <w:color w:val="888888"/>
            </w:rPr>
          </w:rPrChange>
        </w:rPr>
        <w:t>— Fin de la Tesis —</w:t>
      </w:r>
    </w:p>
    <w:p w14:paraId="653ACE9C" w14:textId="77777777" w:rsidR="00A7071E" w:rsidRPr="00A9569D" w:rsidRDefault="00000000">
      <w:pPr>
        <w:pStyle w:val="BodyText"/>
        <w:rPr>
          <w:ins w:id="6045" w:author="DIEGO CORDOBA URRUTIA" w:date="2026-06-07T04:36:00Z" w16du:dateUtc="2026-06-07T10:36:00Z"/>
          <w:lang w:val="es-419"/>
        </w:rPr>
      </w:pPr>
      <w:r w:rsidRPr="00A9569D">
        <w:rPr>
          <w:lang w:val="es-419"/>
          <w:rPrChange w:id="6046" w:author="DIEGO CORDOBA URRUTIA" w:date="2026-06-07T04:36:00Z" w16du:dateUtc="2026-06-07T10:36:00Z">
            <w:rPr>
              <w:rFonts w:ascii="Arial" w:eastAsia="Arial" w:hAnsi="Arial" w:cs="Arial"/>
              <w:color w:val="888888"/>
              <w:sz w:val="20"/>
              <w:szCs w:val="20"/>
            </w:rPr>
          </w:rPrChange>
        </w:rPr>
        <w:t xml:space="preserve">Diego Córdoba Urrutia </w:t>
      </w:r>
      <w:ins w:id="6047" w:author="DIEGO CORDOBA URRUTIA" w:date="2026-06-07T04:36:00Z" w16du:dateUtc="2026-06-07T10:36:00Z">
        <w:r w:rsidRPr="00A9569D">
          <w:rPr>
            <w:lang w:val="es-419"/>
          </w:rPr>
          <w:t>·</w:t>
        </w:r>
      </w:ins>
      <w:del w:id="6048" w:author="DIEGO CORDOBA URRUTIA" w:date="2026-06-07T04:36:00Z" w16du:dateUtc="2026-06-07T10:36:00Z">
        <w:r w:rsidRPr="00DA5EBB">
          <w:rPr>
            <w:rFonts w:ascii="Arial" w:eastAsia="Arial" w:hAnsi="Arial" w:cs="Arial"/>
            <w:color w:val="888888"/>
            <w:sz w:val="20"/>
            <w:szCs w:val="20"/>
            <w:lang w:val="es-419"/>
          </w:rPr>
          <w:delText xml:space="preserve"> · </w:delText>
        </w:r>
      </w:del>
      <w:r w:rsidRPr="00A9569D">
        <w:rPr>
          <w:lang w:val="es-419"/>
          <w:rPrChange w:id="6049" w:author="DIEGO CORDOBA URRUTIA" w:date="2026-06-07T04:36:00Z" w16du:dateUtc="2026-06-07T10:36:00Z">
            <w:rPr>
              <w:rFonts w:ascii="Arial" w:eastAsia="Arial" w:hAnsi="Arial" w:cs="Arial"/>
              <w:color w:val="888888"/>
              <w:sz w:val="20"/>
              <w:szCs w:val="20"/>
            </w:rPr>
          </w:rPrChange>
        </w:rPr>
        <w:t xml:space="preserve"> ITAM Dirección Financiera </w:t>
      </w:r>
      <w:ins w:id="6050" w:author="DIEGO CORDOBA URRUTIA" w:date="2026-06-07T04:36:00Z" w16du:dateUtc="2026-06-07T10:36:00Z">
        <w:r w:rsidRPr="00A9569D">
          <w:rPr>
            <w:lang w:val="es-419"/>
          </w:rPr>
          <w:t>·</w:t>
        </w:r>
      </w:ins>
      <w:del w:id="6051" w:author="DIEGO CORDOBA URRUTIA" w:date="2026-06-07T04:36:00Z" w16du:dateUtc="2026-06-07T10:36:00Z">
        <w:r w:rsidRPr="00DA5EBB">
          <w:rPr>
            <w:rFonts w:ascii="Arial" w:eastAsia="Arial" w:hAnsi="Arial" w:cs="Arial"/>
            <w:color w:val="888888"/>
            <w:sz w:val="20"/>
            <w:szCs w:val="20"/>
            <w:lang w:val="es-419"/>
          </w:rPr>
          <w:delText xml:space="preserve"> · </w:delText>
        </w:r>
      </w:del>
      <w:r w:rsidRPr="00A9569D">
        <w:rPr>
          <w:lang w:val="es-419"/>
          <w:rPrChange w:id="6052" w:author="DIEGO CORDOBA URRUTIA" w:date="2026-06-07T04:36:00Z" w16du:dateUtc="2026-06-07T10:36:00Z">
            <w:rPr>
              <w:rFonts w:ascii="Arial" w:eastAsia="Arial" w:hAnsi="Arial" w:cs="Arial"/>
              <w:color w:val="888888"/>
              <w:sz w:val="20"/>
              <w:szCs w:val="20"/>
            </w:rPr>
          </w:rPrChange>
        </w:rPr>
        <w:t xml:space="preserve"> Mayo 2026</w:t>
      </w:r>
    </w:p>
    <w:p w14:paraId="1AA0E26F" w14:textId="77777777" w:rsidR="00DA1741" w:rsidRPr="00A9569D" w:rsidRDefault="00000000">
      <w:pPr>
        <w:pStyle w:val="BodyText"/>
        <w:rPr>
          <w:lang w:val="es-419"/>
          <w:rPrChange w:id="6053" w:author="DIEGO CORDOBA URRUTIA" w:date="2026-06-07T04:36:00Z" w16du:dateUtc="2026-06-07T10:36:00Z">
            <w:rPr/>
          </w:rPrChange>
        </w:rPr>
        <w:pPrChange w:id="6054" w:author="DIEGO CORDOBA URRUTIA" w:date="2026-06-07T04:36:00Z" w16du:dateUtc="2026-06-07T10:36:00Z">
          <w:pPr>
            <w:spacing w:after="200" w:line="380" w:lineRule="auto"/>
            <w:jc w:val="center"/>
          </w:pPr>
        </w:pPrChange>
      </w:pPr>
      <w:ins w:id="6055" w:author="DIEGO CORDOBA URRUTIA" w:date="2026-06-07T04:36:00Z" w16du:dateUtc="2026-06-07T10:36:00Z">
        <w:r w:rsidRPr="00A9569D">
          <w:rPr>
            <w:lang w:val="es-419"/>
          </w:rPr>
          <w:t>Diego Córdoba Urrutia · Dirección Financiera · ITAM 2026</w:t>
        </w:r>
      </w:ins>
      <w:bookmarkEnd w:id="5726"/>
    </w:p>
    <w:sectPr w:rsidR="00DA1741" w:rsidRPr="00A9569D">
      <w:headerReference w:type="default" r:id="rId7"/>
      <w:footerReference w:type="default" r:id="rId8"/>
      <w:pgSz w:w="12240" w:h="15840"/>
      <w:pgMar w:top="1440" w:right="1440" w:bottom="1440" w:left="1440" w:header="720" w:footer="720" w:gutter="0"/>
      <w:cols w:space="720"/>
      <w:docGrid w:linePitch="0"/>
      <w:sectPrChange w:id="6060" w:author="DIEGO CORDOBA URRUTIA" w:date="2026-06-07T04:36:00Z" w16du:dateUtc="2026-06-07T10:36:00Z">
        <w:sectPr w:rsidR="00DA1741" w:rsidRPr="00A9569D">
          <w:pgMar w:top="1440" w:right="1260" w:bottom="1440" w:left="1800" w:header="708" w:footer="708" w:gutter="0"/>
          <w:docGrid w:linePitch="36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5B9DD" w14:textId="77777777" w:rsidR="00AB4F44" w:rsidRDefault="00AB4F44" w:rsidP="00DA5EBB">
      <w:r>
        <w:separator/>
      </w:r>
    </w:p>
  </w:endnote>
  <w:endnote w:type="continuationSeparator" w:id="0">
    <w:p w14:paraId="4DC6136F" w14:textId="77777777" w:rsidR="00AB4F44" w:rsidRDefault="00AB4F44" w:rsidP="00DA5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panose1 w:val="020B06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4B151" w14:textId="77777777" w:rsidR="00DA1741" w:rsidRDefault="00000000">
    <w:pPr>
      <w:pStyle w:val="TOC1"/>
      <w:pPrChange w:id="6058" w:author="DIEGO CORDOBA URRUTIA" w:date="2026-06-07T04:36:00Z" w16du:dateUtc="2026-06-07T10:36:00Z">
        <w:pPr>
          <w:pBdr>
            <w:top w:val="single" w:sz="4" w:space="1" w:color="0F6E56"/>
          </w:pBdr>
          <w:spacing w:before="120"/>
          <w:jc w:val="center"/>
        </w:pPr>
      </w:pPrChange>
    </w:pPr>
    <w:del w:id="6059" w:author="DIEGO CORDOBA URRUTIA" w:date="2026-06-07T04:36:00Z" w16du:dateUtc="2026-06-07T10:36:00Z">
      <w:r>
        <w:rPr>
          <w:rFonts w:ascii="Arial" w:eastAsia="Arial" w:hAnsi="Arial" w:cs="Arial"/>
          <w:color w:val="888888"/>
          <w:sz w:val="18"/>
          <w:szCs w:val="18"/>
        </w:rPr>
        <w:delText>Diego Córdoba Urrutia  ·  Dirección Financiera  ·  ITAM 2026</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F595C" w14:textId="77777777" w:rsidR="00AB4F44" w:rsidRDefault="00AB4F44">
      <w:r>
        <w:separator/>
      </w:r>
    </w:p>
  </w:footnote>
  <w:footnote w:type="continuationSeparator" w:id="0">
    <w:p w14:paraId="0D0CD5F4" w14:textId="77777777" w:rsidR="00AB4F44" w:rsidRDefault="00AB4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EE71D" w14:textId="77777777" w:rsidR="00DA1741" w:rsidRDefault="00000000">
    <w:pPr>
      <w:pStyle w:val="ErrorTok"/>
      <w:pPrChange w:id="6056" w:author="DIEGO CORDOBA URRUTIA" w:date="2026-06-07T04:36:00Z" w16du:dateUtc="2026-06-07T10:36:00Z">
        <w:pPr>
          <w:pBdr>
            <w:bottom w:val="single" w:sz="4" w:space="1" w:color="0F6E56"/>
          </w:pBdr>
          <w:spacing w:after="120"/>
          <w:jc w:val="right"/>
        </w:pPr>
      </w:pPrChange>
    </w:pPr>
    <w:del w:id="6057" w:author="DIEGO CORDOBA URRUTIA" w:date="2026-06-07T04:36:00Z" w16du:dateUtc="2026-06-07T10:36:00Z">
      <w:r>
        <w:rPr>
          <w:color w:val="888888"/>
          <w:sz w:val="18"/>
          <w:szCs w:val="18"/>
        </w:rPr>
        <w:delText>PRIMEnergeia — Valoración HJB de Servicios Ancilares  ·  ITAM 2026</w:delText>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00ECA3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6949AD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4444D2F"/>
    <w:multiLevelType w:val="hybridMultilevel"/>
    <w:tmpl w:val="8D767CA2"/>
    <w:lvl w:ilvl="0" w:tplc="DEA01D36">
      <w:start w:val="1"/>
      <w:numFmt w:val="decimal"/>
      <w:lvlText w:val="%1."/>
      <w:lvlJc w:val="left"/>
      <w:pPr>
        <w:ind w:left="720" w:hanging="360"/>
      </w:pPr>
    </w:lvl>
    <w:lvl w:ilvl="1" w:tplc="238AB754">
      <w:numFmt w:val="decimal"/>
      <w:lvlText w:val=""/>
      <w:lvlJc w:val="left"/>
    </w:lvl>
    <w:lvl w:ilvl="2" w:tplc="A8F437C4">
      <w:numFmt w:val="decimal"/>
      <w:lvlText w:val=""/>
      <w:lvlJc w:val="left"/>
    </w:lvl>
    <w:lvl w:ilvl="3" w:tplc="CF904AE0">
      <w:numFmt w:val="decimal"/>
      <w:lvlText w:val=""/>
      <w:lvlJc w:val="left"/>
    </w:lvl>
    <w:lvl w:ilvl="4" w:tplc="F5208C3C">
      <w:numFmt w:val="decimal"/>
      <w:lvlText w:val=""/>
      <w:lvlJc w:val="left"/>
    </w:lvl>
    <w:lvl w:ilvl="5" w:tplc="594E68EC">
      <w:numFmt w:val="decimal"/>
      <w:lvlText w:val=""/>
      <w:lvlJc w:val="left"/>
    </w:lvl>
    <w:lvl w:ilvl="6" w:tplc="B31A97EA">
      <w:numFmt w:val="decimal"/>
      <w:lvlText w:val=""/>
      <w:lvlJc w:val="left"/>
    </w:lvl>
    <w:lvl w:ilvl="7" w:tplc="8A0C72DE">
      <w:numFmt w:val="decimal"/>
      <w:lvlText w:val=""/>
      <w:lvlJc w:val="left"/>
    </w:lvl>
    <w:lvl w:ilvl="8" w:tplc="1B04BF64">
      <w:numFmt w:val="decimal"/>
      <w:lvlText w:val=""/>
      <w:lvlJc w:val="left"/>
    </w:lvl>
  </w:abstractNum>
  <w:abstractNum w:abstractNumId="3" w15:restartNumberingAfterBreak="0">
    <w:nsid w:val="10262ADC"/>
    <w:multiLevelType w:val="hybridMultilevel"/>
    <w:tmpl w:val="C65A0CA0"/>
    <w:lvl w:ilvl="0" w:tplc="C352A84A">
      <w:start w:val="1"/>
      <w:numFmt w:val="bullet"/>
      <w:lvlText w:val="•"/>
      <w:lvlJc w:val="left"/>
      <w:pPr>
        <w:ind w:left="720" w:hanging="360"/>
      </w:pPr>
    </w:lvl>
    <w:lvl w:ilvl="1" w:tplc="A6825FE4">
      <w:numFmt w:val="decimal"/>
      <w:lvlText w:val=""/>
      <w:lvlJc w:val="left"/>
    </w:lvl>
    <w:lvl w:ilvl="2" w:tplc="04E083F0">
      <w:numFmt w:val="decimal"/>
      <w:lvlText w:val=""/>
      <w:lvlJc w:val="left"/>
    </w:lvl>
    <w:lvl w:ilvl="3" w:tplc="0DFA8A42">
      <w:numFmt w:val="decimal"/>
      <w:lvlText w:val=""/>
      <w:lvlJc w:val="left"/>
    </w:lvl>
    <w:lvl w:ilvl="4" w:tplc="66146E9E">
      <w:numFmt w:val="decimal"/>
      <w:lvlText w:val=""/>
      <w:lvlJc w:val="left"/>
    </w:lvl>
    <w:lvl w:ilvl="5" w:tplc="17F43C6E">
      <w:numFmt w:val="decimal"/>
      <w:lvlText w:val=""/>
      <w:lvlJc w:val="left"/>
    </w:lvl>
    <w:lvl w:ilvl="6" w:tplc="939C5450">
      <w:numFmt w:val="decimal"/>
      <w:lvlText w:val=""/>
      <w:lvlJc w:val="left"/>
    </w:lvl>
    <w:lvl w:ilvl="7" w:tplc="03926B0A">
      <w:numFmt w:val="decimal"/>
      <w:lvlText w:val=""/>
      <w:lvlJc w:val="left"/>
    </w:lvl>
    <w:lvl w:ilvl="8" w:tplc="FEE08794">
      <w:numFmt w:val="decimal"/>
      <w:lvlText w:val=""/>
      <w:lvlJc w:val="left"/>
    </w:lvl>
  </w:abstractNum>
  <w:abstractNum w:abstractNumId="4" w15:restartNumberingAfterBreak="0">
    <w:nsid w:val="4D4F0D3C"/>
    <w:multiLevelType w:val="hybridMultilevel"/>
    <w:tmpl w:val="D22A468C"/>
    <w:lvl w:ilvl="0" w:tplc="E1D090F4">
      <w:start w:val="1"/>
      <w:numFmt w:val="bullet"/>
      <w:lvlText w:val="●"/>
      <w:lvlJc w:val="left"/>
      <w:pPr>
        <w:ind w:left="720" w:hanging="360"/>
      </w:pPr>
    </w:lvl>
    <w:lvl w:ilvl="1" w:tplc="4C70BCE2">
      <w:start w:val="1"/>
      <w:numFmt w:val="bullet"/>
      <w:lvlText w:val="○"/>
      <w:lvlJc w:val="left"/>
      <w:pPr>
        <w:ind w:left="1440" w:hanging="360"/>
      </w:pPr>
    </w:lvl>
    <w:lvl w:ilvl="2" w:tplc="9FE0EF1E">
      <w:start w:val="1"/>
      <w:numFmt w:val="bullet"/>
      <w:lvlText w:val="■"/>
      <w:lvlJc w:val="left"/>
      <w:pPr>
        <w:ind w:left="2160" w:hanging="360"/>
      </w:pPr>
    </w:lvl>
    <w:lvl w:ilvl="3" w:tplc="D3B6AA76">
      <w:start w:val="1"/>
      <w:numFmt w:val="bullet"/>
      <w:lvlText w:val="●"/>
      <w:lvlJc w:val="left"/>
      <w:pPr>
        <w:ind w:left="2880" w:hanging="360"/>
      </w:pPr>
    </w:lvl>
    <w:lvl w:ilvl="4" w:tplc="030AF9BE">
      <w:start w:val="1"/>
      <w:numFmt w:val="bullet"/>
      <w:lvlText w:val="○"/>
      <w:lvlJc w:val="left"/>
      <w:pPr>
        <w:ind w:left="3600" w:hanging="360"/>
      </w:pPr>
    </w:lvl>
    <w:lvl w:ilvl="5" w:tplc="7A160B56">
      <w:start w:val="1"/>
      <w:numFmt w:val="bullet"/>
      <w:lvlText w:val="■"/>
      <w:lvlJc w:val="left"/>
      <w:pPr>
        <w:ind w:left="4320" w:hanging="360"/>
      </w:pPr>
    </w:lvl>
    <w:lvl w:ilvl="6" w:tplc="3816F7B0">
      <w:start w:val="1"/>
      <w:numFmt w:val="bullet"/>
      <w:lvlText w:val="●"/>
      <w:lvlJc w:val="left"/>
      <w:pPr>
        <w:ind w:left="5040" w:hanging="360"/>
      </w:pPr>
    </w:lvl>
    <w:lvl w:ilvl="7" w:tplc="DF320B3E">
      <w:start w:val="1"/>
      <w:numFmt w:val="bullet"/>
      <w:lvlText w:val="●"/>
      <w:lvlJc w:val="left"/>
      <w:pPr>
        <w:ind w:left="5760" w:hanging="360"/>
      </w:pPr>
    </w:lvl>
    <w:lvl w:ilvl="8" w:tplc="C3BEC7E0">
      <w:start w:val="1"/>
      <w:numFmt w:val="bullet"/>
      <w:lvlText w:val="●"/>
      <w:lvlJc w:val="left"/>
      <w:pPr>
        <w:ind w:left="6480" w:hanging="360"/>
      </w:pPr>
    </w:lvl>
  </w:abstractNum>
  <w:num w:numId="1" w16cid:durableId="731931778">
    <w:abstractNumId w:val="4"/>
    <w:lvlOverride w:ilvl="0">
      <w:startOverride w:val="1"/>
    </w:lvlOverride>
  </w:num>
  <w:num w:numId="2" w16cid:durableId="1879659723">
    <w:abstractNumId w:val="3"/>
    <w:lvlOverride w:ilvl="0">
      <w:startOverride w:val="1"/>
    </w:lvlOverride>
  </w:num>
  <w:num w:numId="3" w16cid:durableId="2140684313">
    <w:abstractNumId w:val="2"/>
    <w:lvlOverride w:ilvl="0">
      <w:startOverride w:val="1"/>
    </w:lvlOverride>
  </w:num>
  <w:num w:numId="4" w16cid:durableId="310598681">
    <w:abstractNumId w:val="0"/>
  </w:num>
  <w:num w:numId="5" w16cid:durableId="67554550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EGO CORDOBA URRUTIA">
    <w15:presenceInfo w15:providerId="AD" w15:userId="S::dcordoba@itam.mx::e88d2637-3975-44ef-8332-70fc3a0979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1741"/>
    <w:rsid w:val="00305847"/>
    <w:rsid w:val="004E46B9"/>
    <w:rsid w:val="00583D52"/>
    <w:rsid w:val="005E6F20"/>
    <w:rsid w:val="007E5E69"/>
    <w:rsid w:val="007F7854"/>
    <w:rsid w:val="008211C2"/>
    <w:rsid w:val="00A7071E"/>
    <w:rsid w:val="00A9569D"/>
    <w:rsid w:val="00A96180"/>
    <w:rsid w:val="00AB4F44"/>
    <w:rsid w:val="00DA1741"/>
    <w:rsid w:val="00DA5EBB"/>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6819B10C"/>
  <w15:docId w15:val="{07591D81-F3AC-FE4B-A754-EB488AA12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outlineLvl w:val="0"/>
      <w:pPrChange w:id="0" w:author="DIEGO CORDOBA URRUTIA" w:date="2026-06-07T04:36:00Z">
        <w:pPr>
          <w:spacing w:before="600" w:after="280"/>
          <w:outlineLvl w:val="0"/>
        </w:pPr>
      </w:pPrChange>
    </w:pPr>
    <w:rPr>
      <w:rFonts w:asciiTheme="majorHAnsi" w:eastAsiaTheme="majorEastAsia" w:hAnsiTheme="majorHAnsi" w:cstheme="majorBidi"/>
      <w:b/>
      <w:bCs/>
      <w:color w:val="156082" w:themeColor="accent1"/>
      <w:sz w:val="32"/>
      <w:szCs w:val="32"/>
      <w:lang w:val="en-US"/>
      <w:rPrChange w:id="0" w:author="DIEGO CORDOBA URRUTIA" w:date="2026-06-07T04:36:00Z">
        <w:rPr>
          <w:rFonts w:ascii="Arial" w:eastAsia="Arial" w:hAnsi="Arial" w:cs="Arial"/>
          <w:b/>
          <w:bCs/>
          <w:color w:val="0D2B45"/>
          <w:sz w:val="34"/>
          <w:szCs w:val="34"/>
          <w:lang w:val="en-MX" w:eastAsia="en-US" w:bidi="ar-SA"/>
        </w:rPr>
      </w:rPrChange>
    </w:rPr>
  </w:style>
  <w:style w:type="paragraph" w:styleId="Heading2">
    <w:name w:val="heading 2"/>
    <w:basedOn w:val="Normal"/>
    <w:next w:val="BodyText"/>
    <w:uiPriority w:val="9"/>
    <w:unhideWhenUsed/>
    <w:qFormat/>
    <w:pPr>
      <w:keepNext/>
      <w:keepLines/>
      <w:spacing w:before="200"/>
      <w:outlineLvl w:val="1"/>
      <w:pPrChange w:id="1" w:author="DIEGO CORDOBA URRUTIA" w:date="2026-06-07T04:36:00Z">
        <w:pPr>
          <w:spacing w:before="420" w:after="200"/>
          <w:outlineLvl w:val="1"/>
        </w:pPr>
      </w:pPrChange>
    </w:pPr>
    <w:rPr>
      <w:rFonts w:asciiTheme="majorHAnsi" w:eastAsiaTheme="majorEastAsia" w:hAnsiTheme="majorHAnsi" w:cstheme="majorBidi"/>
      <w:b/>
      <w:bCs/>
      <w:color w:val="156082" w:themeColor="accent1"/>
      <w:sz w:val="28"/>
      <w:szCs w:val="28"/>
      <w:lang w:val="en-US"/>
      <w:rPrChange w:id="1" w:author="DIEGO CORDOBA URRUTIA" w:date="2026-06-07T04:36:00Z">
        <w:rPr>
          <w:rFonts w:ascii="Arial" w:eastAsia="Arial" w:hAnsi="Arial" w:cs="Arial"/>
          <w:b/>
          <w:bCs/>
          <w:color w:val="0F6E56"/>
          <w:sz w:val="28"/>
          <w:szCs w:val="28"/>
          <w:lang w:val="en-MX" w:eastAsia="en-US" w:bidi="ar-SA"/>
        </w:rPr>
      </w:rPrChange>
    </w:rPr>
  </w:style>
  <w:style w:type="paragraph" w:styleId="Heading3">
    <w:name w:val="heading 3"/>
    <w:basedOn w:val="Normal"/>
    <w:next w:val="BodyText"/>
    <w:uiPriority w:val="9"/>
    <w:unhideWhenUsed/>
    <w:qFormat/>
    <w:pPr>
      <w:keepNext/>
      <w:keepLines/>
      <w:spacing w:before="200"/>
      <w:outlineLvl w:val="2"/>
      <w:pPrChange w:id="2" w:author="DIEGO CORDOBA URRUTIA" w:date="2026-06-07T04:36:00Z">
        <w:pPr>
          <w:spacing w:before="280" w:after="140"/>
          <w:outlineLvl w:val="2"/>
        </w:pPr>
      </w:pPrChange>
    </w:pPr>
    <w:rPr>
      <w:rFonts w:asciiTheme="majorHAnsi" w:eastAsiaTheme="majorEastAsia" w:hAnsiTheme="majorHAnsi" w:cstheme="majorBidi"/>
      <w:b/>
      <w:bCs/>
      <w:color w:val="156082" w:themeColor="accent1"/>
      <w:lang w:val="en-US"/>
      <w:rPrChange w:id="2" w:author="DIEGO CORDOBA URRUTIA" w:date="2026-06-07T04:36:00Z">
        <w:rPr>
          <w:rFonts w:ascii="Arial" w:eastAsia="Arial" w:hAnsi="Arial" w:cs="Arial"/>
          <w:b/>
          <w:bCs/>
          <w:color w:val="0D2B45"/>
          <w:sz w:val="24"/>
          <w:szCs w:val="24"/>
          <w:lang w:val="en-MX" w:eastAsia="en-US" w:bidi="ar-SA"/>
        </w:rPr>
      </w:rPrChange>
    </w:rPr>
  </w:style>
  <w:style w:type="paragraph" w:styleId="Heading4">
    <w:name w:val="heading 4"/>
    <w:basedOn w:val="Normal"/>
    <w:next w:val="BodyText"/>
    <w:uiPriority w:val="9"/>
    <w:unhideWhenUsed/>
    <w:qFormat/>
    <w:pPr>
      <w:keepNext/>
      <w:keepLines/>
      <w:spacing w:before="200"/>
      <w:outlineLvl w:val="3"/>
      <w:pPrChange w:id="3" w:author="DIEGO CORDOBA URRUTIA" w:date="2026-06-07T04:36:00Z">
        <w:pPr>
          <w:outlineLvl w:val="3"/>
        </w:pPr>
      </w:pPrChange>
    </w:pPr>
    <w:rPr>
      <w:rFonts w:asciiTheme="majorHAnsi" w:eastAsiaTheme="majorEastAsia" w:hAnsiTheme="majorHAnsi" w:cstheme="majorBidi"/>
      <w:bCs/>
      <w:i/>
      <w:color w:val="156082" w:themeColor="accent1"/>
      <w:lang w:val="en-US"/>
      <w:rPrChange w:id="3" w:author="DIEGO CORDOBA URRUTIA" w:date="2026-06-07T04:36:00Z">
        <w:rPr>
          <w:rFonts w:ascii="Arial" w:eastAsia="Arial" w:hAnsi="Arial" w:cs="Arial"/>
          <w:i/>
          <w:iCs/>
          <w:color w:val="2E74B5"/>
          <w:sz w:val="24"/>
          <w:szCs w:val="24"/>
          <w:lang w:val="en-MX" w:eastAsia="en-US" w:bidi="ar-SA"/>
        </w:rPr>
      </w:rPrChange>
    </w:rPr>
  </w:style>
  <w:style w:type="paragraph" w:styleId="Heading5">
    <w:name w:val="heading 5"/>
    <w:basedOn w:val="Normal"/>
    <w:next w:val="BodyText"/>
    <w:uiPriority w:val="9"/>
    <w:unhideWhenUsed/>
    <w:qFormat/>
    <w:pPr>
      <w:keepNext/>
      <w:keepLines/>
      <w:spacing w:before="200"/>
      <w:outlineLvl w:val="4"/>
      <w:pPrChange w:id="4" w:author="DIEGO CORDOBA URRUTIA" w:date="2026-06-07T04:36:00Z">
        <w:pPr>
          <w:outlineLvl w:val="4"/>
        </w:pPr>
      </w:pPrChange>
    </w:pPr>
    <w:rPr>
      <w:rFonts w:asciiTheme="majorHAnsi" w:eastAsiaTheme="majorEastAsia" w:hAnsiTheme="majorHAnsi" w:cstheme="majorBidi"/>
      <w:iCs/>
      <w:color w:val="156082" w:themeColor="accent1"/>
      <w:lang w:val="en-US"/>
      <w:rPrChange w:id="4" w:author="DIEGO CORDOBA URRUTIA" w:date="2026-06-07T04:36:00Z">
        <w:rPr>
          <w:rFonts w:ascii="Arial" w:eastAsia="Arial" w:hAnsi="Arial" w:cs="Arial"/>
          <w:color w:val="2E74B5"/>
          <w:sz w:val="24"/>
          <w:szCs w:val="24"/>
          <w:lang w:val="en-MX" w:eastAsia="en-US" w:bidi="ar-SA"/>
        </w:rPr>
      </w:rPrChange>
    </w:rPr>
  </w:style>
  <w:style w:type="paragraph" w:styleId="Heading6">
    <w:name w:val="heading 6"/>
    <w:basedOn w:val="Normal"/>
    <w:next w:val="BodyText"/>
    <w:uiPriority w:val="9"/>
    <w:unhideWhenUsed/>
    <w:qFormat/>
    <w:pPr>
      <w:keepNext/>
      <w:keepLines/>
      <w:spacing w:before="200"/>
      <w:outlineLvl w:val="5"/>
      <w:pPrChange w:id="5" w:author="DIEGO CORDOBA URRUTIA" w:date="2026-06-07T04:36:00Z">
        <w:pPr>
          <w:outlineLvl w:val="5"/>
        </w:pPr>
      </w:pPrChange>
    </w:pPr>
    <w:rPr>
      <w:rFonts w:asciiTheme="majorHAnsi" w:eastAsiaTheme="majorEastAsia" w:hAnsiTheme="majorHAnsi" w:cstheme="majorBidi"/>
      <w:color w:val="156082" w:themeColor="accent1"/>
      <w:lang w:val="en-US"/>
      <w:rPrChange w:id="5" w:author="DIEGO CORDOBA URRUTIA" w:date="2026-06-07T04:36:00Z">
        <w:rPr>
          <w:rFonts w:ascii="Arial" w:eastAsia="Arial" w:hAnsi="Arial" w:cs="Arial"/>
          <w:color w:val="1F4D78"/>
          <w:sz w:val="24"/>
          <w:szCs w:val="24"/>
          <w:lang w:val="en-MX" w:eastAsia="en-US" w:bidi="ar-SA"/>
        </w:rPr>
      </w:rPrChange>
    </w:rPr>
  </w:style>
  <w:style w:type="paragraph" w:styleId="Heading7">
    <w:name w:val="heading 7"/>
    <w:basedOn w:val="Normal"/>
    <w:next w:val="BodyText"/>
    <w:link w:val="Heading7Char"/>
    <w:uiPriority w:val="9"/>
    <w:unhideWhenUsed/>
    <w:qFormat/>
    <w:pPr>
      <w:keepNext/>
      <w:keepLines/>
      <w:spacing w:before="200"/>
      <w:outlineLvl w:val="6"/>
      <w:pPrChange w:id="6" w:author="DIEGO CORDOBA URRUTIA" w:date="2026-06-07T04:36:00Z">
        <w:pPr>
          <w:keepNext/>
          <w:keepLines/>
          <w:spacing w:before="200"/>
          <w:outlineLvl w:val="6"/>
        </w:pPr>
      </w:pPrChange>
    </w:pPr>
    <w:rPr>
      <w:rFonts w:asciiTheme="majorHAnsi" w:eastAsiaTheme="majorEastAsia" w:hAnsiTheme="majorHAnsi" w:cstheme="majorBidi"/>
      <w:color w:val="156082" w:themeColor="accent1"/>
      <w:lang w:val="en-US"/>
      <w:rPrChange w:id="6" w:author="DIEGO CORDOBA URRUTIA" w:date="2026-06-07T04:36:00Z">
        <w:rPr>
          <w:rFonts w:asciiTheme="majorHAnsi" w:eastAsiaTheme="majorEastAsia" w:hAnsiTheme="majorHAnsi" w:cstheme="majorBidi"/>
          <w:color w:val="156082" w:themeColor="accent1"/>
          <w:sz w:val="24"/>
          <w:szCs w:val="24"/>
          <w:lang w:val="en-US" w:eastAsia="en-US" w:bidi="ar-SA"/>
        </w:rPr>
      </w:rPrChange>
    </w:rPr>
  </w:style>
  <w:style w:type="paragraph" w:styleId="Heading8">
    <w:name w:val="heading 8"/>
    <w:basedOn w:val="Normal"/>
    <w:next w:val="BodyText"/>
    <w:link w:val="Heading8Char"/>
    <w:uiPriority w:val="9"/>
    <w:unhideWhenUsed/>
    <w:qFormat/>
    <w:pPr>
      <w:keepNext/>
      <w:keepLines/>
      <w:spacing w:before="200"/>
      <w:outlineLvl w:val="7"/>
      <w:pPrChange w:id="7" w:author="DIEGO CORDOBA URRUTIA" w:date="2026-06-07T04:36:00Z">
        <w:pPr>
          <w:keepNext/>
          <w:keepLines/>
          <w:spacing w:before="200"/>
          <w:outlineLvl w:val="7"/>
        </w:pPr>
      </w:pPrChange>
    </w:pPr>
    <w:rPr>
      <w:rFonts w:asciiTheme="majorHAnsi" w:eastAsiaTheme="majorEastAsia" w:hAnsiTheme="majorHAnsi" w:cstheme="majorBidi"/>
      <w:color w:val="156082" w:themeColor="accent1"/>
      <w:lang w:val="en-US"/>
      <w:rPrChange w:id="7" w:author="DIEGO CORDOBA URRUTIA" w:date="2026-06-07T04:36:00Z">
        <w:rPr>
          <w:rFonts w:asciiTheme="majorHAnsi" w:eastAsiaTheme="majorEastAsia" w:hAnsiTheme="majorHAnsi" w:cstheme="majorBidi"/>
          <w:color w:val="156082" w:themeColor="accent1"/>
          <w:sz w:val="24"/>
          <w:szCs w:val="24"/>
          <w:lang w:val="en-US" w:eastAsia="en-US" w:bidi="ar-SA"/>
        </w:rPr>
      </w:rPrChange>
    </w:rPr>
  </w:style>
  <w:style w:type="paragraph" w:styleId="Heading9">
    <w:name w:val="heading 9"/>
    <w:basedOn w:val="Normal"/>
    <w:next w:val="BodyText"/>
    <w:link w:val="Heading9Char"/>
    <w:uiPriority w:val="9"/>
    <w:unhideWhenUsed/>
    <w:qFormat/>
    <w:pPr>
      <w:keepNext/>
      <w:keepLines/>
      <w:spacing w:before="200"/>
      <w:outlineLvl w:val="8"/>
      <w:pPrChange w:id="8" w:author="DIEGO CORDOBA URRUTIA" w:date="2026-06-07T04:36:00Z">
        <w:pPr>
          <w:keepNext/>
          <w:keepLines/>
          <w:spacing w:before="200"/>
          <w:outlineLvl w:val="8"/>
        </w:pPr>
      </w:pPrChange>
    </w:pPr>
    <w:rPr>
      <w:rFonts w:asciiTheme="majorHAnsi" w:eastAsiaTheme="majorEastAsia" w:hAnsiTheme="majorHAnsi" w:cstheme="majorBidi"/>
      <w:color w:val="156082" w:themeColor="accent1"/>
      <w:lang w:val="en-US"/>
      <w:rPrChange w:id="8" w:author="DIEGO CORDOBA URRUTIA" w:date="2026-06-07T04:36:00Z">
        <w:rPr>
          <w:rFonts w:asciiTheme="majorHAnsi" w:eastAsiaTheme="majorEastAsia" w:hAnsiTheme="majorHAnsi" w:cstheme="majorBidi"/>
          <w:color w:val="156082" w:themeColor="accent1"/>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BodyText"/>
    <w:qFormat/>
    <w:pPr>
      <w:keepNext/>
      <w:keepLines/>
      <w:spacing w:before="480" w:after="240"/>
      <w:jc w:val="center"/>
      <w:pPrChange w:id="9" w:author="DIEGO CORDOBA URRUTIA" w:date="2026-06-07T04:36:00Z">
        <w:pPr/>
      </w:pPrChange>
    </w:pPr>
    <w:rPr>
      <w:rFonts w:asciiTheme="majorHAnsi" w:eastAsiaTheme="majorEastAsia" w:hAnsiTheme="majorHAnsi" w:cstheme="majorBidi"/>
      <w:b/>
      <w:bCs/>
      <w:color w:val="0F435C" w:themeColor="accent1" w:themeShade="B5"/>
      <w:sz w:val="36"/>
      <w:szCs w:val="36"/>
      <w:lang w:val="en-US"/>
      <w:rPrChange w:id="9" w:author="DIEGO CORDOBA URRUTIA" w:date="2026-06-07T04:36:00Z">
        <w:rPr>
          <w:rFonts w:ascii="Arial" w:eastAsia="Arial" w:hAnsi="Arial" w:cs="Arial"/>
          <w:sz w:val="56"/>
          <w:szCs w:val="56"/>
          <w:lang w:val="en-MX" w:eastAsia="en-US" w:bidi="ar-SA"/>
        </w:rPr>
      </w:rPrChange>
    </w:rPr>
  </w:style>
  <w:style w:type="paragraph" w:customStyle="1" w:styleId="Strong1">
    <w:name w:val="Strong1"/>
    <w:qFormat/>
    <w:rPr>
      <w:b/>
      <w:bCs/>
    </w:rPr>
  </w:style>
  <w:style w:type="paragraph" w:styleId="ListParagraph">
    <w:name w:val="List Paragraph"/>
    <w:qFormat/>
  </w:style>
  <w:style w:type="character" w:styleId="Hyperlink">
    <w:name w:val="Hyperlink"/>
    <w:basedOn w:val="CaptionChar"/>
    <w:uiPriority w:val="99"/>
    <w:rPr>
      <w:color w:val="156082" w:themeColor="accent1"/>
      <w:rPrChange w:id="10" w:author="DIEGO CORDOBA URRUTIA" w:date="2026-06-07T04:36:00Z">
        <w:rPr>
          <w:color w:val="0563C1"/>
          <w:u w:val="single"/>
        </w:rPr>
      </w:rPrChange>
    </w:rPr>
  </w:style>
  <w:style w:type="character" w:styleId="FootnoteReference">
    <w:name w:val="footnote reference"/>
    <w:basedOn w:val="CaptionChar"/>
    <w:rPr>
      <w:vertAlign w:val="superscript"/>
      <w:rPrChange w:id="11" w:author="DIEGO CORDOBA URRUTIA" w:date="2026-06-07T04:36:00Z">
        <w:rPr>
          <w:vertAlign w:val="superscript"/>
        </w:rPr>
      </w:rPrChange>
    </w:rPr>
  </w:style>
  <w:style w:type="paragraph" w:styleId="FootnoteText">
    <w:name w:val="footnote text"/>
    <w:basedOn w:val="Normal"/>
    <w:link w:val="FootnoteTextChar"/>
    <w:uiPriority w:val="9"/>
    <w:unhideWhenUsed/>
    <w:qFormat/>
    <w:pPr>
      <w:spacing w:after="200"/>
      <w:pPrChange w:id="12" w:author="DIEGO CORDOBA URRUTIA" w:date="2026-06-07T04:36:00Z">
        <w:pPr/>
      </w:pPrChange>
    </w:pPr>
    <w:rPr>
      <w:rFonts w:asciiTheme="minorHAnsi" w:eastAsiaTheme="minorHAnsi" w:hAnsiTheme="minorHAnsi" w:cstheme="minorBidi"/>
      <w:lang w:val="en-US"/>
      <w:rPrChange w:id="12" w:author="DIEGO CORDOBA URRUTIA" w:date="2026-06-07T04:36:00Z">
        <w:rPr>
          <w:rFonts w:ascii="Arial" w:eastAsia="Arial" w:hAnsi="Arial" w:cs="Arial"/>
          <w:lang w:val="en-MX" w:eastAsia="en-US" w:bidi="ar-SA"/>
        </w:rPr>
      </w:rPrChange>
    </w:rPr>
  </w:style>
  <w:style w:type="character" w:customStyle="1" w:styleId="FootnoteTextChar">
    <w:name w:val="Footnote Text Char"/>
    <w:link w:val="FootnoteText"/>
    <w:uiPriority w:val="9"/>
    <w:unhideWhenUsed/>
    <w:rPr>
      <w:rFonts w:asciiTheme="minorHAnsi" w:eastAsiaTheme="minorHAnsi" w:hAnsiTheme="minorHAnsi" w:cstheme="minorBidi"/>
      <w:lang w:val="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rsid w:val="00DA5EBB"/>
    <w:rPr>
      <w:rFonts w:asciiTheme="majorHAnsi" w:eastAsiaTheme="majorEastAsia" w:hAnsiTheme="majorHAnsi" w:cstheme="majorBidi"/>
      <w:color w:val="156082" w:themeColor="accent1"/>
      <w:lang w:val="en-US"/>
    </w:rPr>
  </w:style>
  <w:style w:type="character" w:customStyle="1" w:styleId="Heading8Char">
    <w:name w:val="Heading 8 Char"/>
    <w:basedOn w:val="DefaultParagraphFont"/>
    <w:link w:val="Heading8"/>
    <w:uiPriority w:val="9"/>
    <w:rsid w:val="00DA5EBB"/>
    <w:rPr>
      <w:rFonts w:asciiTheme="majorHAnsi" w:eastAsiaTheme="majorEastAsia" w:hAnsiTheme="majorHAnsi" w:cstheme="majorBidi"/>
      <w:color w:val="156082" w:themeColor="accent1"/>
      <w:lang w:val="en-US"/>
    </w:rPr>
  </w:style>
  <w:style w:type="character" w:customStyle="1" w:styleId="Heading9Char">
    <w:name w:val="Heading 9 Char"/>
    <w:basedOn w:val="DefaultParagraphFont"/>
    <w:link w:val="Heading9"/>
    <w:uiPriority w:val="9"/>
    <w:rsid w:val="00DA5EBB"/>
    <w:rPr>
      <w:rFonts w:asciiTheme="majorHAnsi" w:eastAsiaTheme="majorEastAsia" w:hAnsiTheme="majorHAnsi" w:cstheme="majorBidi"/>
      <w:color w:val="156082" w:themeColor="accent1"/>
      <w:lang w:val="en-US"/>
    </w:rPr>
  </w:style>
  <w:style w:type="paragraph" w:styleId="BodyText">
    <w:name w:val="Body Text"/>
    <w:basedOn w:val="Normal"/>
    <w:link w:val="BodyTextChar"/>
    <w:qFormat/>
    <w:pPr>
      <w:spacing w:before="180" w:after="180"/>
      <w:pPrChange w:id="13" w:author="DIEGO CORDOBA URRUTIA" w:date="2026-06-07T04:36:00Z">
        <w:pPr>
          <w:spacing w:before="180" w:after="180"/>
        </w:pPr>
      </w:pPrChange>
    </w:pPr>
    <w:rPr>
      <w:rFonts w:asciiTheme="minorHAnsi" w:eastAsiaTheme="minorHAnsi" w:hAnsiTheme="minorHAnsi" w:cstheme="minorBidi"/>
      <w:lang w:val="en-US"/>
      <w:rPrChange w:id="13" w:author="DIEGO CORDOBA URRUTIA" w:date="2026-06-07T04:36:00Z">
        <w:rPr>
          <w:rFonts w:asciiTheme="minorHAnsi" w:eastAsiaTheme="minorHAnsi" w:hAnsiTheme="minorHAnsi" w:cstheme="minorBidi"/>
          <w:sz w:val="24"/>
          <w:szCs w:val="24"/>
          <w:lang w:val="en-US" w:eastAsia="en-US" w:bidi="ar-SA"/>
        </w:rPr>
      </w:rPrChange>
    </w:rPr>
  </w:style>
  <w:style w:type="character" w:customStyle="1" w:styleId="BodyTextChar">
    <w:name w:val="Body Text Char"/>
    <w:basedOn w:val="DefaultParagraphFont"/>
    <w:link w:val="BodyText"/>
    <w:rsid w:val="00DA5EBB"/>
    <w:rPr>
      <w:rFonts w:asciiTheme="minorHAnsi" w:eastAsiaTheme="minorHAnsi" w:hAnsiTheme="minorHAnsi" w:cstheme="minorBidi"/>
      <w:lang w:val="en-US"/>
    </w:rPr>
  </w:style>
  <w:style w:type="paragraph" w:customStyle="1" w:styleId="FirstParagraph">
    <w:name w:val="First Paragraph"/>
    <w:basedOn w:val="BodyText"/>
    <w:next w:val="BodyText"/>
    <w:qFormat/>
    <w:rsid w:val="00DA5EBB"/>
  </w:style>
  <w:style w:type="paragraph" w:customStyle="1" w:styleId="Compact">
    <w:name w:val="Compact"/>
    <w:basedOn w:val="BodyText"/>
    <w:qFormat/>
    <w:rsid w:val="00DA5EBB"/>
    <w:pPr>
      <w:spacing w:before="36" w:after="36"/>
    </w:pPr>
  </w:style>
  <w:style w:type="paragraph" w:styleId="Subtitle">
    <w:name w:val="Subtitle"/>
    <w:basedOn w:val="Title"/>
    <w:next w:val="BodyText"/>
    <w:link w:val="SubtitleChar"/>
    <w:qFormat/>
    <w:pPr>
      <w:spacing w:before="240"/>
      <w:pPrChange w:id="14" w:author="DIEGO CORDOBA URRUTIA" w:date="2026-06-07T04:36:00Z">
        <w:pPr>
          <w:keepNext/>
          <w:keepLines/>
          <w:spacing w:before="240" w:after="240"/>
          <w:jc w:val="center"/>
        </w:pPr>
      </w:pPrChange>
    </w:pPr>
    <w:rPr>
      <w:sz w:val="30"/>
      <w:szCs w:val="30"/>
      <w:rPrChange w:id="14" w:author="DIEGO CORDOBA URRUTIA" w:date="2026-06-07T04:36:00Z">
        <w:rPr>
          <w:rFonts w:asciiTheme="majorHAnsi" w:eastAsiaTheme="majorEastAsia" w:hAnsiTheme="majorHAnsi" w:cstheme="majorBidi"/>
          <w:color w:val="0F435C" w:themeColor="accent1" w:themeShade="B5"/>
          <w:sz w:val="30"/>
          <w:szCs w:val="30"/>
          <w:lang w:val="en-US" w:eastAsia="en-US" w:bidi="ar-SA"/>
        </w:rPr>
      </w:rPrChange>
    </w:rPr>
  </w:style>
  <w:style w:type="character" w:customStyle="1" w:styleId="SubtitleChar">
    <w:name w:val="Subtitle Char"/>
    <w:basedOn w:val="DefaultParagraphFont"/>
    <w:link w:val="Subtitle"/>
    <w:rsid w:val="00DA5EBB"/>
    <w:rPr>
      <w:rFonts w:asciiTheme="majorHAnsi" w:eastAsiaTheme="majorEastAsia" w:hAnsiTheme="majorHAnsi" w:cstheme="majorBidi"/>
      <w:b/>
      <w:bCs/>
      <w:color w:val="0F435C" w:themeColor="accent1" w:themeShade="B5"/>
      <w:sz w:val="30"/>
      <w:szCs w:val="30"/>
      <w:lang w:val="en-US"/>
    </w:rPr>
  </w:style>
  <w:style w:type="paragraph" w:customStyle="1" w:styleId="Author">
    <w:name w:val="Author"/>
    <w:next w:val="BodyText"/>
    <w:qFormat/>
    <w:pPr>
      <w:keepNext/>
      <w:keepLines/>
      <w:spacing w:after="200"/>
      <w:jc w:val="center"/>
      <w:pPrChange w:id="15" w:author="DIEGO CORDOBA URRUTIA" w:date="2026-06-07T04:36:00Z">
        <w:pPr>
          <w:keepNext/>
          <w:keepLines/>
          <w:spacing w:after="200"/>
          <w:jc w:val="center"/>
        </w:pPr>
      </w:pPrChange>
    </w:pPr>
    <w:rPr>
      <w:rFonts w:asciiTheme="minorHAnsi" w:eastAsiaTheme="minorHAnsi" w:hAnsiTheme="minorHAnsi" w:cstheme="minorBidi"/>
      <w:lang w:val="en-US"/>
      <w:rPrChange w:id="15" w:author="DIEGO CORDOBA URRUTIA" w:date="2026-06-07T04:36:00Z">
        <w:rPr>
          <w:rFonts w:asciiTheme="minorHAnsi" w:eastAsiaTheme="minorHAnsi" w:hAnsiTheme="minorHAnsi" w:cstheme="minorBidi"/>
          <w:sz w:val="24"/>
          <w:szCs w:val="24"/>
          <w:lang w:val="en-US" w:eastAsia="en-US" w:bidi="ar-SA"/>
        </w:rPr>
      </w:rPrChange>
    </w:rPr>
  </w:style>
  <w:style w:type="paragraph" w:styleId="Date">
    <w:name w:val="Date"/>
    <w:next w:val="BodyText"/>
    <w:link w:val="DateChar"/>
    <w:qFormat/>
    <w:pPr>
      <w:keepNext/>
      <w:keepLines/>
      <w:spacing w:after="200"/>
      <w:jc w:val="center"/>
      <w:pPrChange w:id="16" w:author="DIEGO CORDOBA URRUTIA" w:date="2026-06-07T04:36:00Z">
        <w:pPr>
          <w:keepNext/>
          <w:keepLines/>
          <w:spacing w:after="200"/>
          <w:jc w:val="center"/>
        </w:pPr>
      </w:pPrChange>
    </w:pPr>
    <w:rPr>
      <w:rFonts w:asciiTheme="minorHAnsi" w:eastAsiaTheme="minorHAnsi" w:hAnsiTheme="minorHAnsi" w:cstheme="minorBidi"/>
      <w:lang w:val="en-US"/>
      <w:rPrChange w:id="16" w:author="DIEGO CORDOBA URRUTIA" w:date="2026-06-07T04:36:00Z">
        <w:rPr>
          <w:rFonts w:asciiTheme="minorHAnsi" w:eastAsiaTheme="minorHAnsi" w:hAnsiTheme="minorHAnsi" w:cstheme="minorBidi"/>
          <w:sz w:val="24"/>
          <w:szCs w:val="24"/>
          <w:lang w:val="en-US" w:eastAsia="en-US" w:bidi="ar-SA"/>
        </w:rPr>
      </w:rPrChange>
    </w:rPr>
  </w:style>
  <w:style w:type="character" w:customStyle="1" w:styleId="DateChar">
    <w:name w:val="Date Char"/>
    <w:basedOn w:val="DefaultParagraphFont"/>
    <w:link w:val="Date"/>
    <w:rsid w:val="00DA5EBB"/>
    <w:rPr>
      <w:rFonts w:asciiTheme="minorHAnsi" w:eastAsiaTheme="minorHAnsi" w:hAnsiTheme="minorHAnsi" w:cstheme="minorBidi"/>
      <w:lang w:val="en-US"/>
    </w:rPr>
  </w:style>
  <w:style w:type="paragraph" w:customStyle="1" w:styleId="AbstractTitle">
    <w:name w:val="Abstract Title"/>
    <w:basedOn w:val="Normal"/>
    <w:next w:val="Abstract"/>
    <w:qFormat/>
    <w:pPr>
      <w:keepNext/>
      <w:keepLines/>
      <w:spacing w:before="300"/>
      <w:jc w:val="center"/>
      <w:pPrChange w:id="17" w:author="DIEGO CORDOBA URRUTIA" w:date="2026-06-07T04:36:00Z">
        <w:pPr>
          <w:keepNext/>
          <w:keepLines/>
          <w:spacing w:before="300"/>
          <w:jc w:val="center"/>
        </w:pPr>
      </w:pPrChange>
    </w:pPr>
    <w:rPr>
      <w:rFonts w:asciiTheme="minorHAnsi" w:eastAsiaTheme="minorHAnsi" w:hAnsiTheme="minorHAnsi" w:cstheme="minorBidi"/>
      <w:b/>
      <w:color w:val="345A8A"/>
      <w:sz w:val="20"/>
      <w:szCs w:val="20"/>
      <w:lang w:val="en-US"/>
      <w:rPrChange w:id="17" w:author="DIEGO CORDOBA URRUTIA" w:date="2026-06-07T04:36:00Z">
        <w:rPr>
          <w:rFonts w:asciiTheme="minorHAnsi" w:eastAsiaTheme="minorHAnsi" w:hAnsiTheme="minorHAnsi" w:cstheme="minorBidi"/>
          <w:b/>
          <w:color w:val="345A8A"/>
          <w:lang w:val="en-US" w:eastAsia="en-US" w:bidi="ar-SA"/>
        </w:rPr>
      </w:rPrChange>
    </w:rPr>
  </w:style>
  <w:style w:type="paragraph" w:customStyle="1" w:styleId="Abstract">
    <w:name w:val="Abstract"/>
    <w:basedOn w:val="Normal"/>
    <w:next w:val="BodyText"/>
    <w:qFormat/>
    <w:pPr>
      <w:keepNext/>
      <w:keepLines/>
      <w:spacing w:before="100" w:after="300"/>
      <w:pPrChange w:id="18" w:author="DIEGO CORDOBA URRUTIA" w:date="2026-06-07T04:36:00Z">
        <w:pPr>
          <w:keepNext/>
          <w:keepLines/>
          <w:spacing w:before="100" w:after="300"/>
        </w:pPr>
      </w:pPrChange>
    </w:pPr>
    <w:rPr>
      <w:rFonts w:asciiTheme="minorHAnsi" w:eastAsiaTheme="minorHAnsi" w:hAnsiTheme="minorHAnsi" w:cstheme="minorBidi"/>
      <w:sz w:val="20"/>
      <w:szCs w:val="20"/>
      <w:lang w:val="en-US"/>
      <w:rPrChange w:id="18" w:author="DIEGO CORDOBA URRUTIA" w:date="2026-06-07T04:36:00Z">
        <w:rPr>
          <w:rFonts w:asciiTheme="minorHAnsi" w:eastAsiaTheme="minorHAnsi" w:hAnsiTheme="minorHAnsi" w:cstheme="minorBidi"/>
          <w:lang w:val="en-US" w:eastAsia="en-US" w:bidi="ar-SA"/>
        </w:rPr>
      </w:rPrChange>
    </w:rPr>
  </w:style>
  <w:style w:type="paragraph" w:styleId="Bibliography">
    <w:name w:val="Bibliography"/>
    <w:basedOn w:val="Normal"/>
    <w:qFormat/>
    <w:pPr>
      <w:spacing w:after="200"/>
      <w:pPrChange w:id="19" w:author="DIEGO CORDOBA URRUTIA" w:date="2026-06-07T04:36:00Z">
        <w:pPr>
          <w:spacing w:after="200"/>
        </w:pPr>
      </w:pPrChange>
    </w:pPr>
    <w:rPr>
      <w:rFonts w:asciiTheme="minorHAnsi" w:eastAsiaTheme="minorHAnsi" w:hAnsiTheme="minorHAnsi" w:cstheme="minorBidi"/>
      <w:lang w:val="en-US"/>
      <w:rPrChange w:id="19" w:author="DIEGO CORDOBA URRUTIA" w:date="2026-06-07T04:36:00Z">
        <w:rPr>
          <w:rFonts w:asciiTheme="minorHAnsi" w:eastAsiaTheme="minorHAnsi" w:hAnsiTheme="minorHAnsi" w:cstheme="minorBidi"/>
          <w:sz w:val="24"/>
          <w:szCs w:val="24"/>
          <w:lang w:val="en-US" w:eastAsia="en-US" w:bidi="ar-SA"/>
        </w:rPr>
      </w:rPrChange>
    </w:rPr>
  </w:style>
  <w:style w:type="paragraph" w:styleId="BlockText">
    <w:name w:val="Block Text"/>
    <w:basedOn w:val="BodyText"/>
    <w:next w:val="BodyText"/>
    <w:uiPriority w:val="9"/>
    <w:unhideWhenUsed/>
    <w:qFormat/>
    <w:rsid w:val="00DA5EBB"/>
    <w:pPr>
      <w:spacing w:before="100" w:after="100"/>
      <w:ind w:left="480" w:right="480"/>
    </w:pPr>
  </w:style>
  <w:style w:type="table" w:customStyle="1" w:styleId="Table">
    <w:name w:val="Table"/>
    <w:semiHidden/>
    <w:unhideWhenUsed/>
    <w:qFormat/>
    <w:rsid w:val="00DA5EBB"/>
    <w:pPr>
      <w:spacing w:after="200"/>
    </w:pPr>
    <w:rPr>
      <w:rFonts w:asciiTheme="minorHAnsi" w:eastAsiaTheme="minorHAnsi" w:hAnsiTheme="minorHAnsi" w:cstheme="minorBidi"/>
      <w:lang w:val="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Change w:id="20" w:author="DIEGO CORDOBA URRUTIA" w:date="2026-06-07T04:36:00Z">
        <w:pPr>
          <w:keepNext/>
          <w:keepLines/>
        </w:pPr>
      </w:pPrChange>
    </w:pPr>
    <w:rPr>
      <w:rFonts w:asciiTheme="minorHAnsi" w:eastAsiaTheme="minorHAnsi" w:hAnsiTheme="minorHAnsi" w:cstheme="minorBidi"/>
      <w:b/>
      <w:lang w:val="en-US"/>
      <w:rPrChange w:id="20" w:author="DIEGO CORDOBA URRUTIA" w:date="2026-06-07T04:36:00Z">
        <w:rPr>
          <w:rFonts w:asciiTheme="minorHAnsi" w:eastAsiaTheme="minorHAnsi" w:hAnsiTheme="minorHAnsi" w:cstheme="minorBidi"/>
          <w:b/>
          <w:sz w:val="24"/>
          <w:szCs w:val="24"/>
          <w:lang w:val="en-US" w:eastAsia="en-US" w:bidi="ar-SA"/>
        </w:rPr>
      </w:rPrChange>
    </w:rPr>
  </w:style>
  <w:style w:type="paragraph" w:customStyle="1" w:styleId="Definition">
    <w:name w:val="Definition"/>
    <w:basedOn w:val="Normal"/>
    <w:pPr>
      <w:spacing w:after="200"/>
      <w:pPrChange w:id="21" w:author="DIEGO CORDOBA URRUTIA" w:date="2026-06-07T04:36:00Z">
        <w:pPr>
          <w:spacing w:after="200"/>
        </w:pPr>
      </w:pPrChange>
    </w:pPr>
    <w:rPr>
      <w:rFonts w:asciiTheme="minorHAnsi" w:eastAsiaTheme="minorHAnsi" w:hAnsiTheme="minorHAnsi" w:cstheme="minorBidi"/>
      <w:lang w:val="en-US"/>
      <w:rPrChange w:id="21" w:author="DIEGO CORDOBA URRUTIA" w:date="2026-06-07T04:36:00Z">
        <w:rPr>
          <w:rFonts w:asciiTheme="minorHAnsi" w:eastAsiaTheme="minorHAnsi" w:hAnsiTheme="minorHAnsi" w:cstheme="minorBidi"/>
          <w:sz w:val="24"/>
          <w:szCs w:val="24"/>
          <w:lang w:val="en-US" w:eastAsia="en-US" w:bidi="ar-SA"/>
        </w:rPr>
      </w:rPrChange>
    </w:rPr>
  </w:style>
  <w:style w:type="paragraph" w:styleId="Caption">
    <w:name w:val="caption"/>
    <w:basedOn w:val="Normal"/>
    <w:link w:val="CaptionChar"/>
    <w:pPr>
      <w:spacing w:after="120"/>
      <w:pPrChange w:id="22" w:author="DIEGO CORDOBA URRUTIA" w:date="2026-06-07T04:36:00Z">
        <w:pPr>
          <w:spacing w:after="120"/>
        </w:pPr>
      </w:pPrChange>
    </w:pPr>
    <w:rPr>
      <w:rFonts w:asciiTheme="minorHAnsi" w:eastAsiaTheme="minorHAnsi" w:hAnsiTheme="minorHAnsi" w:cstheme="minorBidi"/>
      <w:i/>
      <w:lang w:val="en-US"/>
      <w:rPrChange w:id="22" w:author="DIEGO CORDOBA URRUTIA" w:date="2026-06-07T04:36:00Z">
        <w:rPr>
          <w:rFonts w:asciiTheme="minorHAnsi" w:eastAsiaTheme="minorHAnsi" w:hAnsiTheme="minorHAnsi" w:cstheme="minorBidi"/>
          <w:i/>
          <w:sz w:val="24"/>
          <w:szCs w:val="24"/>
          <w:lang w:val="en-US" w:eastAsia="en-US" w:bidi="ar-SA"/>
        </w:rPr>
      </w:rPrChange>
    </w:rPr>
  </w:style>
  <w:style w:type="paragraph" w:customStyle="1" w:styleId="TableCaption">
    <w:name w:val="Table Caption"/>
    <w:basedOn w:val="Caption"/>
    <w:rsid w:val="00DA5EBB"/>
    <w:pPr>
      <w:keepNext/>
    </w:pPr>
  </w:style>
  <w:style w:type="paragraph" w:customStyle="1" w:styleId="ImageCaption">
    <w:name w:val="Image Caption"/>
    <w:basedOn w:val="Caption"/>
    <w:rsid w:val="00DA5EBB"/>
  </w:style>
  <w:style w:type="paragraph" w:customStyle="1" w:styleId="Figure">
    <w:name w:val="Figure"/>
    <w:basedOn w:val="Normal"/>
    <w:pPr>
      <w:spacing w:after="200"/>
      <w:pPrChange w:id="23" w:author="DIEGO CORDOBA URRUTIA" w:date="2026-06-07T04:36:00Z">
        <w:pPr>
          <w:spacing w:after="200"/>
        </w:pPr>
      </w:pPrChange>
    </w:pPr>
    <w:rPr>
      <w:rFonts w:asciiTheme="minorHAnsi" w:eastAsiaTheme="minorHAnsi" w:hAnsiTheme="minorHAnsi" w:cstheme="minorBidi"/>
      <w:lang w:val="en-US"/>
      <w:rPrChange w:id="23" w:author="DIEGO CORDOBA URRUTIA" w:date="2026-06-07T04:36:00Z">
        <w:rPr>
          <w:rFonts w:asciiTheme="minorHAnsi" w:eastAsiaTheme="minorHAnsi" w:hAnsiTheme="minorHAnsi" w:cstheme="minorBidi"/>
          <w:sz w:val="24"/>
          <w:szCs w:val="24"/>
          <w:lang w:val="en-US" w:eastAsia="en-US" w:bidi="ar-SA"/>
        </w:rPr>
      </w:rPrChange>
    </w:rPr>
  </w:style>
  <w:style w:type="paragraph" w:customStyle="1" w:styleId="CaptionedFigure">
    <w:name w:val="Captioned Figure"/>
    <w:basedOn w:val="Figure"/>
    <w:rsid w:val="00DA5EBB"/>
    <w:pPr>
      <w:keepNext/>
    </w:pPr>
  </w:style>
  <w:style w:type="character" w:customStyle="1" w:styleId="CaptionChar">
    <w:name w:val="Caption Char"/>
    <w:basedOn w:val="DefaultParagraphFont"/>
    <w:link w:val="Caption"/>
    <w:rsid w:val="00DA5EBB"/>
    <w:rPr>
      <w:rFonts w:asciiTheme="minorHAnsi" w:eastAsiaTheme="minorHAnsi" w:hAnsiTheme="minorHAnsi" w:cstheme="minorBidi"/>
      <w:i/>
      <w:lang w:val="en-US"/>
    </w:rPr>
  </w:style>
  <w:style w:type="character" w:customStyle="1" w:styleId="VerbatimChar">
    <w:name w:val="Verbatim Char"/>
    <w:basedOn w:val="CaptionChar"/>
    <w:link w:val="SourceCode"/>
    <w:rsid w:val="00DA5EBB"/>
    <w:rPr>
      <w:rFonts w:asciiTheme="minorHAnsi" w:eastAsiaTheme="minorHAnsi" w:hAnsiTheme="minorHAnsi" w:cstheme="minorBidi"/>
      <w:i w:val="0"/>
      <w:shd w:val="clear" w:color="auto" w:fill="F8F8F8"/>
      <w:lang w:val="en-US"/>
    </w:rPr>
  </w:style>
  <w:style w:type="character" w:customStyle="1" w:styleId="SectionNumber">
    <w:name w:val="Section Number"/>
    <w:basedOn w:val="CaptionChar"/>
    <w:rPr>
      <w:rPrChange w:id="24" w:author="DIEGO CORDOBA URRUTIA" w:date="2026-06-07T04:36:00Z">
        <w:rPr>
          <w:rFonts w:asciiTheme="minorHAnsi" w:eastAsiaTheme="minorHAnsi" w:hAnsiTheme="minorHAnsi" w:cstheme="minorBidi"/>
          <w:i/>
          <w:lang w:val="en-US"/>
        </w:rPr>
      </w:rPrChange>
    </w:rPr>
  </w:style>
  <w:style w:type="paragraph" w:styleId="TOCHeading">
    <w:name w:val="TOC Heading"/>
    <w:basedOn w:val="Heading1"/>
    <w:next w:val="BodyText"/>
    <w:uiPriority w:val="39"/>
    <w:unhideWhenUsed/>
    <w:qFormat/>
    <w:pPr>
      <w:spacing w:before="240" w:line="259" w:lineRule="auto"/>
      <w:outlineLvl w:val="9"/>
      <w:pPrChange w:id="25" w:author="DIEGO CORDOBA URRUTIA" w:date="2026-06-07T04:36:00Z">
        <w:pPr>
          <w:keepNext/>
          <w:keepLines/>
          <w:spacing w:before="240" w:line="259" w:lineRule="auto"/>
        </w:pPr>
      </w:pPrChange>
    </w:pPr>
    <w:rPr>
      <w:b w:val="0"/>
      <w:bCs w:val="0"/>
      <w:color w:val="0F4761" w:themeColor="accent1" w:themeShade="BF"/>
      <w:rPrChange w:id="25" w:author="DIEGO CORDOBA URRUTIA" w:date="2026-06-07T04:36:00Z">
        <w:rPr>
          <w:rFonts w:asciiTheme="majorHAnsi" w:eastAsiaTheme="majorEastAsia" w:hAnsiTheme="majorHAnsi" w:cstheme="majorBidi"/>
          <w:color w:val="0F4761" w:themeColor="accent1" w:themeShade="BF"/>
          <w:sz w:val="32"/>
          <w:szCs w:val="32"/>
          <w:lang w:val="en-US" w:eastAsia="en-US" w:bidi="ar-SA"/>
        </w:rPr>
      </w:rPrChange>
    </w:rPr>
  </w:style>
  <w:style w:type="paragraph" w:customStyle="1" w:styleId="SourceCode">
    <w:name w:val="Source Code"/>
    <w:basedOn w:val="Normal"/>
    <w:link w:val="VerbatimChar"/>
    <w:pPr>
      <w:shd w:val="clear" w:color="auto" w:fill="F8F8F8"/>
      <w:wordWrap w:val="0"/>
      <w:spacing w:after="200"/>
      <w:pPrChange w:id="26" w:author="DIEGO CORDOBA URRUTIA" w:date="2026-06-07T04:36:00Z">
        <w:pPr>
          <w:shd w:val="clear" w:color="auto" w:fill="F8F8F8"/>
          <w:wordWrap w:val="0"/>
          <w:spacing w:after="200"/>
        </w:pPr>
      </w:pPrChange>
    </w:pPr>
    <w:rPr>
      <w:rFonts w:asciiTheme="minorHAnsi" w:eastAsiaTheme="minorHAnsi" w:hAnsiTheme="minorHAnsi" w:cstheme="minorBidi"/>
      <w:lang w:val="en-US"/>
      <w:rPrChange w:id="26" w:author="DIEGO CORDOBA URRUTIA" w:date="2026-06-07T04:36:00Z">
        <w:rPr>
          <w:rFonts w:ascii="Consolas" w:eastAsiaTheme="minorHAnsi" w:hAnsi="Consolas" w:cstheme="minorBidi"/>
          <w:i/>
          <w:sz w:val="22"/>
          <w:szCs w:val="24"/>
          <w:lang w:val="en-US" w:eastAsia="en-US" w:bidi="ar-SA"/>
        </w:rPr>
      </w:rPrChange>
    </w:rPr>
  </w:style>
  <w:style w:type="character" w:customStyle="1" w:styleId="KeywordTok">
    <w:name w:val="KeywordTok"/>
    <w:basedOn w:val="VerbatimChar"/>
    <w:rPr>
      <w:rFonts w:ascii="Consolas" w:hAnsi="Consolas"/>
      <w:b/>
      <w:color w:val="204A87"/>
      <w:sz w:val="22"/>
      <w:shd w:val="clear" w:color="auto" w:fill="F8F8F8"/>
      <w:rPrChange w:id="27" w:author="DIEGO CORDOBA URRUTIA" w:date="2026-06-07T04:36:00Z">
        <w:rPr>
          <w:rFonts w:asciiTheme="minorHAnsi" w:eastAsiaTheme="minorHAnsi" w:hAnsiTheme="minorHAnsi" w:cstheme="minorBidi"/>
          <w:b/>
          <w:i w:val="0"/>
          <w:color w:val="204A87"/>
          <w:shd w:val="clear" w:color="auto" w:fill="F8F8F8"/>
          <w:lang w:val="en-US"/>
        </w:rPr>
      </w:rPrChange>
    </w:rPr>
  </w:style>
  <w:style w:type="character" w:customStyle="1" w:styleId="DataTypeTok">
    <w:name w:val="DataTypeTok"/>
    <w:basedOn w:val="VerbatimChar"/>
    <w:rPr>
      <w:rFonts w:ascii="Consolas" w:hAnsi="Consolas"/>
      <w:color w:val="204A87"/>
      <w:sz w:val="22"/>
      <w:shd w:val="clear" w:color="auto" w:fill="F8F8F8"/>
      <w:rPrChange w:id="28" w:author="DIEGO CORDOBA URRUTIA" w:date="2026-06-07T04:36:00Z">
        <w:rPr>
          <w:rFonts w:asciiTheme="minorHAnsi" w:eastAsiaTheme="minorHAnsi" w:hAnsiTheme="minorHAnsi" w:cstheme="minorBidi"/>
          <w:i w:val="0"/>
          <w:color w:val="204A87"/>
          <w:shd w:val="clear" w:color="auto" w:fill="F8F8F8"/>
          <w:lang w:val="en-US"/>
        </w:rPr>
      </w:rPrChange>
    </w:rPr>
  </w:style>
  <w:style w:type="character" w:customStyle="1" w:styleId="DecValTok">
    <w:name w:val="DecValTok"/>
    <w:basedOn w:val="VerbatimChar"/>
    <w:rPr>
      <w:rFonts w:ascii="Consolas" w:hAnsi="Consolas"/>
      <w:color w:val="0000CF"/>
      <w:sz w:val="22"/>
      <w:shd w:val="clear" w:color="auto" w:fill="F8F8F8"/>
      <w:rPrChange w:id="29" w:author="DIEGO CORDOBA URRUTIA" w:date="2026-06-07T04:36:00Z">
        <w:rPr>
          <w:rFonts w:asciiTheme="minorHAnsi" w:eastAsiaTheme="minorHAnsi" w:hAnsiTheme="minorHAnsi" w:cstheme="minorBidi"/>
          <w:i w:val="0"/>
          <w:color w:val="0000CF"/>
          <w:shd w:val="clear" w:color="auto" w:fill="F8F8F8"/>
          <w:lang w:val="en-US"/>
        </w:rPr>
      </w:rPrChange>
    </w:rPr>
  </w:style>
  <w:style w:type="character" w:customStyle="1" w:styleId="BaseNTok">
    <w:name w:val="BaseNTok"/>
    <w:basedOn w:val="VerbatimChar"/>
    <w:rPr>
      <w:rFonts w:ascii="Consolas" w:hAnsi="Consolas"/>
      <w:color w:val="0000CF"/>
      <w:sz w:val="22"/>
      <w:shd w:val="clear" w:color="auto" w:fill="F8F8F8"/>
      <w:rPrChange w:id="30" w:author="DIEGO CORDOBA URRUTIA" w:date="2026-06-07T04:36:00Z">
        <w:rPr>
          <w:rFonts w:asciiTheme="minorHAnsi" w:eastAsiaTheme="minorHAnsi" w:hAnsiTheme="minorHAnsi" w:cstheme="minorBidi"/>
          <w:i w:val="0"/>
          <w:color w:val="0000CF"/>
          <w:shd w:val="clear" w:color="auto" w:fill="F8F8F8"/>
          <w:lang w:val="en-US"/>
        </w:rPr>
      </w:rPrChange>
    </w:rPr>
  </w:style>
  <w:style w:type="character" w:customStyle="1" w:styleId="FloatTok">
    <w:name w:val="FloatTok"/>
    <w:basedOn w:val="VerbatimChar"/>
    <w:rPr>
      <w:rFonts w:ascii="Consolas" w:hAnsi="Consolas"/>
      <w:color w:val="0000CF"/>
      <w:sz w:val="22"/>
      <w:shd w:val="clear" w:color="auto" w:fill="F8F8F8"/>
      <w:rPrChange w:id="31" w:author="DIEGO CORDOBA URRUTIA" w:date="2026-06-07T04:36:00Z">
        <w:rPr>
          <w:rFonts w:asciiTheme="minorHAnsi" w:eastAsiaTheme="minorHAnsi" w:hAnsiTheme="minorHAnsi" w:cstheme="minorBidi"/>
          <w:i w:val="0"/>
          <w:color w:val="0000CF"/>
          <w:shd w:val="clear" w:color="auto" w:fill="F8F8F8"/>
          <w:lang w:val="en-US"/>
        </w:rPr>
      </w:rPrChange>
    </w:rPr>
  </w:style>
  <w:style w:type="character" w:customStyle="1" w:styleId="ConstantTok">
    <w:name w:val="ConstantTok"/>
    <w:basedOn w:val="VerbatimChar"/>
    <w:rPr>
      <w:rFonts w:ascii="Consolas" w:hAnsi="Consolas"/>
      <w:color w:val="8F5902"/>
      <w:sz w:val="22"/>
      <w:shd w:val="clear" w:color="auto" w:fill="F8F8F8"/>
      <w:rPrChange w:id="32" w:author="DIEGO CORDOBA URRUTIA" w:date="2026-06-07T04:36:00Z">
        <w:rPr>
          <w:rFonts w:asciiTheme="minorHAnsi" w:eastAsiaTheme="minorHAnsi" w:hAnsiTheme="minorHAnsi" w:cstheme="minorBidi"/>
          <w:i w:val="0"/>
          <w:color w:val="8F5902"/>
          <w:shd w:val="clear" w:color="auto" w:fill="F8F8F8"/>
          <w:lang w:val="en-US"/>
        </w:rPr>
      </w:rPrChange>
    </w:rPr>
  </w:style>
  <w:style w:type="character" w:customStyle="1" w:styleId="CharTok">
    <w:name w:val="CharTok"/>
    <w:basedOn w:val="VerbatimChar"/>
    <w:rPr>
      <w:rFonts w:ascii="Consolas" w:hAnsi="Consolas"/>
      <w:color w:val="4E9A06"/>
      <w:sz w:val="22"/>
      <w:shd w:val="clear" w:color="auto" w:fill="F8F8F8"/>
      <w:rPrChange w:id="33" w:author="DIEGO CORDOBA URRUTIA" w:date="2026-06-07T04:36:00Z">
        <w:rPr>
          <w:rFonts w:asciiTheme="minorHAnsi" w:eastAsiaTheme="minorHAnsi" w:hAnsiTheme="minorHAnsi" w:cstheme="minorBidi"/>
          <w:i w:val="0"/>
          <w:color w:val="4E9A06"/>
          <w:shd w:val="clear" w:color="auto" w:fill="F8F8F8"/>
          <w:lang w:val="en-US"/>
        </w:rPr>
      </w:rPrChange>
    </w:rPr>
  </w:style>
  <w:style w:type="character" w:customStyle="1" w:styleId="SpecialCharTok">
    <w:name w:val="SpecialCharTok"/>
    <w:basedOn w:val="VerbatimChar"/>
    <w:rPr>
      <w:rFonts w:ascii="Consolas" w:hAnsi="Consolas"/>
      <w:b/>
      <w:color w:val="CE5C00"/>
      <w:sz w:val="22"/>
      <w:shd w:val="clear" w:color="auto" w:fill="F8F8F8"/>
      <w:rPrChange w:id="34" w:author="DIEGO CORDOBA URRUTIA" w:date="2026-06-07T04:36:00Z">
        <w:rPr>
          <w:rFonts w:asciiTheme="minorHAnsi" w:eastAsiaTheme="minorHAnsi" w:hAnsiTheme="minorHAnsi" w:cstheme="minorBidi"/>
          <w:b/>
          <w:i w:val="0"/>
          <w:color w:val="CE5C00"/>
          <w:shd w:val="clear" w:color="auto" w:fill="F8F8F8"/>
          <w:lang w:val="en-US"/>
        </w:rPr>
      </w:rPrChange>
    </w:rPr>
  </w:style>
  <w:style w:type="character" w:customStyle="1" w:styleId="StringTok">
    <w:name w:val="StringTok"/>
    <w:basedOn w:val="VerbatimChar"/>
    <w:rPr>
      <w:rFonts w:ascii="Consolas" w:hAnsi="Consolas"/>
      <w:color w:val="4E9A06"/>
      <w:sz w:val="22"/>
      <w:shd w:val="clear" w:color="auto" w:fill="F8F8F8"/>
      <w:rPrChange w:id="35" w:author="DIEGO CORDOBA URRUTIA" w:date="2026-06-07T04:36:00Z">
        <w:rPr>
          <w:rFonts w:asciiTheme="minorHAnsi" w:eastAsiaTheme="minorHAnsi" w:hAnsiTheme="minorHAnsi" w:cstheme="minorBidi"/>
          <w:i w:val="0"/>
          <w:color w:val="4E9A06"/>
          <w:shd w:val="clear" w:color="auto" w:fill="F8F8F8"/>
          <w:lang w:val="en-US"/>
        </w:rPr>
      </w:rPrChange>
    </w:rPr>
  </w:style>
  <w:style w:type="character" w:customStyle="1" w:styleId="VerbatimStringTok">
    <w:name w:val="VerbatimStringTok"/>
    <w:basedOn w:val="VerbatimChar"/>
    <w:rPr>
      <w:rFonts w:ascii="Consolas" w:hAnsi="Consolas"/>
      <w:color w:val="4E9A06"/>
      <w:sz w:val="22"/>
      <w:shd w:val="clear" w:color="auto" w:fill="F8F8F8"/>
      <w:rPrChange w:id="36" w:author="DIEGO CORDOBA URRUTIA" w:date="2026-06-07T04:36:00Z">
        <w:rPr>
          <w:rFonts w:asciiTheme="minorHAnsi" w:eastAsiaTheme="minorHAnsi" w:hAnsiTheme="minorHAnsi" w:cstheme="minorBidi"/>
          <w:i w:val="0"/>
          <w:color w:val="4E9A06"/>
          <w:shd w:val="clear" w:color="auto" w:fill="F8F8F8"/>
          <w:lang w:val="en-US"/>
        </w:rPr>
      </w:rPrChange>
    </w:rPr>
  </w:style>
  <w:style w:type="character" w:customStyle="1" w:styleId="SpecialStringTok">
    <w:name w:val="SpecialStringTok"/>
    <w:basedOn w:val="VerbatimChar"/>
    <w:rPr>
      <w:rFonts w:ascii="Consolas" w:hAnsi="Consolas"/>
      <w:color w:val="4E9A06"/>
      <w:sz w:val="22"/>
      <w:shd w:val="clear" w:color="auto" w:fill="F8F8F8"/>
      <w:rPrChange w:id="37" w:author="DIEGO CORDOBA URRUTIA" w:date="2026-06-07T04:36:00Z">
        <w:rPr>
          <w:rFonts w:asciiTheme="minorHAnsi" w:eastAsiaTheme="minorHAnsi" w:hAnsiTheme="minorHAnsi" w:cstheme="minorBidi"/>
          <w:i w:val="0"/>
          <w:color w:val="4E9A06"/>
          <w:shd w:val="clear" w:color="auto" w:fill="F8F8F8"/>
          <w:lang w:val="en-US"/>
        </w:rPr>
      </w:rPrChange>
    </w:rPr>
  </w:style>
  <w:style w:type="character" w:customStyle="1" w:styleId="ImportTok">
    <w:name w:val="ImportTok"/>
    <w:basedOn w:val="VerbatimChar"/>
    <w:rPr>
      <w:rFonts w:ascii="Consolas" w:hAnsi="Consolas"/>
      <w:sz w:val="22"/>
      <w:shd w:val="clear" w:color="auto" w:fill="F8F8F8"/>
      <w:rPrChange w:id="38" w:author="DIEGO CORDOBA URRUTIA" w:date="2026-06-07T04:36:00Z">
        <w:rPr>
          <w:rFonts w:asciiTheme="minorHAnsi" w:eastAsiaTheme="minorHAnsi" w:hAnsiTheme="minorHAnsi" w:cstheme="minorBidi"/>
          <w:i w:val="0"/>
          <w:shd w:val="clear" w:color="auto" w:fill="F8F8F8"/>
          <w:lang w:val="en-US"/>
        </w:rPr>
      </w:rPrChange>
    </w:rPr>
  </w:style>
  <w:style w:type="character" w:customStyle="1" w:styleId="CommentTok">
    <w:name w:val="CommentTok"/>
    <w:basedOn w:val="VerbatimChar"/>
    <w:rPr>
      <w:rFonts w:ascii="Consolas" w:hAnsi="Consolas"/>
      <w:i/>
      <w:color w:val="8F5902"/>
      <w:sz w:val="22"/>
      <w:shd w:val="clear" w:color="auto" w:fill="F8F8F8"/>
      <w:rPrChange w:id="39" w:author="DIEGO CORDOBA URRUTIA" w:date="2026-06-07T04:36:00Z">
        <w:rPr>
          <w:rFonts w:asciiTheme="minorHAnsi" w:eastAsiaTheme="minorHAnsi" w:hAnsiTheme="minorHAnsi" w:cstheme="minorBidi"/>
          <w:i/>
          <w:color w:val="8F5902"/>
          <w:shd w:val="clear" w:color="auto" w:fill="F8F8F8"/>
          <w:lang w:val="en-US"/>
        </w:rPr>
      </w:rPrChange>
    </w:rPr>
  </w:style>
  <w:style w:type="character" w:customStyle="1" w:styleId="DocumentationTok">
    <w:name w:val="DocumentationTok"/>
    <w:basedOn w:val="VerbatimChar"/>
    <w:rPr>
      <w:rFonts w:ascii="Consolas" w:hAnsi="Consolas"/>
      <w:b/>
      <w:i/>
      <w:color w:val="8F5902"/>
      <w:sz w:val="22"/>
      <w:shd w:val="clear" w:color="auto" w:fill="F8F8F8"/>
      <w:rPrChange w:id="40" w:author="DIEGO CORDOBA URRUTIA" w:date="2026-06-07T04:36:00Z">
        <w:rPr>
          <w:rFonts w:asciiTheme="minorHAnsi" w:eastAsiaTheme="minorHAnsi" w:hAnsiTheme="minorHAnsi" w:cstheme="minorBidi"/>
          <w:b/>
          <w:i/>
          <w:color w:val="8F5902"/>
          <w:shd w:val="clear" w:color="auto" w:fill="F8F8F8"/>
          <w:lang w:val="en-US"/>
        </w:rPr>
      </w:rPrChange>
    </w:rPr>
  </w:style>
  <w:style w:type="character" w:customStyle="1" w:styleId="AnnotationTok">
    <w:name w:val="AnnotationTok"/>
    <w:basedOn w:val="VerbatimChar"/>
    <w:rPr>
      <w:rFonts w:ascii="Consolas" w:hAnsi="Consolas"/>
      <w:b/>
      <w:i/>
      <w:color w:val="8F5902"/>
      <w:sz w:val="22"/>
      <w:shd w:val="clear" w:color="auto" w:fill="F8F8F8"/>
      <w:rPrChange w:id="41" w:author="DIEGO CORDOBA URRUTIA" w:date="2026-06-07T04:36:00Z">
        <w:rPr>
          <w:rFonts w:asciiTheme="minorHAnsi" w:eastAsiaTheme="minorHAnsi" w:hAnsiTheme="minorHAnsi" w:cstheme="minorBidi"/>
          <w:b/>
          <w:i/>
          <w:color w:val="8F5902"/>
          <w:shd w:val="clear" w:color="auto" w:fill="F8F8F8"/>
          <w:lang w:val="en-US"/>
        </w:rPr>
      </w:rPrChange>
    </w:rPr>
  </w:style>
  <w:style w:type="character" w:customStyle="1" w:styleId="CommentVarTok">
    <w:name w:val="CommentVarTok"/>
    <w:basedOn w:val="VerbatimChar"/>
    <w:rPr>
      <w:rFonts w:ascii="Consolas" w:hAnsi="Consolas"/>
      <w:b/>
      <w:i/>
      <w:color w:val="8F5902"/>
      <w:sz w:val="22"/>
      <w:shd w:val="clear" w:color="auto" w:fill="F8F8F8"/>
      <w:rPrChange w:id="42" w:author="DIEGO CORDOBA URRUTIA" w:date="2026-06-07T04:36:00Z">
        <w:rPr>
          <w:rFonts w:asciiTheme="minorHAnsi" w:eastAsiaTheme="minorHAnsi" w:hAnsiTheme="minorHAnsi" w:cstheme="minorBidi"/>
          <w:b/>
          <w:i/>
          <w:color w:val="8F5902"/>
          <w:shd w:val="clear" w:color="auto" w:fill="F8F8F8"/>
          <w:lang w:val="en-US"/>
        </w:rPr>
      </w:rPrChange>
    </w:rPr>
  </w:style>
  <w:style w:type="character" w:customStyle="1" w:styleId="OtherTok">
    <w:name w:val="OtherTok"/>
    <w:basedOn w:val="VerbatimChar"/>
    <w:rPr>
      <w:rFonts w:ascii="Consolas" w:hAnsi="Consolas"/>
      <w:color w:val="8F5902"/>
      <w:sz w:val="22"/>
      <w:shd w:val="clear" w:color="auto" w:fill="F8F8F8"/>
      <w:rPrChange w:id="43" w:author="DIEGO CORDOBA URRUTIA" w:date="2026-06-07T04:36:00Z">
        <w:rPr>
          <w:rFonts w:asciiTheme="minorHAnsi" w:eastAsiaTheme="minorHAnsi" w:hAnsiTheme="minorHAnsi" w:cstheme="minorBidi"/>
          <w:i w:val="0"/>
          <w:color w:val="8F5902"/>
          <w:shd w:val="clear" w:color="auto" w:fill="F8F8F8"/>
          <w:lang w:val="en-US"/>
        </w:rPr>
      </w:rPrChange>
    </w:rPr>
  </w:style>
  <w:style w:type="character" w:customStyle="1" w:styleId="FunctionTok">
    <w:name w:val="FunctionTok"/>
    <w:basedOn w:val="VerbatimChar"/>
    <w:rPr>
      <w:rFonts w:ascii="Consolas" w:hAnsi="Consolas"/>
      <w:b/>
      <w:color w:val="204A87"/>
      <w:sz w:val="22"/>
      <w:shd w:val="clear" w:color="auto" w:fill="F8F8F8"/>
      <w:rPrChange w:id="44" w:author="DIEGO CORDOBA URRUTIA" w:date="2026-06-07T04:36:00Z">
        <w:rPr>
          <w:rFonts w:asciiTheme="minorHAnsi" w:eastAsiaTheme="minorHAnsi" w:hAnsiTheme="minorHAnsi" w:cstheme="minorBidi"/>
          <w:b/>
          <w:i w:val="0"/>
          <w:color w:val="204A87"/>
          <w:shd w:val="clear" w:color="auto" w:fill="F8F8F8"/>
          <w:lang w:val="en-US"/>
        </w:rPr>
      </w:rPrChange>
    </w:rPr>
  </w:style>
  <w:style w:type="character" w:customStyle="1" w:styleId="VariableTok">
    <w:name w:val="VariableTok"/>
    <w:basedOn w:val="VerbatimChar"/>
    <w:rPr>
      <w:rFonts w:ascii="Consolas" w:hAnsi="Consolas"/>
      <w:color w:val="000000"/>
      <w:sz w:val="22"/>
      <w:shd w:val="clear" w:color="auto" w:fill="F8F8F8"/>
      <w:rPrChange w:id="45" w:author="DIEGO CORDOBA URRUTIA" w:date="2026-06-07T04:36:00Z">
        <w:rPr>
          <w:rFonts w:asciiTheme="minorHAnsi" w:eastAsiaTheme="minorHAnsi" w:hAnsiTheme="minorHAnsi" w:cstheme="minorBidi"/>
          <w:i w:val="0"/>
          <w:color w:val="000000"/>
          <w:shd w:val="clear" w:color="auto" w:fill="F8F8F8"/>
          <w:lang w:val="en-US"/>
        </w:rPr>
      </w:rPrChange>
    </w:rPr>
  </w:style>
  <w:style w:type="character" w:customStyle="1" w:styleId="ControlFlowTok">
    <w:name w:val="ControlFlowTok"/>
    <w:basedOn w:val="VerbatimChar"/>
    <w:rPr>
      <w:rFonts w:ascii="Consolas" w:hAnsi="Consolas"/>
      <w:b/>
      <w:color w:val="204A87"/>
      <w:sz w:val="22"/>
      <w:shd w:val="clear" w:color="auto" w:fill="F8F8F8"/>
      <w:rPrChange w:id="46" w:author="DIEGO CORDOBA URRUTIA" w:date="2026-06-07T04:36:00Z">
        <w:rPr>
          <w:rFonts w:asciiTheme="minorHAnsi" w:eastAsiaTheme="minorHAnsi" w:hAnsiTheme="minorHAnsi" w:cstheme="minorBidi"/>
          <w:b/>
          <w:i w:val="0"/>
          <w:color w:val="204A87"/>
          <w:shd w:val="clear" w:color="auto" w:fill="F8F8F8"/>
          <w:lang w:val="en-US"/>
        </w:rPr>
      </w:rPrChange>
    </w:rPr>
  </w:style>
  <w:style w:type="character" w:customStyle="1" w:styleId="OperatorTok">
    <w:name w:val="OperatorTok"/>
    <w:basedOn w:val="VerbatimChar"/>
    <w:rPr>
      <w:rFonts w:ascii="Consolas" w:hAnsi="Consolas"/>
      <w:b/>
      <w:color w:val="CE5C00"/>
      <w:sz w:val="22"/>
      <w:shd w:val="clear" w:color="auto" w:fill="F8F8F8"/>
      <w:rPrChange w:id="47" w:author="DIEGO CORDOBA URRUTIA" w:date="2026-06-07T04:36:00Z">
        <w:rPr>
          <w:rFonts w:asciiTheme="minorHAnsi" w:eastAsiaTheme="minorHAnsi" w:hAnsiTheme="minorHAnsi" w:cstheme="minorBidi"/>
          <w:b/>
          <w:i w:val="0"/>
          <w:color w:val="CE5C00"/>
          <w:shd w:val="clear" w:color="auto" w:fill="F8F8F8"/>
          <w:lang w:val="en-US"/>
        </w:rPr>
      </w:rPrChange>
    </w:rPr>
  </w:style>
  <w:style w:type="character" w:customStyle="1" w:styleId="BuiltInTok">
    <w:name w:val="BuiltInTok"/>
    <w:basedOn w:val="VerbatimChar"/>
    <w:rPr>
      <w:rFonts w:ascii="Consolas" w:hAnsi="Consolas"/>
      <w:sz w:val="22"/>
      <w:shd w:val="clear" w:color="auto" w:fill="F8F8F8"/>
      <w:rPrChange w:id="48" w:author="DIEGO CORDOBA URRUTIA" w:date="2026-06-07T04:36:00Z">
        <w:rPr>
          <w:rFonts w:asciiTheme="minorHAnsi" w:eastAsiaTheme="minorHAnsi" w:hAnsiTheme="minorHAnsi" w:cstheme="minorBidi"/>
          <w:i w:val="0"/>
          <w:shd w:val="clear" w:color="auto" w:fill="F8F8F8"/>
          <w:lang w:val="en-US"/>
        </w:rPr>
      </w:rPrChange>
    </w:rPr>
  </w:style>
  <w:style w:type="character" w:customStyle="1" w:styleId="ExtensionTok">
    <w:name w:val="ExtensionTok"/>
    <w:basedOn w:val="VerbatimChar"/>
    <w:rPr>
      <w:rFonts w:ascii="Consolas" w:hAnsi="Consolas"/>
      <w:sz w:val="22"/>
      <w:shd w:val="clear" w:color="auto" w:fill="F8F8F8"/>
      <w:rPrChange w:id="49" w:author="DIEGO CORDOBA URRUTIA" w:date="2026-06-07T04:36:00Z">
        <w:rPr>
          <w:rFonts w:asciiTheme="minorHAnsi" w:eastAsiaTheme="minorHAnsi" w:hAnsiTheme="minorHAnsi" w:cstheme="minorBidi"/>
          <w:i w:val="0"/>
          <w:shd w:val="clear" w:color="auto" w:fill="F8F8F8"/>
          <w:lang w:val="en-US"/>
        </w:rPr>
      </w:rPrChange>
    </w:rPr>
  </w:style>
  <w:style w:type="character" w:customStyle="1" w:styleId="PreprocessorTok">
    <w:name w:val="PreprocessorTok"/>
    <w:basedOn w:val="VerbatimChar"/>
    <w:rPr>
      <w:rFonts w:ascii="Consolas" w:hAnsi="Consolas"/>
      <w:i/>
      <w:color w:val="8F5902"/>
      <w:sz w:val="22"/>
      <w:shd w:val="clear" w:color="auto" w:fill="F8F8F8"/>
      <w:rPrChange w:id="50" w:author="DIEGO CORDOBA URRUTIA" w:date="2026-06-07T04:36:00Z">
        <w:rPr>
          <w:rFonts w:asciiTheme="minorHAnsi" w:eastAsiaTheme="minorHAnsi" w:hAnsiTheme="minorHAnsi" w:cstheme="minorBidi"/>
          <w:i/>
          <w:color w:val="8F5902"/>
          <w:shd w:val="clear" w:color="auto" w:fill="F8F8F8"/>
          <w:lang w:val="en-US"/>
        </w:rPr>
      </w:rPrChange>
    </w:rPr>
  </w:style>
  <w:style w:type="character" w:customStyle="1" w:styleId="AttributeTok">
    <w:name w:val="AttributeTok"/>
    <w:basedOn w:val="VerbatimChar"/>
    <w:rPr>
      <w:rFonts w:ascii="Consolas" w:hAnsi="Consolas"/>
      <w:color w:val="204A87"/>
      <w:sz w:val="22"/>
      <w:shd w:val="clear" w:color="auto" w:fill="F8F8F8"/>
      <w:rPrChange w:id="51" w:author="DIEGO CORDOBA URRUTIA" w:date="2026-06-07T04:36:00Z">
        <w:rPr>
          <w:rFonts w:asciiTheme="minorHAnsi" w:eastAsiaTheme="minorHAnsi" w:hAnsiTheme="minorHAnsi" w:cstheme="minorBidi"/>
          <w:i w:val="0"/>
          <w:color w:val="204A87"/>
          <w:shd w:val="clear" w:color="auto" w:fill="F8F8F8"/>
          <w:lang w:val="en-US"/>
        </w:rPr>
      </w:rPrChange>
    </w:rPr>
  </w:style>
  <w:style w:type="character" w:customStyle="1" w:styleId="RegionMarkerTok">
    <w:name w:val="RegionMarkerTok"/>
    <w:basedOn w:val="VerbatimChar"/>
    <w:rPr>
      <w:rFonts w:ascii="Consolas" w:hAnsi="Consolas"/>
      <w:sz w:val="22"/>
      <w:shd w:val="clear" w:color="auto" w:fill="F8F8F8"/>
      <w:rPrChange w:id="52" w:author="DIEGO CORDOBA URRUTIA" w:date="2026-06-07T04:36:00Z">
        <w:rPr>
          <w:rFonts w:asciiTheme="minorHAnsi" w:eastAsiaTheme="minorHAnsi" w:hAnsiTheme="minorHAnsi" w:cstheme="minorBidi"/>
          <w:i w:val="0"/>
          <w:shd w:val="clear" w:color="auto" w:fill="F8F8F8"/>
          <w:lang w:val="en-US"/>
        </w:rPr>
      </w:rPrChange>
    </w:rPr>
  </w:style>
  <w:style w:type="character" w:customStyle="1" w:styleId="InformationTok">
    <w:name w:val="InformationTok"/>
    <w:basedOn w:val="VerbatimChar"/>
    <w:rPr>
      <w:rFonts w:ascii="Consolas" w:hAnsi="Consolas"/>
      <w:b/>
      <w:i/>
      <w:color w:val="8F5902"/>
      <w:sz w:val="22"/>
      <w:shd w:val="clear" w:color="auto" w:fill="F8F8F8"/>
      <w:rPrChange w:id="53" w:author="DIEGO CORDOBA URRUTIA" w:date="2026-06-07T04:36:00Z">
        <w:rPr>
          <w:rFonts w:asciiTheme="minorHAnsi" w:eastAsiaTheme="minorHAnsi" w:hAnsiTheme="minorHAnsi" w:cstheme="minorBidi"/>
          <w:b/>
          <w:i/>
          <w:color w:val="8F5902"/>
          <w:shd w:val="clear" w:color="auto" w:fill="F8F8F8"/>
          <w:lang w:val="en-US"/>
        </w:rPr>
      </w:rPrChange>
    </w:rPr>
  </w:style>
  <w:style w:type="character" w:customStyle="1" w:styleId="WarningTok">
    <w:name w:val="WarningTok"/>
    <w:basedOn w:val="VerbatimChar"/>
    <w:rPr>
      <w:rFonts w:ascii="Consolas" w:hAnsi="Consolas"/>
      <w:b/>
      <w:i/>
      <w:color w:val="8F5902"/>
      <w:sz w:val="22"/>
      <w:shd w:val="clear" w:color="auto" w:fill="F8F8F8"/>
      <w:rPrChange w:id="54" w:author="DIEGO CORDOBA URRUTIA" w:date="2026-06-07T04:36:00Z">
        <w:rPr>
          <w:rFonts w:asciiTheme="minorHAnsi" w:eastAsiaTheme="minorHAnsi" w:hAnsiTheme="minorHAnsi" w:cstheme="minorBidi"/>
          <w:b/>
          <w:i/>
          <w:color w:val="8F5902"/>
          <w:shd w:val="clear" w:color="auto" w:fill="F8F8F8"/>
          <w:lang w:val="en-US"/>
        </w:rPr>
      </w:rPrChange>
    </w:rPr>
  </w:style>
  <w:style w:type="character" w:customStyle="1" w:styleId="AlertTok">
    <w:name w:val="AlertTok"/>
    <w:basedOn w:val="VerbatimChar"/>
    <w:rPr>
      <w:rFonts w:ascii="Consolas" w:hAnsi="Consolas"/>
      <w:color w:val="EF2929"/>
      <w:sz w:val="22"/>
      <w:shd w:val="clear" w:color="auto" w:fill="F8F8F8"/>
      <w:rPrChange w:id="55" w:author="DIEGO CORDOBA URRUTIA" w:date="2026-06-07T04:36:00Z">
        <w:rPr>
          <w:rFonts w:asciiTheme="minorHAnsi" w:eastAsiaTheme="minorHAnsi" w:hAnsiTheme="minorHAnsi" w:cstheme="minorBidi"/>
          <w:i w:val="0"/>
          <w:color w:val="EF2929"/>
          <w:shd w:val="clear" w:color="auto" w:fill="F8F8F8"/>
          <w:lang w:val="en-US"/>
        </w:rPr>
      </w:rPrChange>
    </w:rPr>
  </w:style>
  <w:style w:type="character" w:customStyle="1" w:styleId="ErrorTok">
    <w:name w:val="ErrorTok"/>
    <w:basedOn w:val="VerbatimChar"/>
    <w:rPr>
      <w:rFonts w:ascii="Consolas" w:hAnsi="Consolas"/>
      <w:b/>
      <w:color w:val="A40000"/>
      <w:sz w:val="22"/>
      <w:shd w:val="clear" w:color="auto" w:fill="F8F8F8"/>
      <w:rPrChange w:id="56" w:author="DIEGO CORDOBA URRUTIA" w:date="2026-06-07T04:36:00Z">
        <w:rPr>
          <w:rFonts w:asciiTheme="minorHAnsi" w:eastAsiaTheme="minorHAnsi" w:hAnsiTheme="minorHAnsi" w:cstheme="minorBidi"/>
          <w:b/>
          <w:i w:val="0"/>
          <w:color w:val="A40000"/>
          <w:shd w:val="clear" w:color="auto" w:fill="F8F8F8"/>
          <w:lang w:val="en-US"/>
        </w:rPr>
      </w:rPrChange>
    </w:rPr>
  </w:style>
  <w:style w:type="character" w:customStyle="1" w:styleId="NormalTok">
    <w:name w:val="NormalTok"/>
    <w:basedOn w:val="VerbatimChar"/>
    <w:rPr>
      <w:rFonts w:ascii="Consolas" w:hAnsi="Consolas"/>
      <w:sz w:val="22"/>
      <w:shd w:val="clear" w:color="auto" w:fill="F8F8F8"/>
      <w:rPrChange w:id="57" w:author="DIEGO CORDOBA URRUTIA" w:date="2026-06-07T04:36:00Z">
        <w:rPr>
          <w:rFonts w:asciiTheme="minorHAnsi" w:eastAsiaTheme="minorHAnsi" w:hAnsiTheme="minorHAnsi" w:cstheme="minorBidi"/>
          <w:i w:val="0"/>
          <w:shd w:val="clear" w:color="auto" w:fill="F8F8F8"/>
          <w:lang w:val="en-US"/>
        </w:rPr>
      </w:rPrChange>
    </w:rPr>
  </w:style>
  <w:style w:type="paragraph" w:styleId="TOC1">
    <w:name w:val="toc 1"/>
    <w:basedOn w:val="Normal"/>
    <w:next w:val="Normal"/>
    <w:autoRedefine/>
    <w:uiPriority w:val="39"/>
    <w:rsid w:val="007E5E69"/>
    <w:pPr>
      <w:spacing w:after="100"/>
      <w:pPrChange w:id="58" w:author="DIEGO CORDOBA URRUTIA" w:date="2026-06-07T04:36:00Z">
        <w:pPr>
          <w:spacing w:after="100"/>
        </w:pPr>
      </w:pPrChange>
    </w:pPr>
    <w:rPr>
      <w:rFonts w:asciiTheme="minorHAnsi" w:eastAsiaTheme="minorHAnsi" w:hAnsiTheme="minorHAnsi" w:cstheme="minorBidi"/>
      <w:lang w:val="en-US"/>
      <w:rPrChange w:id="58" w:author="DIEGO CORDOBA URRUTIA" w:date="2026-06-07T04:36:00Z">
        <w:rPr>
          <w:rFonts w:asciiTheme="minorHAnsi" w:eastAsiaTheme="minorHAnsi" w:hAnsiTheme="minorHAnsi" w:cstheme="minorBidi"/>
          <w:sz w:val="24"/>
          <w:szCs w:val="24"/>
          <w:lang w:val="en-US" w:eastAsia="en-US" w:bidi="ar-SA"/>
        </w:rPr>
      </w:rPrChange>
    </w:rPr>
  </w:style>
  <w:style w:type="paragraph" w:styleId="TOC2">
    <w:name w:val="toc 2"/>
    <w:basedOn w:val="Normal"/>
    <w:next w:val="Normal"/>
    <w:autoRedefine/>
    <w:uiPriority w:val="39"/>
    <w:rsid w:val="007E5E69"/>
    <w:pPr>
      <w:spacing w:after="100"/>
      <w:ind w:left="240"/>
      <w:pPrChange w:id="59" w:author="DIEGO CORDOBA URRUTIA" w:date="2026-06-07T04:36:00Z">
        <w:pPr>
          <w:spacing w:after="100"/>
          <w:ind w:left="240"/>
        </w:pPr>
      </w:pPrChange>
    </w:pPr>
    <w:rPr>
      <w:rFonts w:asciiTheme="minorHAnsi" w:eastAsiaTheme="minorHAnsi" w:hAnsiTheme="minorHAnsi" w:cstheme="minorBidi"/>
      <w:lang w:val="en-US"/>
      <w:rPrChange w:id="59" w:author="DIEGO CORDOBA URRUTIA" w:date="2026-06-07T04:36:00Z">
        <w:rPr>
          <w:rFonts w:asciiTheme="minorHAnsi" w:eastAsiaTheme="minorHAnsi" w:hAnsiTheme="minorHAnsi" w:cstheme="minorBidi"/>
          <w:sz w:val="24"/>
          <w:szCs w:val="24"/>
          <w:lang w:val="en-US" w:eastAsia="en-US" w:bidi="ar-SA"/>
        </w:rPr>
      </w:rPrChange>
    </w:rPr>
  </w:style>
  <w:style w:type="paragraph" w:styleId="TOC3">
    <w:name w:val="toc 3"/>
    <w:basedOn w:val="Normal"/>
    <w:next w:val="Normal"/>
    <w:autoRedefine/>
    <w:uiPriority w:val="39"/>
    <w:rsid w:val="007E5E69"/>
    <w:pPr>
      <w:spacing w:after="100"/>
      <w:ind w:left="480"/>
      <w:pPrChange w:id="60" w:author="DIEGO CORDOBA URRUTIA" w:date="2026-06-07T04:36:00Z">
        <w:pPr>
          <w:spacing w:after="100"/>
          <w:ind w:left="480"/>
        </w:pPr>
      </w:pPrChange>
    </w:pPr>
    <w:rPr>
      <w:rFonts w:asciiTheme="minorHAnsi" w:eastAsiaTheme="minorHAnsi" w:hAnsiTheme="minorHAnsi" w:cstheme="minorBidi"/>
      <w:lang w:val="en-US"/>
      <w:rPrChange w:id="60" w:author="DIEGO CORDOBA URRUTIA" w:date="2026-06-07T04:36:00Z">
        <w:rPr>
          <w:rFonts w:asciiTheme="minorHAnsi" w:eastAsiaTheme="minorHAnsi" w:hAnsiTheme="minorHAnsi" w:cstheme="minorBidi"/>
          <w:sz w:val="24"/>
          <w:szCs w:val="24"/>
          <w:lang w:val="en-US" w:eastAsia="en-US" w:bidi="ar-SA"/>
        </w:rPr>
      </w:rPrChange>
    </w:rPr>
  </w:style>
  <w:style w:type="paragraph" w:styleId="TOC4">
    <w:name w:val="toc 4"/>
    <w:basedOn w:val="Normal"/>
    <w:next w:val="Normal"/>
    <w:autoRedefine/>
    <w:uiPriority w:val="39"/>
    <w:unhideWhenUsed/>
    <w:rsid w:val="007E5E69"/>
    <w:pPr>
      <w:spacing w:after="100" w:line="278" w:lineRule="auto"/>
      <w:ind w:left="720"/>
      <w:pPrChange w:id="61" w:author="DIEGO CORDOBA URRUTIA" w:date="2026-06-07T04:36:00Z">
        <w:pPr>
          <w:spacing w:after="100" w:line="278" w:lineRule="auto"/>
          <w:ind w:left="720"/>
        </w:pPr>
      </w:pPrChange>
    </w:pPr>
    <w:rPr>
      <w:rFonts w:asciiTheme="minorHAnsi" w:eastAsiaTheme="minorEastAsia" w:hAnsiTheme="minorHAnsi" w:cstheme="minorBidi"/>
      <w:kern w:val="2"/>
      <w:rPrChange w:id="61" w:author="DIEGO CORDOBA URRUTIA" w:date="2026-06-07T04:36:00Z">
        <w:rPr>
          <w:rFonts w:asciiTheme="minorHAnsi" w:eastAsiaTheme="minorEastAsia" w:hAnsiTheme="minorHAnsi" w:cstheme="minorBidi"/>
          <w:kern w:val="2"/>
          <w:sz w:val="24"/>
          <w:szCs w:val="24"/>
          <w:lang w:val="en-MX" w:eastAsia="en-US" w:bidi="ar-SA"/>
        </w:rPr>
      </w:rPrChange>
    </w:rPr>
  </w:style>
  <w:style w:type="paragraph" w:styleId="TOC5">
    <w:name w:val="toc 5"/>
    <w:basedOn w:val="Normal"/>
    <w:next w:val="Normal"/>
    <w:autoRedefine/>
    <w:uiPriority w:val="39"/>
    <w:unhideWhenUsed/>
    <w:rsid w:val="007E5E69"/>
    <w:pPr>
      <w:spacing w:after="100" w:line="278" w:lineRule="auto"/>
      <w:ind w:left="960"/>
      <w:pPrChange w:id="62" w:author="DIEGO CORDOBA URRUTIA" w:date="2026-06-07T04:36:00Z">
        <w:pPr>
          <w:spacing w:after="100" w:line="278" w:lineRule="auto"/>
          <w:ind w:left="960"/>
        </w:pPr>
      </w:pPrChange>
    </w:pPr>
    <w:rPr>
      <w:rFonts w:asciiTheme="minorHAnsi" w:eastAsiaTheme="minorEastAsia" w:hAnsiTheme="minorHAnsi" w:cstheme="minorBidi"/>
      <w:kern w:val="2"/>
      <w:rPrChange w:id="62" w:author="DIEGO CORDOBA URRUTIA" w:date="2026-06-07T04:36:00Z">
        <w:rPr>
          <w:rFonts w:asciiTheme="minorHAnsi" w:eastAsiaTheme="minorEastAsia" w:hAnsiTheme="minorHAnsi" w:cstheme="minorBidi"/>
          <w:kern w:val="2"/>
          <w:sz w:val="24"/>
          <w:szCs w:val="24"/>
          <w:lang w:val="en-MX" w:eastAsia="en-US" w:bidi="ar-SA"/>
        </w:rPr>
      </w:rPrChange>
    </w:rPr>
  </w:style>
  <w:style w:type="paragraph" w:styleId="TOC6">
    <w:name w:val="toc 6"/>
    <w:basedOn w:val="Normal"/>
    <w:next w:val="Normal"/>
    <w:autoRedefine/>
    <w:uiPriority w:val="39"/>
    <w:unhideWhenUsed/>
    <w:rsid w:val="007E5E69"/>
    <w:pPr>
      <w:spacing w:after="100" w:line="278" w:lineRule="auto"/>
      <w:ind w:left="1200"/>
      <w:pPrChange w:id="63" w:author="DIEGO CORDOBA URRUTIA" w:date="2026-06-07T04:36:00Z">
        <w:pPr>
          <w:spacing w:after="100" w:line="278" w:lineRule="auto"/>
          <w:ind w:left="1200"/>
        </w:pPr>
      </w:pPrChange>
    </w:pPr>
    <w:rPr>
      <w:rFonts w:asciiTheme="minorHAnsi" w:eastAsiaTheme="minorEastAsia" w:hAnsiTheme="minorHAnsi" w:cstheme="minorBidi"/>
      <w:kern w:val="2"/>
      <w:rPrChange w:id="63" w:author="DIEGO CORDOBA URRUTIA" w:date="2026-06-07T04:36:00Z">
        <w:rPr>
          <w:rFonts w:asciiTheme="minorHAnsi" w:eastAsiaTheme="minorEastAsia" w:hAnsiTheme="minorHAnsi" w:cstheme="minorBidi"/>
          <w:kern w:val="2"/>
          <w:sz w:val="24"/>
          <w:szCs w:val="24"/>
          <w:lang w:val="en-MX" w:eastAsia="en-US" w:bidi="ar-SA"/>
        </w:rPr>
      </w:rPrChange>
    </w:rPr>
  </w:style>
  <w:style w:type="paragraph" w:styleId="TOC7">
    <w:name w:val="toc 7"/>
    <w:basedOn w:val="Normal"/>
    <w:next w:val="Normal"/>
    <w:autoRedefine/>
    <w:uiPriority w:val="39"/>
    <w:unhideWhenUsed/>
    <w:rsid w:val="007E5E69"/>
    <w:pPr>
      <w:spacing w:after="100" w:line="278" w:lineRule="auto"/>
      <w:ind w:left="1440"/>
      <w:pPrChange w:id="64" w:author="DIEGO CORDOBA URRUTIA" w:date="2026-06-07T04:36:00Z">
        <w:pPr>
          <w:spacing w:after="100" w:line="278" w:lineRule="auto"/>
          <w:ind w:left="1440"/>
        </w:pPr>
      </w:pPrChange>
    </w:pPr>
    <w:rPr>
      <w:rFonts w:asciiTheme="minorHAnsi" w:eastAsiaTheme="minorEastAsia" w:hAnsiTheme="minorHAnsi" w:cstheme="minorBidi"/>
      <w:kern w:val="2"/>
      <w:rPrChange w:id="64" w:author="DIEGO CORDOBA URRUTIA" w:date="2026-06-07T04:36:00Z">
        <w:rPr>
          <w:rFonts w:asciiTheme="minorHAnsi" w:eastAsiaTheme="minorEastAsia" w:hAnsiTheme="minorHAnsi" w:cstheme="minorBidi"/>
          <w:kern w:val="2"/>
          <w:sz w:val="24"/>
          <w:szCs w:val="24"/>
          <w:lang w:val="en-MX" w:eastAsia="en-US" w:bidi="ar-SA"/>
        </w:rPr>
      </w:rPrChange>
    </w:rPr>
  </w:style>
  <w:style w:type="paragraph" w:styleId="TOC8">
    <w:name w:val="toc 8"/>
    <w:basedOn w:val="Normal"/>
    <w:next w:val="Normal"/>
    <w:autoRedefine/>
    <w:uiPriority w:val="39"/>
    <w:unhideWhenUsed/>
    <w:rsid w:val="007E5E69"/>
    <w:pPr>
      <w:spacing w:after="100" w:line="278" w:lineRule="auto"/>
      <w:ind w:left="1680"/>
      <w:pPrChange w:id="65" w:author="DIEGO CORDOBA URRUTIA" w:date="2026-06-07T04:36:00Z">
        <w:pPr>
          <w:spacing w:after="100" w:line="278" w:lineRule="auto"/>
          <w:ind w:left="1680"/>
        </w:pPr>
      </w:pPrChange>
    </w:pPr>
    <w:rPr>
      <w:rFonts w:asciiTheme="minorHAnsi" w:eastAsiaTheme="minorEastAsia" w:hAnsiTheme="minorHAnsi" w:cstheme="minorBidi"/>
      <w:kern w:val="2"/>
      <w:rPrChange w:id="65" w:author="DIEGO CORDOBA URRUTIA" w:date="2026-06-07T04:36:00Z">
        <w:rPr>
          <w:rFonts w:asciiTheme="minorHAnsi" w:eastAsiaTheme="minorEastAsia" w:hAnsiTheme="minorHAnsi" w:cstheme="minorBidi"/>
          <w:kern w:val="2"/>
          <w:sz w:val="24"/>
          <w:szCs w:val="24"/>
          <w:lang w:val="en-MX" w:eastAsia="en-US" w:bidi="ar-SA"/>
        </w:rPr>
      </w:rPrChange>
    </w:rPr>
  </w:style>
  <w:style w:type="paragraph" w:styleId="TOC9">
    <w:name w:val="toc 9"/>
    <w:basedOn w:val="Normal"/>
    <w:next w:val="Normal"/>
    <w:autoRedefine/>
    <w:uiPriority w:val="39"/>
    <w:unhideWhenUsed/>
    <w:rsid w:val="007E5E69"/>
    <w:pPr>
      <w:spacing w:after="100" w:line="278" w:lineRule="auto"/>
      <w:ind w:left="1920"/>
      <w:pPrChange w:id="66" w:author="DIEGO CORDOBA URRUTIA" w:date="2026-06-07T04:36:00Z">
        <w:pPr>
          <w:spacing w:after="100" w:line="278" w:lineRule="auto"/>
          <w:ind w:left="1920"/>
        </w:pPr>
      </w:pPrChange>
    </w:pPr>
    <w:rPr>
      <w:rFonts w:asciiTheme="minorHAnsi" w:eastAsiaTheme="minorEastAsia" w:hAnsiTheme="minorHAnsi" w:cstheme="minorBidi"/>
      <w:kern w:val="2"/>
      <w:rPrChange w:id="66" w:author="DIEGO CORDOBA URRUTIA" w:date="2026-06-07T04:36:00Z">
        <w:rPr>
          <w:rFonts w:asciiTheme="minorHAnsi" w:eastAsiaTheme="minorEastAsia" w:hAnsiTheme="minorHAnsi" w:cstheme="minorBidi"/>
          <w:kern w:val="2"/>
          <w:sz w:val="24"/>
          <w:szCs w:val="24"/>
          <w:lang w:val="en-MX" w:eastAsia="en-US" w:bidi="ar-SA"/>
        </w:rPr>
      </w:rPrChange>
    </w:rPr>
  </w:style>
  <w:style w:type="character" w:styleId="UnresolvedMention">
    <w:name w:val="Unresolved Mention"/>
    <w:basedOn w:val="DefaultParagraphFont"/>
    <w:uiPriority w:val="99"/>
    <w:semiHidden/>
    <w:unhideWhenUsed/>
    <w:rsid w:val="00DA5E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54</Pages>
  <Words>19354</Words>
  <Characters>110321</Characters>
  <Application>Microsoft Office Word</Application>
  <DocSecurity>0</DocSecurity>
  <Lines>919</Lines>
  <Paragraphs>258</Paragraphs>
  <ScaleCrop>false</ScaleCrop>
  <Company/>
  <LinksUpToDate>false</LinksUpToDate>
  <CharactersWithSpaces>129417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CORDOBA URRUTIA</cp:lastModifiedBy>
  <cp:revision>1</cp:revision>
  <dcterms:created xsi:type="dcterms:W3CDTF">2026-05-14T22:26:00Z</dcterms:created>
  <dcterms:modified xsi:type="dcterms:W3CDTF">2026-06-07T10:37:00Z</dcterms:modified>
</cp:coreProperties>
</file>